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2426" w14:textId="77777777" w:rsidR="009D4A74" w:rsidRPr="004550C9" w:rsidRDefault="00000000">
      <w:pPr>
        <w:pStyle w:val="Heading1"/>
        <w:rPr>
          <w:b/>
          <w:bCs/>
          <w:sz w:val="48"/>
          <w:szCs w:val="48"/>
        </w:rPr>
      </w:pPr>
      <w:bookmarkStart w:id="0" w:name="Xa89373b1dbbe02450a9e540877f626865ebfaf6"/>
      <w:r w:rsidRPr="004550C9">
        <w:rPr>
          <w:b/>
          <w:bCs/>
          <w:sz w:val="48"/>
          <w:szCs w:val="48"/>
        </w:rPr>
        <w:t>Centered Recalibration Framework for Clinical Prediction Models</w:t>
      </w:r>
    </w:p>
    <w:p w14:paraId="00A0B693" w14:textId="77777777" w:rsidR="009D4A74" w:rsidRPr="007A036E" w:rsidRDefault="00000000">
      <w:pPr>
        <w:pStyle w:val="Heading2"/>
        <w:rPr>
          <w:b/>
          <w:bCs/>
        </w:rPr>
      </w:pPr>
      <w:bookmarkStart w:id="1" w:name="abstract"/>
      <w:r w:rsidRPr="007A036E">
        <w:rPr>
          <w:b/>
          <w:bCs/>
        </w:rPr>
        <w:t>Abstract</w:t>
      </w:r>
    </w:p>
    <w:p w14:paraId="3088E71E" w14:textId="77777777" w:rsidR="009D4A74" w:rsidRPr="001B45B7" w:rsidRDefault="00000000" w:rsidP="001B45B7">
      <w:pPr>
        <w:pStyle w:val="FirstParagraph"/>
        <w:spacing w:before="0" w:after="0"/>
        <w:rPr>
          <w:sz w:val="20"/>
          <w:szCs w:val="20"/>
        </w:rPr>
      </w:pPr>
      <w:r w:rsidRPr="001B45B7">
        <w:rPr>
          <w:b/>
          <w:bCs/>
          <w:sz w:val="20"/>
          <w:szCs w:val="20"/>
        </w:rPr>
        <w:t>Background:</w:t>
      </w:r>
      <w:r w:rsidRPr="001B45B7">
        <w:rPr>
          <w:sz w:val="20"/>
          <w:szCs w:val="20"/>
        </w:rPr>
        <w:t xml:space="preserve"> Clinical prediction models (CPMs) often demonstrate poor “transportability” when applied to populations differing from the development cohort. Intercept drift, caused by prevalence shifts, is the primary driver of model failure.</w:t>
      </w:r>
    </w:p>
    <w:p w14:paraId="0F1728D8" w14:textId="77777777" w:rsidR="009D4A74" w:rsidRPr="001B45B7" w:rsidRDefault="00000000" w:rsidP="001B45B7">
      <w:pPr>
        <w:pStyle w:val="BodyText"/>
        <w:spacing w:before="0" w:after="0"/>
        <w:rPr>
          <w:sz w:val="20"/>
          <w:szCs w:val="20"/>
        </w:rPr>
      </w:pPr>
      <w:r w:rsidRPr="001B45B7">
        <w:rPr>
          <w:b/>
          <w:bCs/>
          <w:sz w:val="20"/>
          <w:szCs w:val="20"/>
        </w:rPr>
        <w:t>Methods:</w:t>
      </w:r>
      <w:r w:rsidRPr="001B45B7">
        <w:rPr>
          <w:sz w:val="20"/>
          <w:szCs w:val="20"/>
        </w:rPr>
        <w:t xml:space="preserve"> We propose the Centered Recalibration Framework, a hierarchical protocol that utilizes predictor centering to isolate population-level baseline risk from individual-level risk factor effects. The framework introduces a three-tiered audit—Location (1st Moment), Scale (2nd Moment), and Shape (Higher Moments)—to systematically determine the minimum viable update required for external validation.</w:t>
      </w:r>
    </w:p>
    <w:p w14:paraId="06869544" w14:textId="77777777" w:rsidR="009D4A74" w:rsidRPr="001B45B7" w:rsidRDefault="00000000" w:rsidP="001B45B7">
      <w:pPr>
        <w:pStyle w:val="BodyText"/>
        <w:spacing w:before="0" w:after="0"/>
        <w:rPr>
          <w:sz w:val="20"/>
          <w:szCs w:val="20"/>
        </w:rPr>
      </w:pPr>
      <w:r w:rsidRPr="001B45B7">
        <w:rPr>
          <w:b/>
          <w:bCs/>
          <w:sz w:val="20"/>
          <w:szCs w:val="20"/>
        </w:rPr>
        <w:t>Results:</w:t>
      </w:r>
      <w:r w:rsidRPr="001B45B7">
        <w:rPr>
          <w:sz w:val="20"/>
          <w:szCs w:val="20"/>
        </w:rPr>
        <w:t xml:space="preserve"> By anchoring the model at the development mean, the framework achieves maximum information efficiency, requiring significantly smaller external samples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100</m:t>
        </m:r>
      </m:oMath>
      <w:r w:rsidRPr="001B45B7">
        <w:rPr>
          <w:sz w:val="20"/>
          <w:szCs w:val="20"/>
        </w:rPr>
        <w:t>) for stable transport compared to full model re-estimation.</w:t>
      </w:r>
    </w:p>
    <w:p w14:paraId="741902AA" w14:textId="77777777" w:rsidR="009D4A74" w:rsidRPr="001B45B7" w:rsidRDefault="00000000" w:rsidP="001B45B7">
      <w:pPr>
        <w:pStyle w:val="BodyText"/>
        <w:spacing w:before="0" w:after="0"/>
        <w:rPr>
          <w:sz w:val="20"/>
          <w:szCs w:val="20"/>
        </w:rPr>
      </w:pPr>
      <w:r w:rsidRPr="001B45B7">
        <w:rPr>
          <w:b/>
          <w:bCs/>
          <w:sz w:val="20"/>
          <w:szCs w:val="20"/>
        </w:rPr>
        <w:t>Conclusion:</w:t>
      </w:r>
      <w:r w:rsidRPr="001B45B7">
        <w:rPr>
          <w:sz w:val="20"/>
          <w:szCs w:val="20"/>
        </w:rPr>
        <w:t xml:space="preserve"> This methodology provides a reproducible, parsimonious, and mathematically stable pipeline for the global deployment of clinical algorithms, ensuring they remain calibrated across diverse demographic and geographic boundaries.</w:t>
      </w:r>
    </w:p>
    <w:p w14:paraId="7E883BB6" w14:textId="7F63DA54" w:rsidR="009D4A74" w:rsidRPr="007A036E" w:rsidRDefault="00000000">
      <w:pPr>
        <w:pStyle w:val="Heading2"/>
        <w:rPr>
          <w:b/>
          <w:bCs/>
        </w:rPr>
      </w:pPr>
      <w:bookmarkStart w:id="2" w:name="introduction"/>
      <w:bookmarkEnd w:id="1"/>
      <w:r w:rsidRPr="007A036E">
        <w:rPr>
          <w:b/>
          <w:bCs/>
        </w:rPr>
        <w:t>Introduction</w:t>
      </w:r>
    </w:p>
    <w:p w14:paraId="4B67B8C4" w14:textId="77777777" w:rsidR="009D4A74" w:rsidRPr="004550C9" w:rsidRDefault="00000000">
      <w:pPr>
        <w:pStyle w:val="FirstParagraph"/>
      </w:pPr>
      <w:r>
        <w:t xml:space="preserve">The “reproducibility crisis” in clinical medicine is nowhere more evident than in the external validation of prediction models. A model trained on a specific cohort—such as males in a cardiovascular study—frequently “breaks” when applied to a different demographic, such as females, even if the underlying biological risk factors remain identical. This failure is rarely due to the predictors themselves; rather, it is a result of </w:t>
      </w:r>
      <w:r w:rsidRPr="004550C9">
        <w:t>calibration-in-the-large, where the model’s “intercept” fails to reflect the baseline prevalence of the new environment.</w:t>
      </w:r>
    </w:p>
    <w:p w14:paraId="65281696" w14:textId="77777777" w:rsidR="009D4A74" w:rsidRPr="004550C9" w:rsidRDefault="00000000">
      <w:pPr>
        <w:pStyle w:val="BodyText"/>
      </w:pPr>
      <w:r w:rsidRPr="004550C9">
        <w:t>Historically, researchers have faced a binary choice: apply the model “as-is” and risk systematic bias, or re-train the entire model on the new data, which requires a massive sample size and risks discarding the “learned intelligence” of the original study.</w:t>
      </w:r>
    </w:p>
    <w:p w14:paraId="4DF75B19" w14:textId="0FE63475" w:rsidR="009D4A74" w:rsidRDefault="00000000">
      <w:pPr>
        <w:pStyle w:val="BodyText"/>
      </w:pPr>
      <w:r w:rsidRPr="004550C9">
        <w:t xml:space="preserve">This </w:t>
      </w:r>
      <w:r w:rsidR="00696D87">
        <w:t>note</w:t>
      </w:r>
      <w:r w:rsidRPr="004550C9">
        <w:t xml:space="preserve"> introduces the Centered Recalibration Framework. This approach is innovative because it treats model transport as a hierarchical translation rather</w:t>
      </w:r>
      <w:r>
        <w:t xml:space="preserve"> than a simple validation check. By centering predictors at the development mean, we “anchor” the model’s logic. We then use the external data to calculate a “Red Shift” (1st moment adjustment) that moves the model to the new population’s prevalence while leaving the risk-factor relationships (the </w:t>
      </w:r>
      <m:oMath>
        <m:r>
          <w:rPr>
            <w:rFonts w:ascii="Cambria Math" w:hAnsi="Cambria Math"/>
          </w:rPr>
          <m:t>β</m:t>
        </m:r>
      </m:oMath>
      <w:r>
        <w:t xml:space="preserve"> coefficients) intact.</w:t>
      </w:r>
    </w:p>
    <w:p w14:paraId="6B6E3E95" w14:textId="7B11B7CD" w:rsidR="00696D87" w:rsidRPr="00306AAE" w:rsidRDefault="00000000" w:rsidP="00306AAE">
      <w:pPr>
        <w:pStyle w:val="BodyText"/>
      </w:pPr>
      <w:r>
        <w:t>The framework provides a rigorous mathematical audit to determine if the 1st-moment shift is sufficient or if the “Scale” (discrimination intensity) and “Shape” (non-linear relationships) have also diverged. This ensures that the recalibration is as parsimonious as possible, preventing the “over-correction” of models on small external datasets.</w:t>
      </w:r>
      <w:bookmarkStart w:id="3" w:name="X2f57a624fc86e15c5081984752af6191cb781d9"/>
      <w:bookmarkStart w:id="4" w:name="the-power-of-centering"/>
      <w:bookmarkEnd w:id="2"/>
    </w:p>
    <w:p w14:paraId="6E19C008" w14:textId="72E8E38B" w:rsidR="007A036E" w:rsidRPr="007A036E" w:rsidRDefault="007A036E" w:rsidP="007A036E">
      <w:pPr>
        <w:pStyle w:val="Heading2"/>
        <w:rPr>
          <w:b/>
          <w:bCs/>
        </w:rPr>
      </w:pPr>
      <w:r w:rsidRPr="007A036E">
        <w:rPr>
          <w:b/>
          <w:bCs/>
        </w:rPr>
        <w:lastRenderedPageBreak/>
        <w:t>Method of Centered Recalibration</w:t>
      </w:r>
    </w:p>
    <w:p w14:paraId="3487526D" w14:textId="77777777" w:rsidR="00306AAE" w:rsidRPr="00306AAE" w:rsidRDefault="00306AAE" w:rsidP="00306AAE">
      <w:pPr>
        <w:pStyle w:val="Heading2"/>
        <w:rPr>
          <w:b/>
          <w:bCs/>
          <w:sz w:val="24"/>
          <w:szCs w:val="24"/>
        </w:rPr>
      </w:pPr>
      <w:r w:rsidRPr="00306AAE">
        <w:rPr>
          <w:b/>
          <w:bCs/>
          <w:sz w:val="24"/>
          <w:szCs w:val="24"/>
        </w:rPr>
        <w:t xml:space="preserve">Steps of the Algorithm </w:t>
      </w:r>
    </w:p>
    <w:p w14:paraId="6CE8F1C2" w14:textId="32E92042" w:rsidR="007A036E" w:rsidRDefault="007A036E" w:rsidP="007A036E">
      <w:pPr>
        <w:pStyle w:val="FirstParagraph"/>
      </w:pPr>
      <w:r>
        <w:t>To ensure reproducibility, the framework follows a strict mathematical sequence. Each step is designed to preserve information while minimizing the “noise” transferred from small external datasets.</w:t>
      </w:r>
    </w:p>
    <w:p w14:paraId="3F8F8D3F" w14:textId="77777777" w:rsidR="007A036E" w:rsidRPr="007A5AD3" w:rsidRDefault="007A036E" w:rsidP="007A036E">
      <w:pPr>
        <w:pStyle w:val="Heading3"/>
        <w:rPr>
          <w:sz w:val="24"/>
          <w:szCs w:val="24"/>
        </w:rPr>
      </w:pPr>
      <w:bookmarkStart w:id="5" w:name="step-1-algorithmic-anchoring-centering"/>
      <w:r w:rsidRPr="007A5AD3">
        <w:rPr>
          <w:sz w:val="24"/>
          <w:szCs w:val="24"/>
        </w:rPr>
        <w:t>Step 1: Algorithmic Anchoring (Centering)</w:t>
      </w:r>
    </w:p>
    <w:p w14:paraId="012A87C7" w14:textId="77777777" w:rsidR="007A036E" w:rsidRDefault="007A036E" w:rsidP="007A036E">
      <w:pPr>
        <w:pStyle w:val="FirstParagraph"/>
      </w:pPr>
      <w:r>
        <w:t>The development model must be trained using centered predictors:</w:t>
      </w:r>
    </w:p>
    <w:p w14:paraId="57A78142" w14:textId="77777777" w:rsidR="007A036E" w:rsidRDefault="00000000" w:rsidP="007A036E">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centered</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dev</m:t>
              </m:r>
            </m:sub>
          </m:sSub>
        </m:oMath>
      </m:oMathPara>
    </w:p>
    <w:p w14:paraId="5016A202" w14:textId="77777777" w:rsidR="007A036E" w:rsidRDefault="007A036E" w:rsidP="007A036E">
      <w:pPr>
        <w:pStyle w:val="FirstParagraph"/>
      </w:pPr>
      <w:r>
        <w:t xml:space="preserve">This ensures that the intercept </w:t>
      </w:r>
      <m:oMath>
        <m:sSub>
          <m:sSubPr>
            <m:ctrlPr>
              <w:rPr>
                <w:rFonts w:ascii="Cambria Math" w:hAnsi="Cambria Math"/>
              </w:rPr>
            </m:ctrlPr>
          </m:sSubPr>
          <m:e>
            <m:r>
              <w:rPr>
                <w:rFonts w:ascii="Cambria Math" w:hAnsi="Cambria Math"/>
              </w:rPr>
              <m:t>α</m:t>
            </m:r>
          </m:e>
          <m:sub>
            <m:r>
              <w:rPr>
                <w:rFonts w:ascii="Cambria Math" w:hAnsi="Cambria Math"/>
              </w:rPr>
              <m:t>dev</m:t>
            </m:r>
          </m:sub>
        </m:sSub>
      </m:oMath>
      <w:r>
        <w:t xml:space="preserve"> is the “Anchor,” representing the risk of a patient with the average profile of the development cohort.</w:t>
      </w:r>
    </w:p>
    <w:p w14:paraId="0F5214A6" w14:textId="77777777" w:rsidR="007A036E" w:rsidRPr="007A5AD3" w:rsidRDefault="007A036E" w:rsidP="007A036E">
      <w:pPr>
        <w:pStyle w:val="Heading3"/>
        <w:rPr>
          <w:sz w:val="24"/>
          <w:szCs w:val="24"/>
        </w:rPr>
      </w:pPr>
      <w:bookmarkStart w:id="6" w:name="X8f6a9602aea90acce43cc4eb12b66b3a49c497b"/>
      <w:bookmarkEnd w:id="5"/>
      <w:r w:rsidRPr="007A5AD3">
        <w:rPr>
          <w:sz w:val="24"/>
          <w:szCs w:val="24"/>
        </w:rPr>
        <w:t>Step 2: Tier 1 - The 1st Moment Shift (Location)</w:t>
      </w:r>
    </w:p>
    <w:p w14:paraId="5AEEE9B0" w14:textId="77777777" w:rsidR="007A036E" w:rsidRDefault="007A036E" w:rsidP="007A036E">
      <w:pPr>
        <w:pStyle w:val="FirstParagraph"/>
      </w:pPr>
      <w:commentRangeStart w:id="7"/>
      <w:r>
        <w:t xml:space="preserve">The external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oMath>
      <w:r>
        <w:t xml:space="preserve"> is used to calculate the shift on the logit scale. This is the </w:t>
      </w:r>
      <w:r>
        <w:rPr>
          <w:b/>
          <w:bCs/>
        </w:rPr>
        <w:t>Red Shift</w:t>
      </w:r>
      <w:r>
        <w:t>:</w:t>
      </w:r>
      <w:commentRangeEnd w:id="7"/>
      <w:r w:rsidR="007D2253">
        <w:rPr>
          <w:rStyle w:val="CommentReference"/>
          <w:sz w:val="24"/>
          <w:szCs w:val="24"/>
        </w:rPr>
        <w:commentReference w:id="7"/>
      </w:r>
    </w:p>
    <w:p w14:paraId="1A87E66C" w14:textId="2C6A1674" w:rsidR="007A036E" w:rsidRDefault="00EF177C" w:rsidP="007A036E">
      <w:pPr>
        <w:pStyle w:val="BodyText"/>
      </w:pPr>
      <m:oMathPara>
        <m:oMathParaPr>
          <m:jc m:val="center"/>
        </m:oMathParaPr>
        <m:oMath>
          <m:r>
            <w:rPr>
              <w:rFonts w:ascii="Cambria Math" w:hAnsi="Cambria Math"/>
            </w:rPr>
            <m:t>c</m:t>
          </m:r>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dev</m:t>
                  </m:r>
                </m:sub>
              </m:sSub>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dev</m:t>
                      </m:r>
                    </m:sub>
                  </m:sSub>
                </m:e>
              </m:d>
            </m:e>
          </m:d>
        </m:oMath>
      </m:oMathPara>
    </w:p>
    <w:p w14:paraId="6A9F7CC5" w14:textId="77777777" w:rsidR="007A036E" w:rsidRPr="007A5AD3" w:rsidRDefault="007A036E" w:rsidP="007A036E">
      <w:pPr>
        <w:pStyle w:val="Heading3"/>
        <w:rPr>
          <w:sz w:val="24"/>
          <w:szCs w:val="24"/>
        </w:rPr>
      </w:pPr>
      <w:bookmarkStart w:id="8" w:name="Xe37e22a66ca2bee8a9e54ce61b78f299c8c3647"/>
      <w:bookmarkEnd w:id="6"/>
      <w:commentRangeStart w:id="9"/>
      <w:r w:rsidRPr="007A5AD3">
        <w:rPr>
          <w:sz w:val="24"/>
          <w:szCs w:val="24"/>
        </w:rPr>
        <w:t>Step 3:</w:t>
      </w:r>
      <w:commentRangeEnd w:id="9"/>
      <w:r w:rsidR="00633D5F" w:rsidRPr="007A5AD3">
        <w:rPr>
          <w:rStyle w:val="CommentReference"/>
          <w:sz w:val="24"/>
          <w:szCs w:val="24"/>
        </w:rPr>
        <w:commentReference w:id="9"/>
      </w:r>
      <w:r w:rsidRPr="007A5AD3">
        <w:rPr>
          <w:sz w:val="24"/>
          <w:szCs w:val="24"/>
        </w:rPr>
        <w:t xml:space="preserve"> Tier 2 - The 2nd Moment Audit (Scale)</w:t>
      </w:r>
    </w:p>
    <w:p w14:paraId="038292F9" w14:textId="77777777" w:rsidR="007A036E" w:rsidRDefault="007A036E" w:rsidP="007A036E">
      <w:pPr>
        <w:pStyle w:val="FirstParagraph"/>
      </w:pPr>
      <w:r>
        <w:t xml:space="preserve">We test the calibration slope </w:t>
      </w:r>
      <m:oMath>
        <m:r>
          <w:rPr>
            <w:rFonts w:ascii="Cambria Math" w:hAnsi="Cambria Math"/>
          </w:rPr>
          <m:t>γ</m:t>
        </m:r>
      </m:oMath>
      <w:r>
        <w:t xml:space="preserve"> via a Likelihood Ratio Test (LRT). If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oMath>
      <w:r>
        <w:t xml:space="preserve"> is rejected, we apply the </w:t>
      </w:r>
      <w:commentRangeStart w:id="10"/>
      <w:r>
        <w:rPr>
          <w:b/>
          <w:bCs/>
        </w:rPr>
        <w:t>Orange Shift</w:t>
      </w:r>
      <w:r>
        <w:t xml:space="preserve"> </w:t>
      </w:r>
      <w:commentRangeEnd w:id="10"/>
      <w:r w:rsidR="00B65BB7">
        <w:rPr>
          <w:rStyle w:val="CommentReference"/>
          <w:sz w:val="24"/>
          <w:szCs w:val="24"/>
        </w:rPr>
        <w:commentReference w:id="10"/>
      </w:r>
      <w:r>
        <w:t>(slope adjustment).</w:t>
      </w:r>
    </w:p>
    <w:p w14:paraId="434D022B" w14:textId="77777777" w:rsidR="007A036E" w:rsidRPr="007A5AD3" w:rsidRDefault="007A036E" w:rsidP="007A036E">
      <w:pPr>
        <w:pStyle w:val="Heading3"/>
        <w:rPr>
          <w:sz w:val="24"/>
          <w:szCs w:val="24"/>
        </w:rPr>
      </w:pPr>
      <w:bookmarkStart w:id="11" w:name="X1676135e13520880f1228282478cf5e02184870"/>
      <w:bookmarkEnd w:id="8"/>
      <w:r w:rsidRPr="007A5AD3">
        <w:rPr>
          <w:sz w:val="24"/>
          <w:szCs w:val="24"/>
        </w:rPr>
        <w:t>Step 4: Tier 3 - Higher Moment Audit (Shape)</w:t>
      </w:r>
    </w:p>
    <w:p w14:paraId="303B6D9D" w14:textId="34DEFBED" w:rsidR="00696D87" w:rsidRPr="00306AAE" w:rsidRDefault="007A036E" w:rsidP="00306AAE">
      <w:pPr>
        <w:pStyle w:val="FirstParagraph"/>
      </w:pPr>
      <w:r>
        <w:t xml:space="preserve">We test for non-linear distortions using polynomial expansions of the linear predictor. If </w:t>
      </w:r>
      <m:oMath>
        <m:r>
          <w:rPr>
            <w:rFonts w:ascii="Cambria Math" w:hAnsi="Cambria Math"/>
          </w:rPr>
          <m:t>p</m:t>
        </m:r>
        <m:r>
          <m:rPr>
            <m:sty m:val="p"/>
          </m:rPr>
          <w:rPr>
            <w:rFonts w:ascii="Cambria Math" w:hAnsi="Cambria Math"/>
          </w:rPr>
          <m:t>&lt;</m:t>
        </m:r>
        <m:r>
          <w:rPr>
            <w:rFonts w:ascii="Cambria Math" w:hAnsi="Cambria Math"/>
          </w:rPr>
          <m:t>0.05</m:t>
        </m:r>
      </m:oMath>
      <w:r>
        <w:t>, the model’s structural form is deemed untransportable.</w:t>
      </w:r>
      <w:bookmarkEnd w:id="3"/>
      <w:bookmarkEnd w:id="11"/>
    </w:p>
    <w:p w14:paraId="216657D2" w14:textId="750A891F" w:rsidR="009D4A74" w:rsidRPr="00306AAE" w:rsidRDefault="00000000">
      <w:pPr>
        <w:pStyle w:val="Heading2"/>
        <w:rPr>
          <w:b/>
          <w:bCs/>
          <w:sz w:val="24"/>
          <w:szCs w:val="24"/>
        </w:rPr>
      </w:pPr>
      <w:r w:rsidRPr="00306AAE">
        <w:rPr>
          <w:b/>
          <w:bCs/>
          <w:sz w:val="24"/>
          <w:szCs w:val="24"/>
        </w:rPr>
        <w:t>The Power of Centering</w:t>
      </w:r>
    </w:p>
    <w:p w14:paraId="6E43E6FB" w14:textId="6A644598" w:rsidR="009D4A74" w:rsidRDefault="00000000">
      <w:pPr>
        <w:pStyle w:val="FirstParagraph"/>
      </w:pPr>
      <w:r>
        <w:t xml:space="preserve">By centering your predictors </w:t>
      </w:r>
      <m:oMath>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dev</m:t>
                </m:r>
              </m:sub>
            </m:sSub>
          </m:e>
        </m:d>
      </m:oMath>
      <w:r>
        <w:t>, you transformed the model intercept into a meaningful anchor.</w:t>
      </w:r>
    </w:p>
    <w:p w14:paraId="69576292" w14:textId="77777777" w:rsidR="00F557E6" w:rsidRDefault="00000000" w:rsidP="007A036E">
      <w:pPr>
        <w:pStyle w:val="Compact"/>
      </w:pPr>
      <w:r>
        <w:rPr>
          <w:b/>
          <w:bCs/>
        </w:rPr>
        <w:t>Original Intercept:</w:t>
      </w:r>
      <w:r>
        <w:t xml:space="preserve"> Represents the log-odds when all predictors are 0 (often an impossible state, like age = 0).</w:t>
      </w:r>
    </w:p>
    <w:p w14:paraId="4D4C2DC0" w14:textId="0174651B" w:rsidR="009D4A74" w:rsidRPr="001B45B7" w:rsidRDefault="00000000" w:rsidP="007A036E">
      <w:pPr>
        <w:pStyle w:val="Compact"/>
      </w:pPr>
      <w:commentRangeStart w:id="12"/>
      <w:r w:rsidRPr="009B4EB1">
        <w:rPr>
          <w:b/>
          <w:rPrChange w:id="13" w:author="Juan Li" w:date="2026-02-02T18:55:00Z" w16du:dateUtc="2026-02-02T23:55:00Z">
            <w:rPr/>
          </w:rPrChange>
        </w:rPr>
        <w:t>Centered Intercept</w:t>
      </w:r>
      <w:commentRangeEnd w:id="12"/>
      <w:r w:rsidR="00FB364E" w:rsidRPr="001B45B7">
        <w:rPr>
          <w:rStyle w:val="CommentReference"/>
          <w:sz w:val="24"/>
          <w:szCs w:val="24"/>
        </w:rPr>
        <w:commentReference w:id="12"/>
      </w:r>
      <w:r w:rsidRPr="001B45B7">
        <w:t>: Represents the log-odds of the outcome at the average profile of the development dataset.</w:t>
      </w:r>
    </w:p>
    <w:p w14:paraId="7E83F49D" w14:textId="77777777" w:rsidR="009D4A74" w:rsidRPr="001B45B7" w:rsidRDefault="00000000">
      <w:pPr>
        <w:pStyle w:val="FirstParagraph"/>
      </w:pPr>
      <w:r w:rsidRPr="001B45B7">
        <w:t>The relationship between the centered intercept and the mean outcome is:</w:t>
      </w:r>
    </w:p>
    <w:p w14:paraId="274C3162" w14:textId="0F476FAD" w:rsidR="009D4A74" w:rsidRPr="001B45B7" w:rsidRDefault="00EF177C">
      <w:pPr>
        <w:pStyle w:val="BodyText"/>
      </w:pPr>
      <w:commentRangeStart w:id="14"/>
      <m:oMathPara>
        <m:oMathParaPr>
          <m:jc m:val="center"/>
        </m:oMathParaPr>
        <m:oMath>
          <m:r>
            <m:rPr>
              <m:nor/>
            </m:rPr>
            <m:t>logit</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d>
          <m:r>
            <m:rPr>
              <m:sty m:val="p"/>
            </m:rPr>
            <w:rPr>
              <w:rFonts w:ascii="Cambria Math" w:hAnsi="Cambria Math"/>
            </w:rPr>
            <m:t>=</m:t>
          </m:r>
          <m:sSub>
            <m:sSubPr>
              <m:ctrlPr>
                <w:rPr>
                  <w:rFonts w:ascii="Cambria Math" w:hAnsi="Cambria Math"/>
                </w:rPr>
              </m:ctrlPr>
            </m:sSubPr>
            <m:e>
              <m:r>
                <m:rPr>
                  <m:nor/>
                </m:rPr>
                <m:t>Intercept</m:t>
              </m:r>
            </m:e>
            <m:sub>
              <m:r>
                <w:rPr>
                  <w:rFonts w:ascii="Cambria Math" w:hAnsi="Cambria Math"/>
                </w:rPr>
                <m:t>centered</m:t>
              </m:r>
            </m:sub>
          </m:sSub>
          <w:commentRangeEnd w:id="14"/>
          <m:r>
            <m:rPr>
              <m:sty m:val="p"/>
            </m:rPr>
            <w:rPr>
              <w:rStyle w:val="CommentReference"/>
              <w:rFonts w:ascii="Cambria Math" w:hAnsi="Cambria Math"/>
              <w:sz w:val="24"/>
              <w:szCs w:val="24"/>
            </w:rPr>
            <w:commentReference w:id="14"/>
          </m:r>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dev</m:t>
                  </m:r>
                </m:sub>
              </m:sSub>
            </m:e>
          </m:d>
          <m:r>
            <m:rPr>
              <m:sty m:val="p"/>
            </m:rPr>
            <w:rPr>
              <w:rFonts w:ascii="Cambria Math" w:hAnsi="Cambria Math"/>
            </w:rPr>
            <m:t>+</m:t>
          </m:r>
          <m:r>
            <m:rPr>
              <m:nor/>
            </m:rPr>
            <m:t>Offset</m:t>
          </m:r>
        </m:oMath>
      </m:oMathPara>
    </w:p>
    <w:p w14:paraId="36F5AC19" w14:textId="516046F5" w:rsidR="00696D87" w:rsidRPr="001B45B7" w:rsidRDefault="00696D87" w:rsidP="00696D87">
      <w:pPr>
        <w:pStyle w:val="Compact"/>
      </w:pPr>
      <w:r w:rsidRPr="00A048AA">
        <w:rPr>
          <w:b/>
          <w:rPrChange w:id="15" w:author="Juan Li" w:date="2026-02-02T18:55:00Z" w16du:dateUtc="2026-02-02T23:55:00Z">
            <w:rPr/>
          </w:rPrChange>
        </w:rPr>
        <w:t>The Global Offset</w:t>
      </w:r>
      <w:r w:rsidRPr="001B45B7">
        <w:t xml:space="preserve">: </w:t>
      </w:r>
      <w:commentRangeStart w:id="16"/>
      <w:r w:rsidRPr="001B45B7">
        <w:t>This value effectively captures the “inherent risk” difference between your development and external sets that isn’t explained by the predictors.</w:t>
      </w:r>
      <w:ins w:id="17" w:author="Juan Li" w:date="2026-02-02T18:57:00Z" w16du:dateUtc="2026-02-02T23:57:00Z">
        <w:r w:rsidR="00FB364E">
          <w:t xml:space="preserve"> </w:t>
        </w:r>
      </w:ins>
      <w:commentRangeEnd w:id="16"/>
      <w:r w:rsidR="00FB364E" w:rsidRPr="001B45B7">
        <w:rPr>
          <w:rStyle w:val="CommentReference"/>
          <w:sz w:val="24"/>
          <w:szCs w:val="24"/>
        </w:rPr>
        <w:commentReference w:id="16"/>
      </w:r>
    </w:p>
    <w:p w14:paraId="445E08C6" w14:textId="3FF38442" w:rsidR="00696D87" w:rsidRDefault="00696D87" w:rsidP="00306AAE">
      <w:pPr>
        <w:pStyle w:val="Compact"/>
      </w:pPr>
      <w:commentRangeStart w:id="18"/>
      <w:r w:rsidRPr="00607417">
        <w:rPr>
          <w:b/>
          <w:bCs/>
          <w:rPrChange w:id="19" w:author="Juan Li" w:date="2026-02-02T21:18:00Z" w16du:dateUtc="2026-02-03T02:18:00Z">
            <w:rPr/>
          </w:rPrChange>
        </w:rPr>
        <w:lastRenderedPageBreak/>
        <w:t>Calibration Shift</w:t>
      </w:r>
      <w:r w:rsidRPr="001B45B7">
        <w:t xml:space="preserve">: </w:t>
      </w:r>
      <w:commentRangeEnd w:id="18"/>
      <w:r w:rsidR="00EF200A" w:rsidRPr="001B45B7">
        <w:rPr>
          <w:rStyle w:val="CommentReference"/>
          <w:sz w:val="24"/>
          <w:szCs w:val="24"/>
        </w:rPr>
        <w:commentReference w:id="18"/>
      </w:r>
      <w:r w:rsidRPr="001B45B7">
        <w:t>The</w:t>
      </w:r>
      <w:r>
        <w:t xml:space="preserve"> theoretical adjustment based on the new population’s prevalence versus the empirical adjustment, needed to make the calibration intercept zero.</w:t>
      </w:r>
    </w:p>
    <w:p w14:paraId="06081E11" w14:textId="5748EA86" w:rsidR="00306AAE" w:rsidRPr="00306AAE" w:rsidRDefault="00306AAE" w:rsidP="00306AAE">
      <w:pPr>
        <w:pStyle w:val="Heading2"/>
        <w:rPr>
          <w:b/>
          <w:bCs/>
          <w:sz w:val="24"/>
          <w:szCs w:val="24"/>
        </w:rPr>
      </w:pPr>
      <w:bookmarkStart w:id="20" w:name="mathematical-foundation"/>
      <w:r w:rsidRPr="00306AAE">
        <w:rPr>
          <w:b/>
          <w:bCs/>
          <w:sz w:val="24"/>
          <w:szCs w:val="24"/>
        </w:rPr>
        <w:t>Mathematical Foundation</w:t>
      </w:r>
      <w:r w:rsidR="001B45B7">
        <w:rPr>
          <w:b/>
          <w:bCs/>
          <w:sz w:val="24"/>
          <w:szCs w:val="24"/>
        </w:rPr>
        <w:t>s</w:t>
      </w:r>
    </w:p>
    <w:p w14:paraId="007634DE" w14:textId="77777777" w:rsidR="00306AAE" w:rsidRPr="007A5AD3" w:rsidRDefault="00306AAE" w:rsidP="00306AAE">
      <w:pPr>
        <w:pStyle w:val="Heading3"/>
        <w:rPr>
          <w:sz w:val="24"/>
          <w:szCs w:val="24"/>
        </w:rPr>
      </w:pPr>
      <w:bookmarkStart w:id="21" w:name="development-set-model"/>
      <w:r w:rsidRPr="007A5AD3">
        <w:rPr>
          <w:sz w:val="24"/>
          <w:szCs w:val="24"/>
        </w:rPr>
        <w:t>Development Set Model</w:t>
      </w:r>
    </w:p>
    <w:p w14:paraId="51D6CF16" w14:textId="77777777" w:rsidR="00306AAE" w:rsidRDefault="00306AAE" w:rsidP="00306AAE">
      <w:pPr>
        <w:pStyle w:val="FirstParagraph"/>
      </w:pPr>
      <w:r>
        <w:t>In the development set, the centered model is:</w:t>
      </w:r>
    </w:p>
    <w:p w14:paraId="38D35FCD" w14:textId="77777777" w:rsidR="00306AAE" w:rsidRDefault="00306AAE" w:rsidP="00306AAE">
      <w:pPr>
        <w:pStyle w:val="BodyText"/>
      </w:pPr>
      <m:oMathPara>
        <m:oMathParaPr>
          <m:jc m:val="center"/>
        </m:oMathParaPr>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dev</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dev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dev</m:t>
                  </m:r>
                </m:sub>
              </m:sSub>
            </m:e>
          </m:d>
        </m:oMath>
      </m:oMathPara>
    </w:p>
    <w:p w14:paraId="200F147D" w14:textId="77777777" w:rsidR="00306AAE" w:rsidRDefault="00306AAE" w:rsidP="00306AAE">
      <w:pPr>
        <w:pStyle w:val="FirstParagraph"/>
      </w:pPr>
      <w:r>
        <w:t>where,</w:t>
      </w:r>
    </w:p>
    <w:p w14:paraId="7D91D127" w14:textId="77777777" w:rsidR="00306AAE" w:rsidRDefault="00000000" w:rsidP="00306AAE">
      <w:pPr>
        <w:pStyle w:val="FirstParagraph"/>
        <w:jc w:val="center"/>
      </w:pPr>
      <m:oMath>
        <m:sSub>
          <m:sSubPr>
            <m:ctrlPr>
              <w:rPr>
                <w:rFonts w:ascii="Cambria Math" w:hAnsi="Cambria Math"/>
              </w:rPr>
            </m:ctrlPr>
          </m:sSubPr>
          <m:e>
            <m:r>
              <w:rPr>
                <w:rFonts w:ascii="Cambria Math" w:hAnsi="Cambria Math"/>
              </w:rPr>
              <m:t>α</m:t>
            </m:r>
          </m:e>
          <m:sub>
            <m:r>
              <w:rPr>
                <w:rFonts w:ascii="Cambria Math" w:hAnsi="Cambria Math"/>
              </w:rPr>
              <m:t>dev</m:t>
            </m:r>
          </m:sub>
        </m:sSub>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dev</m:t>
                </m:r>
              </m:sub>
            </m:sSub>
          </m:e>
        </m:d>
        <m:r>
          <m:rPr>
            <m:sty m:val="p"/>
          </m:rPr>
          <w:rPr>
            <w:rFonts w:ascii="Cambria Math" w:hAnsi="Cambria Math"/>
          </w:rPr>
          <m:t>+</m:t>
        </m:r>
        <m:r>
          <m:rPr>
            <m:nor/>
          </m:rPr>
          <m:t>offset</m:t>
        </m:r>
      </m:oMath>
      <w:r w:rsidR="00306AAE">
        <w:t>.</w:t>
      </w:r>
    </w:p>
    <w:p w14:paraId="5E11CBE3" w14:textId="77777777" w:rsidR="00306AAE" w:rsidRPr="007A5AD3" w:rsidRDefault="00306AAE" w:rsidP="00306AAE">
      <w:pPr>
        <w:pStyle w:val="Heading3"/>
        <w:rPr>
          <w:sz w:val="24"/>
          <w:szCs w:val="24"/>
        </w:rPr>
      </w:pPr>
      <w:bookmarkStart w:id="22" w:name="_Hlk220393116"/>
      <w:bookmarkStart w:id="23" w:name="external-validation"/>
      <w:bookmarkEnd w:id="21"/>
      <w:r w:rsidRPr="007A5AD3">
        <w:rPr>
          <w:sz w:val="24"/>
          <w:szCs w:val="24"/>
        </w:rPr>
        <w:t>External Validation</w:t>
      </w:r>
      <w:bookmarkEnd w:id="22"/>
    </w:p>
    <w:p w14:paraId="6BC7B414" w14:textId="77777777" w:rsidR="00306AAE" w:rsidRDefault="00306AAE" w:rsidP="00306AAE">
      <w:pPr>
        <w:pStyle w:val="FirstParagraph"/>
      </w:pPr>
      <w:r>
        <w:t xml:space="preserve">When moving to an external set with a different prevalence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oMath>
      <w:r>
        <w:t xml:space="preserve">, the original model fails because its intercept </w:t>
      </w:r>
      <m:oMath>
        <m:sSub>
          <m:sSubPr>
            <m:ctrlPr>
              <w:rPr>
                <w:rFonts w:ascii="Cambria Math" w:hAnsi="Cambria Math"/>
              </w:rPr>
            </m:ctrlPr>
          </m:sSubPr>
          <m:e>
            <m:r>
              <w:rPr>
                <w:rFonts w:ascii="Cambria Math" w:hAnsi="Cambria Math"/>
              </w:rPr>
              <m:t>α</m:t>
            </m:r>
          </m:e>
          <m:sub>
            <m:r>
              <w:rPr>
                <w:rFonts w:ascii="Cambria Math" w:hAnsi="Cambria Math"/>
              </w:rPr>
              <m:t>dev</m:t>
            </m:r>
          </m:sub>
        </m:sSub>
      </m:oMath>
      <w:r>
        <w:t xml:space="preserve"> is “tuned” to the old prevalence. By updating the intercept to:</w:t>
      </w:r>
    </w:p>
    <w:p w14:paraId="675463B1" w14:textId="77777777" w:rsidR="00306AAE" w:rsidRDefault="00000000" w:rsidP="00306AAE">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ext</m:t>
              </m:r>
            </m:sub>
          </m:sSub>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e>
          </m:d>
          <m:r>
            <m:rPr>
              <m:sty m:val="p"/>
            </m:rPr>
            <w:rPr>
              <w:rFonts w:ascii="Cambria Math" w:hAnsi="Cambria Math"/>
            </w:rPr>
            <m:t>+</m:t>
          </m:r>
          <m:r>
            <m:rPr>
              <m:nor/>
            </m:rPr>
            <m:t>offset</m:t>
          </m:r>
        </m:oMath>
      </m:oMathPara>
    </w:p>
    <w:p w14:paraId="2B816407" w14:textId="77777777" w:rsidR="00306AAE" w:rsidRDefault="00306AAE" w:rsidP="00306AAE">
      <w:pPr>
        <w:pStyle w:val="FirstParagraph"/>
      </w:pPr>
      <w:r>
        <w:t xml:space="preserve">We are mathematically </w:t>
      </w:r>
      <w:r w:rsidRPr="007A5AD3">
        <w:t>aligning the mean predicted probability with the observed prevalence in the new population. This</w:t>
      </w:r>
      <w:r>
        <w:t xml:space="preserve"> ensures the calibration curve passes through the (avg predicted, avg observed) point, which is the definition of calibration-in-the-large.</w:t>
      </w:r>
    </w:p>
    <w:p w14:paraId="1DE73B82" w14:textId="77777777" w:rsidR="00306AAE" w:rsidRPr="007A5AD3" w:rsidRDefault="00306AAE" w:rsidP="00306AAE">
      <w:pPr>
        <w:pStyle w:val="Heading3"/>
        <w:rPr>
          <w:sz w:val="24"/>
          <w:szCs w:val="24"/>
        </w:rPr>
      </w:pPr>
      <w:bookmarkStart w:id="24" w:name="optimal-shift-calculation"/>
      <w:bookmarkEnd w:id="23"/>
      <w:r w:rsidRPr="007A5AD3">
        <w:rPr>
          <w:sz w:val="24"/>
          <w:szCs w:val="24"/>
        </w:rPr>
        <w:t>Optimal Shift Calculation</w:t>
      </w:r>
    </w:p>
    <w:p w14:paraId="4AE2B155" w14:textId="77777777" w:rsidR="00306AAE" w:rsidRDefault="00306AAE" w:rsidP="00306AAE">
      <w:pPr>
        <w:pStyle w:val="FirstParagraph"/>
      </w:pPr>
      <w:r>
        <w:t>When we perform the logistic regression</w:t>
      </w:r>
    </w:p>
    <w:p w14:paraId="75B9F22D" w14:textId="77777777" w:rsidR="00306AAE" w:rsidRDefault="00306AAE" w:rsidP="00306AAE">
      <w:pPr>
        <w:pStyle w:val="FirstParagraph"/>
        <w:jc w:val="center"/>
      </w:pPr>
      <w:commentRangeStart w:id="25"/>
      <m:oMath>
        <m:r>
          <m:rPr>
            <m:nor/>
          </m:rPr>
          <m:t>logit</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logit</m:t>
        </m:r>
        <m:d>
          <m:dPr>
            <m:ctrlPr>
              <w:rPr>
                <w:rFonts w:ascii="Cambria Math" w:hAnsi="Cambria Math"/>
              </w:rPr>
            </m:ctrlPr>
          </m:dPr>
          <m:e>
            <m:r>
              <m:rPr>
                <m:nor/>
              </m:rPr>
              <m:t>original</m:t>
            </m:r>
          </m:e>
        </m:d>
      </m:oMath>
      <w:r>
        <w:t>,</w:t>
      </w:r>
      <w:commentRangeEnd w:id="25"/>
      <w:r w:rsidR="00C30405">
        <w:rPr>
          <w:rStyle w:val="CommentReference"/>
          <w:sz w:val="24"/>
          <w:szCs w:val="24"/>
        </w:rPr>
        <w:commentReference w:id="25"/>
      </w:r>
    </w:p>
    <w:p w14:paraId="798CA28D" w14:textId="77777777" w:rsidR="00306AAE" w:rsidRPr="007A5AD3" w:rsidRDefault="00306AAE" w:rsidP="00306AAE">
      <w:pPr>
        <w:pStyle w:val="FirstParagraph"/>
      </w:pPr>
      <w:r>
        <w:t xml:space="preserve">the coefficient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the </w:t>
      </w:r>
      <w:r w:rsidRPr="007A5AD3">
        <w:t>Maximum Likelihood Estimate (MLE) of the distance between the model’s current calibration and the data.</w:t>
      </w:r>
    </w:p>
    <w:p w14:paraId="23450551" w14:textId="77777777" w:rsidR="00306AAE" w:rsidRDefault="00306AAE" w:rsidP="00306AAE">
      <w:pPr>
        <w:pStyle w:val="BodyText"/>
      </w:pPr>
      <w:r w:rsidRPr="007A5AD3">
        <w:t xml:space="preserve">The “Red </w:t>
      </w:r>
      <w:r>
        <w:t>S</w:t>
      </w:r>
      <w:r w:rsidRPr="007A5AD3">
        <w:t>hift</w:t>
      </w:r>
      <w:r>
        <w:t>”</w:t>
      </w:r>
      <w:r w:rsidRPr="007A5AD3">
        <w:t xml:space="preserve"> is a </w:t>
      </w:r>
      <w:r>
        <w:t>“</w:t>
      </w:r>
      <w:r w:rsidRPr="007A5AD3">
        <w:t>re-calculation</w:t>
      </w:r>
      <w:r>
        <w:t>”</w:t>
      </w:r>
      <w:r w:rsidRPr="007A5AD3">
        <w:t xml:space="preserve"> based</w:t>
      </w:r>
      <w:r>
        <w:t xml:space="preserve"> on observed means. </w:t>
      </w:r>
      <w:commentRangeStart w:id="26"/>
      <w:r>
        <w:t xml:space="preserve">The “Orange Shift” </w:t>
      </w:r>
      <w:commentRangeEnd w:id="26"/>
      <w:r w:rsidR="005F00C5">
        <w:rPr>
          <w:rStyle w:val="CommentReference"/>
          <w:sz w:val="24"/>
          <w:szCs w:val="24"/>
        </w:rPr>
        <w:commentReference w:id="26"/>
      </w:r>
      <w:r>
        <w:t>is an “</w:t>
      </w:r>
      <w:r w:rsidRPr="00AE0AC6">
        <w:t>optimization</w:t>
      </w:r>
      <w:r>
        <w:t>”</w:t>
      </w:r>
      <w:r w:rsidRPr="00AE0AC6">
        <w:t xml:space="preserve"> </w:t>
      </w:r>
      <w:r>
        <w:t>that minimizes the Log-Loss (deviance) of the model on the new data.</w:t>
      </w:r>
    </w:p>
    <w:p w14:paraId="29E9C546" w14:textId="77777777" w:rsidR="00306AAE" w:rsidRPr="007A5AD3" w:rsidRDefault="00306AAE" w:rsidP="00306AAE">
      <w:pPr>
        <w:pStyle w:val="Heading3"/>
        <w:rPr>
          <w:sz w:val="24"/>
          <w:szCs w:val="24"/>
        </w:rPr>
      </w:pPr>
      <w:bookmarkStart w:id="27" w:name="mathematical-proof"/>
      <w:bookmarkEnd w:id="24"/>
      <w:r w:rsidRPr="007A5AD3">
        <w:rPr>
          <w:sz w:val="24"/>
          <w:szCs w:val="24"/>
        </w:rPr>
        <w:t>Mathematical Proof</w:t>
      </w:r>
    </w:p>
    <w:p w14:paraId="0841E7E6" w14:textId="77777777" w:rsidR="00306AAE" w:rsidRDefault="00306AAE" w:rsidP="00306AAE">
      <w:pPr>
        <w:pStyle w:val="FirstParagraph"/>
      </w:pPr>
      <w:r>
        <w:t xml:space="preserve">Let </w:t>
      </w:r>
      <m:oMath>
        <m:r>
          <w:rPr>
            <w:rFonts w:ascii="Cambria Math" w:hAnsi="Cambria Math"/>
          </w:rPr>
          <m:t>L</m:t>
        </m:r>
      </m:oMath>
      <w:r>
        <w:t xml:space="preserve"> be the logit from the original model. We seek a shift </w:t>
      </w:r>
      <m:oMath>
        <m:r>
          <w:rPr>
            <w:rFonts w:ascii="Cambria Math" w:hAnsi="Cambria Math"/>
          </w:rPr>
          <m:t>c</m:t>
        </m:r>
      </m:oMath>
      <w:r>
        <w:t xml:space="preserve"> such that the expected probability equals the observed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oMath>
      <w:r>
        <w:t>:</w:t>
      </w:r>
    </w:p>
    <w:p w14:paraId="636A1162" w14:textId="77777777" w:rsidR="00306AAE" w:rsidRDefault="00306AAE" w:rsidP="00306AAE">
      <w:pPr>
        <w:pStyle w:val="BodyText"/>
      </w:pPr>
      <m:oMathPara>
        <m:oMathParaPr>
          <m:jc m:val="center"/>
        </m:oMathParaPr>
        <m:oMath>
          <m: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c</m:t>
                          </m:r>
                        </m:e>
                      </m:d>
                    </m:sup>
                  </m:sSup>
                </m:den>
              </m:f>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oMath>
      </m:oMathPara>
    </w:p>
    <w:p w14:paraId="7729CA98" w14:textId="77777777" w:rsidR="00306AAE" w:rsidRDefault="00306AAE" w:rsidP="00306AAE">
      <w:pPr>
        <w:pStyle w:val="FirstParagraph"/>
      </w:pPr>
      <w:r>
        <w:t xml:space="preserve">Using a first-order Taylor expansion around the mean logit </w:t>
      </w:r>
      <m:oMath>
        <m:acc>
          <m:accPr>
            <m:chr m:val="‾"/>
            <m:ctrlPr>
              <w:rPr>
                <w:rFonts w:ascii="Cambria Math" w:hAnsi="Cambria Math"/>
              </w:rPr>
            </m:ctrlPr>
          </m:accPr>
          <m:e>
            <m:r>
              <w:rPr>
                <w:rFonts w:ascii="Cambria Math" w:hAnsi="Cambria Math"/>
              </w:rPr>
              <m:t>L</m:t>
            </m:r>
          </m:e>
        </m:acc>
      </m:oMath>
      <w:r>
        <w:t>:</w:t>
      </w:r>
    </w:p>
    <w:p w14:paraId="194E1BF0" w14:textId="77777777" w:rsidR="00306AAE" w:rsidRPr="00696D87" w:rsidRDefault="00306AAE" w:rsidP="00306AAE">
      <w:pPr>
        <w:pStyle w:val="BodyText"/>
      </w:pPr>
      <m:oMathPara>
        <m:oMathParaPr>
          <m:jc m:val="center"/>
        </m:oMathParaPr>
        <m:oMath>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e>
          </m:d>
          <m:r>
            <m:rPr>
              <m:sty m:val="p"/>
            </m:rPr>
            <w:rPr>
              <w:rFonts w:ascii="Cambria Math" w:hAnsi="Cambria Math"/>
            </w:rPr>
            <m:t>≈</m:t>
          </m:r>
          <m:acc>
            <m:accPr>
              <m:chr m:val="‾"/>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c</m:t>
          </m:r>
        </m:oMath>
      </m:oMathPara>
    </w:p>
    <w:p w14:paraId="64927D42" w14:textId="77777777" w:rsidR="00306AAE" w:rsidRDefault="00306AAE" w:rsidP="00306AAE">
      <w:pPr>
        <w:pStyle w:val="BodyText"/>
      </w:pPr>
      <w:r>
        <w:t>Therefore,</w:t>
      </w:r>
    </w:p>
    <w:p w14:paraId="62DC3A38" w14:textId="77777777" w:rsidR="00306AAE" w:rsidRPr="00696D87" w:rsidRDefault="00306AAE" w:rsidP="00306AAE">
      <w:pPr>
        <w:pStyle w:val="FirstParagraph"/>
      </w:pPr>
      <m:oMathPara>
        <m:oMathParaPr>
          <m:jc m:val="center"/>
        </m:oMathParaPr>
        <m:oMath>
          <m:r>
            <w:rPr>
              <w:rFonts w:ascii="Cambria Math" w:hAnsi="Cambria Math"/>
            </w:rPr>
            <w:lastRenderedPageBreak/>
            <m:t>c</m:t>
          </m:r>
          <m:r>
            <m:rPr>
              <m:sty m:val="p"/>
            </m:rPr>
            <w:rPr>
              <w:rFonts w:ascii="Cambria Math" w:hAnsi="Cambria Math"/>
            </w:rPr>
            <m:t>≈</m:t>
          </m:r>
          <m:r>
            <m:rPr>
              <m:nor/>
            </m:rPr>
            <m:t>logit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ext</m:t>
                  </m:r>
                </m:sub>
              </m:sSub>
            </m:e>
          </m:d>
          <m:r>
            <m:rPr>
              <m:sty m:val="p"/>
            </m:rPr>
            <w:rPr>
              <w:rFonts w:ascii="Cambria Math" w:hAnsi="Cambria Math"/>
            </w:rPr>
            <m:t>-</m:t>
          </m:r>
          <m:acc>
            <m:accPr>
              <m:chr m:val="‾"/>
              <m:ctrlPr>
                <w:rPr>
                  <w:rFonts w:ascii="Cambria Math" w:hAnsi="Cambria Math"/>
                </w:rPr>
              </m:ctrlPr>
            </m:accPr>
            <m:e>
              <m:r>
                <w:rPr>
                  <w:rFonts w:ascii="Cambria Math" w:hAnsi="Cambria Math"/>
                </w:rPr>
                <m:t>L</m:t>
              </m:r>
            </m:e>
          </m:acc>
        </m:oMath>
      </m:oMathPara>
    </w:p>
    <w:p w14:paraId="35B2701A" w14:textId="77777777" w:rsidR="00306AAE" w:rsidRPr="00696D87" w:rsidRDefault="00306AAE" w:rsidP="00306AAE">
      <w:pPr>
        <w:pStyle w:val="BodyText"/>
      </w:pPr>
      <w:r>
        <w:t>which is what the code is also suggesting.</w:t>
      </w:r>
    </w:p>
    <w:bookmarkEnd w:id="20"/>
    <w:bookmarkEnd w:id="27"/>
    <w:p w14:paraId="198375A8" w14:textId="77777777" w:rsidR="00306AAE" w:rsidRPr="00E2017B" w:rsidRDefault="00306AAE" w:rsidP="00306AAE">
      <w:pPr>
        <w:spacing w:after="160" w:line="278" w:lineRule="auto"/>
        <w:rPr>
          <w:rFonts w:eastAsiaTheme="majorEastAsia" w:cstheme="majorBidi"/>
          <w:color w:val="0F4761" w:themeColor="accent1" w:themeShade="BF"/>
        </w:rPr>
      </w:pPr>
      <w:commentRangeStart w:id="28"/>
      <w:r w:rsidRPr="00E2017B">
        <w:rPr>
          <w:rFonts w:eastAsiaTheme="majorEastAsia" w:cstheme="majorBidi"/>
          <w:color w:val="0F4761" w:themeColor="accent1" w:themeShade="BF"/>
        </w:rPr>
        <w:t>The Information Theory View</w:t>
      </w:r>
      <w:commentRangeEnd w:id="28"/>
      <w:r w:rsidR="003B7C8F" w:rsidRPr="00E2017B">
        <w:rPr>
          <w:rStyle w:val="CommentReference"/>
          <w:rFonts w:eastAsiaTheme="majorEastAsia" w:cstheme="majorBidi"/>
          <w:color w:val="0F4761" w:themeColor="accent1" w:themeShade="BF"/>
          <w:sz w:val="24"/>
          <w:szCs w:val="24"/>
        </w:rPr>
        <w:commentReference w:id="28"/>
      </w:r>
    </w:p>
    <w:p w14:paraId="63456A32" w14:textId="77777777" w:rsidR="00306AAE" w:rsidRPr="00E2017B" w:rsidRDefault="00306AAE" w:rsidP="00306AAE">
      <w:pPr>
        <w:spacing w:after="160" w:line="278" w:lineRule="auto"/>
      </w:pPr>
      <w:r w:rsidRPr="00E2017B">
        <w:t xml:space="preserve">The </w:t>
      </w:r>
      <w:r w:rsidRPr="00AE0AC6">
        <w:t>Orange Shift</w:t>
      </w:r>
      <w:r w:rsidRPr="00E2017B">
        <w:t xml:space="preserve"> (Empirical Optimal) is the MLE of the intercept. Mathematically, this minimizes the Kullback-Leibler Divergence between the model and the external data: </w:t>
      </w:r>
    </w:p>
    <w:p w14:paraId="7907FAE5" w14:textId="77777777" w:rsidR="00306AAE" w:rsidRPr="00E2017B" w:rsidRDefault="00306AAE" w:rsidP="00306AAE">
      <w:pPr>
        <w:spacing w:after="160" w:line="278" w:lineRule="auto"/>
        <w:jc w:val="center"/>
      </w:pPr>
      <m:oMathPara>
        <m:oMath>
          <m:r>
            <w:rPr>
              <w:rFonts w:ascii="Cambria Math" w:hAnsi="Cambria Math"/>
            </w:rPr>
            <m:t>DKL</m:t>
          </m:r>
          <m:r>
            <w:rPr>
              <w:rFonts w:ascii="Cambria Math" w:hAnsi="Cambria Math" w:cs="Arial"/>
            </w:rPr>
            <m:t>​</m:t>
          </m:r>
          <m:d>
            <m:dPr>
              <m:sep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ext</m:t>
                  </m:r>
                  <m:r>
                    <w:rPr>
                      <w:rFonts w:ascii="Cambria Math" w:hAnsi="Cambria Math" w:cs="Arial"/>
                    </w:rPr>
                    <m:t>​</m:t>
                  </m:r>
                </m:sub>
              </m:sSub>
              <m:ctrlPr>
                <w:rPr>
                  <w:rFonts w:ascii="Cambria Math" w:hAnsi="Cambria Math" w:cs="Cambria Math"/>
                  <w:i/>
                </w:rPr>
              </m:ctrlPr>
            </m:e>
            <m:e>
              <m:sSub>
                <m:sSubPr>
                  <m:ctrlPr>
                    <w:rPr>
                      <w:rFonts w:ascii="Cambria Math" w:hAnsi="Cambria Math"/>
                      <w:i/>
                    </w:rPr>
                  </m:ctrlPr>
                </m:sSubPr>
                <m:e>
                  <m:r>
                    <w:rPr>
                      <w:rFonts w:ascii="Cambria Math" w:hAnsi="Cambria Math"/>
                    </w:rPr>
                    <m:t>P</m:t>
                  </m:r>
                  <m:ctrlPr>
                    <w:rPr>
                      <w:rFonts w:ascii="Cambria Math" w:hAnsi="Cambria Math" w:cs="Cambria Math"/>
                      <w:i/>
                    </w:rPr>
                  </m:ctrlPr>
                </m:e>
                <m:sub>
                  <m:r>
                    <w:rPr>
                      <w:rFonts w:ascii="Cambria Math" w:hAnsi="Cambria Math"/>
                    </w:rPr>
                    <m:t>model</m:t>
                  </m:r>
                </m:sub>
              </m:sSub>
              <m:r>
                <w:rPr>
                  <w:rFonts w:ascii="Cambria Math" w:hAnsi="Cambria Math" w:cs="Arial"/>
                </w:rPr>
                <m:t>​</m:t>
              </m:r>
            </m:e>
          </m:d>
          <m:r>
            <w:rPr>
              <w:rFonts w:ascii="Cambria Math" w:hAns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ext</m:t>
                  </m:r>
                </m:sub>
              </m:sSub>
              <m:r>
                <w:rPr>
                  <w:rFonts w:ascii="Cambria Math" w:hAnsi="Cambria Math" w:cs="Arial"/>
                </w:rPr>
                <m:t>​</m:t>
              </m:r>
              <m:func>
                <m:funcPr>
                  <m:ctrlPr>
                    <w:rPr>
                      <w:rFonts w:ascii="Cambria Math" w:hAnsi="Cambria Math"/>
                      <w:iCs/>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model</m:t>
                          </m:r>
                        </m:sub>
                      </m:sSub>
                      <m:r>
                        <w:rPr>
                          <w:rFonts w:ascii="Cambria Math" w:hAnsi="Cambria Math"/>
                        </w:rPr>
                        <m:t xml:space="preserve"> </m:t>
                      </m:r>
                      <m:r>
                        <w:rPr>
                          <w:rFonts w:ascii="Cambria Math" w:hAnsi="Cambria Math" w:cs="Arial"/>
                        </w:rPr>
                        <m:t>​</m:t>
                      </m:r>
                      <m:sSub>
                        <m:sSubPr>
                          <m:ctrlPr>
                            <w:rPr>
                              <w:rFonts w:ascii="Cambria Math" w:hAnsi="Cambria Math"/>
                              <w:i/>
                            </w:rPr>
                          </m:ctrlPr>
                        </m:sSubPr>
                        <m:e>
                          <m:r>
                            <w:rPr>
                              <w:rFonts w:ascii="Cambria Math" w:hAnsi="Cambria Math"/>
                            </w:rPr>
                            <m:t>P</m:t>
                          </m:r>
                        </m:e>
                        <m:sub>
                          <m:r>
                            <w:rPr>
                              <w:rFonts w:ascii="Cambria Math" w:hAnsi="Cambria Math"/>
                            </w:rPr>
                            <m:t>ext</m:t>
                          </m:r>
                        </m:sub>
                      </m:sSub>
                      <m:ctrlPr>
                        <w:rPr>
                          <w:rFonts w:ascii="Cambria Math" w:hAnsi="Cambria Math" w:cs="Arial"/>
                          <w:i/>
                        </w:rPr>
                      </m:ctrlPr>
                    </m:e>
                  </m:d>
                </m:e>
              </m:func>
            </m:e>
          </m:nary>
          <m:r>
            <w:rPr>
              <w:rFonts w:ascii="Cambria Math" w:hAnsi="Cambria Math" w:cs="Arial"/>
            </w:rPr>
            <m:t>​​</m:t>
          </m:r>
        </m:oMath>
      </m:oMathPara>
    </w:p>
    <w:p w14:paraId="6F700ABC" w14:textId="60ECB1D2" w:rsidR="00306AAE" w:rsidRPr="00E2017B" w:rsidRDefault="00306AAE" w:rsidP="00306AAE">
      <w:pPr>
        <w:spacing w:after="160" w:line="278" w:lineRule="auto"/>
      </w:pPr>
      <w:r w:rsidRPr="00E2017B">
        <w:t xml:space="preserve">By choosing the </w:t>
      </w:r>
      <w:r>
        <w:t>“</w:t>
      </w:r>
      <w:r w:rsidRPr="00E2017B">
        <w:t xml:space="preserve">Orange </w:t>
      </w:r>
      <w:r>
        <w:t>S</w:t>
      </w:r>
      <w:r w:rsidRPr="00E2017B">
        <w:t>hift</w:t>
      </w:r>
      <w:r>
        <w:t>”</w:t>
      </w:r>
      <w:r w:rsidRPr="00E2017B">
        <w:t xml:space="preserve">, </w:t>
      </w:r>
      <w:r>
        <w:t>we</w:t>
      </w:r>
      <w:r w:rsidRPr="00E2017B">
        <w:t xml:space="preserve"> are choosing the parameter that preserves the </w:t>
      </w:r>
      <w:r>
        <w:t>“</w:t>
      </w:r>
      <w:r w:rsidRPr="00E2017B">
        <w:t>maximum amount of information</w:t>
      </w:r>
      <w:r>
        <w:t>”</w:t>
      </w:r>
      <w:r w:rsidRPr="00E2017B">
        <w:t xml:space="preserve"> from </w:t>
      </w:r>
      <w:r>
        <w:t>the</w:t>
      </w:r>
      <w:r w:rsidRPr="00E2017B">
        <w:t xml:space="preserve"> original model while eliminating the </w:t>
      </w:r>
      <w:r>
        <w:t>“</w:t>
      </w:r>
      <w:r w:rsidRPr="00E2017B">
        <w:t>bias</w:t>
      </w:r>
      <w:r>
        <w:t>”</w:t>
      </w:r>
      <w:r w:rsidRPr="00E2017B">
        <w:t xml:space="preserve"> introduced by the population shift.</w:t>
      </w:r>
    </w:p>
    <w:p w14:paraId="3858AE81" w14:textId="77777777" w:rsidR="00306AAE" w:rsidRPr="00306AAE" w:rsidRDefault="00306AAE" w:rsidP="00306AAE">
      <w:pPr>
        <w:pStyle w:val="Heading2"/>
        <w:rPr>
          <w:b/>
          <w:bCs/>
          <w:sz w:val="24"/>
          <w:szCs w:val="24"/>
        </w:rPr>
      </w:pPr>
      <w:r w:rsidRPr="00306AAE">
        <w:rPr>
          <w:b/>
          <w:bCs/>
          <w:sz w:val="24"/>
          <w:szCs w:val="24"/>
        </w:rPr>
        <w:t>The Higher Moments</w:t>
      </w:r>
    </w:p>
    <w:p w14:paraId="3D2B6D65" w14:textId="77777777" w:rsidR="00306AAE" w:rsidRPr="007445BB" w:rsidRDefault="00306AAE" w:rsidP="00306AAE">
      <w:pPr>
        <w:pStyle w:val="Heading3"/>
        <w:rPr>
          <w:sz w:val="24"/>
          <w:szCs w:val="24"/>
        </w:rPr>
      </w:pPr>
      <w:r w:rsidRPr="007445BB">
        <w:rPr>
          <w:sz w:val="24"/>
          <w:szCs w:val="24"/>
        </w:rPr>
        <w:t>First vs Higher Moments</w:t>
      </w:r>
    </w:p>
    <w:p w14:paraId="46109010" w14:textId="77777777" w:rsidR="00306AAE" w:rsidRPr="00E2017B" w:rsidRDefault="00306AAE" w:rsidP="00306AAE">
      <w:pPr>
        <w:spacing w:after="160" w:line="278" w:lineRule="auto"/>
        <w:rPr>
          <w:b/>
          <w:bCs/>
        </w:rPr>
      </w:pPr>
      <w:r w:rsidRPr="00E2017B">
        <w:rPr>
          <w:b/>
          <w:bCs/>
        </w:rPr>
        <w:t>The First Moment: Calibration-in-the-Large</w:t>
      </w:r>
    </w:p>
    <w:p w14:paraId="04737D86" w14:textId="77777777" w:rsidR="00306AAE" w:rsidRPr="00E2017B" w:rsidRDefault="00306AAE" w:rsidP="00306AAE">
      <w:pPr>
        <w:spacing w:after="160" w:line="278" w:lineRule="auto"/>
      </w:pPr>
      <w:r w:rsidRPr="00E2017B">
        <w:t xml:space="preserve">The first moment is the </w:t>
      </w:r>
      <w:r>
        <w:t>“m</w:t>
      </w:r>
      <w:r w:rsidRPr="00E2017B">
        <w:t>ean</w:t>
      </w:r>
      <w:r>
        <w:t>”</w:t>
      </w:r>
      <w:r w:rsidRPr="00E2017B">
        <w:t>. In recalibration, fixing the first moment means ensuring that the average predicted probability equals the average observed outcome (</w:t>
      </w:r>
      <m:oMath>
        <m:acc>
          <m:accPr>
            <m:chr m:val="̅"/>
            <m:ctrlPr>
              <w:rPr>
                <w:rFonts w:ascii="Cambria Math" w:hAnsi="Cambria Math"/>
                <w:i/>
              </w:rPr>
            </m:ctrlPr>
          </m:accPr>
          <m:e>
            <m:r>
              <w:rPr>
                <w:rFonts w:ascii="Cambria Math" w:hAnsi="Cambria Math"/>
              </w:rPr>
              <m:t>P</m:t>
            </m:r>
          </m:e>
        </m:acc>
        <m:r>
          <w:rPr>
            <w:rFonts w:ascii="Cambria Math" w:hAnsi="Cambria Math"/>
          </w:rPr>
          <m:t>=</m:t>
        </m:r>
        <m:acc>
          <m:accPr>
            <m:chr m:val="̅"/>
            <m:ctrlPr>
              <w:rPr>
                <w:rFonts w:ascii="Cambria Math" w:hAnsi="Cambria Math"/>
                <w:i/>
              </w:rPr>
            </m:ctrlPr>
          </m:accPr>
          <m:e>
            <m:r>
              <w:rPr>
                <w:rFonts w:ascii="Cambria Math" w:hAnsi="Cambria Math"/>
              </w:rPr>
              <m:t>Y</m:t>
            </m:r>
          </m:e>
        </m:acc>
      </m:oMath>
      <w:r w:rsidRPr="00E2017B">
        <w:t>).</w:t>
      </w:r>
    </w:p>
    <w:p w14:paraId="5DA32AA3" w14:textId="77777777" w:rsidR="00306AAE" w:rsidRPr="00E2017B" w:rsidRDefault="00306AAE" w:rsidP="00306AAE">
      <w:pPr>
        <w:spacing w:after="160" w:line="278" w:lineRule="auto"/>
      </w:pPr>
      <w:r w:rsidRPr="00E2017B">
        <w:t xml:space="preserve">We adjust only the </w:t>
      </w:r>
      <w:r>
        <w:t>“i</w:t>
      </w:r>
      <w:r w:rsidRPr="00AE0AC6">
        <w:t>ntercept</w:t>
      </w:r>
      <w:r>
        <w:t>”</w:t>
      </w:r>
      <w:r w:rsidRPr="00AE0AC6">
        <w:t xml:space="preserve"> (</w:t>
      </w:r>
      <m:oMath>
        <m:r>
          <w:rPr>
            <w:rFonts w:ascii="Cambria Math" w:hAnsi="Cambria Math"/>
          </w:rPr>
          <m:t>α</m:t>
        </m:r>
      </m:oMath>
      <w:r w:rsidRPr="00AE0AC6">
        <w:t>).</w:t>
      </w:r>
      <w:r w:rsidRPr="00E2017B">
        <w:t xml:space="preserve"> We assume the relative weights of the </w:t>
      </w:r>
      <w:r>
        <w:t>“</w:t>
      </w:r>
      <w:r w:rsidRPr="00E2017B">
        <w:t>predictors</w:t>
      </w:r>
      <w:r>
        <w:t>”</w:t>
      </w:r>
      <w:r w:rsidRPr="00E2017B">
        <w:t xml:space="preserve"> (β) and the spread of the risk are correct, but the "baseline" is shifted. </w:t>
      </w:r>
    </w:p>
    <w:p w14:paraId="57A78874" w14:textId="77777777" w:rsidR="00306AAE" w:rsidRPr="00E2017B" w:rsidRDefault="00306AAE" w:rsidP="00306AAE">
      <w:pPr>
        <w:spacing w:after="160" w:line="278" w:lineRule="auto"/>
        <w:jc w:val="center"/>
      </w:pPr>
      <m:oMath>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ext</m:t>
                </m:r>
              </m:sub>
            </m:sSub>
            <m:r>
              <w:rPr>
                <w:rFonts w:ascii="Cambria Math" w:hAnsi="Cambria Math" w:cs="Arial"/>
              </w:rPr>
              <m: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ext</m:t>
            </m:r>
            <m:r>
              <w:rPr>
                <w:rFonts w:ascii="Cambria Math" w:hAnsi="Cambria Math" w:cs="Arial"/>
              </w:rPr>
              <m:t>​</m:t>
            </m:r>
          </m:sub>
        </m:sSub>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orig</m:t>
            </m:r>
          </m:sub>
        </m:sSub>
      </m:oMath>
      <w:r w:rsidRPr="00E2017B">
        <w:rPr>
          <w:rFonts w:ascii="Arial" w:hAnsi="Arial" w:cs="Arial"/>
        </w:rPr>
        <w:t>​</w:t>
      </w:r>
    </w:p>
    <w:p w14:paraId="512AB0CB" w14:textId="77777777" w:rsidR="00306AAE" w:rsidRDefault="00306AAE" w:rsidP="00306AAE">
      <w:pPr>
        <w:spacing w:after="160" w:line="278" w:lineRule="auto"/>
      </w:pPr>
      <w:r>
        <w:t>w</w:t>
      </w:r>
      <w:r w:rsidRPr="00E2017B">
        <w:t>here</w:t>
      </w:r>
      <w:r>
        <w:t>,</w:t>
      </w:r>
      <w:r w:rsidRPr="00E2017B">
        <w:t xml:space="preserve"> </w:t>
      </w:r>
    </w:p>
    <w:p w14:paraId="6DCD2FBD" w14:textId="77777777" w:rsidR="00306AAE" w:rsidRDefault="00306AAE" w:rsidP="00306AAE">
      <w:pPr>
        <w:spacing w:after="160" w:line="278" w:lineRule="auto"/>
        <w:jc w:val="center"/>
      </w:pPr>
      <m:oMathPara>
        <m:oMath>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orig</m:t>
              </m:r>
              <m:r>
                <w:rPr>
                  <w:rFonts w:ascii="Cambria Math" w:hAnsi="Cambria Math" w:cs="Arial"/>
                </w:rPr>
                <m:t>​</m:t>
              </m:r>
            </m:sub>
          </m:sSub>
          <m:r>
            <w:rPr>
              <w:rFonts w:ascii="Cambria Math" w:hAns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cs="Arial"/>
                </w:rPr>
                <m:t>​</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dev</m:t>
                      </m:r>
                    </m:sub>
                  </m:sSub>
                </m:e>
              </m:d>
              <m:r>
                <w:rPr>
                  <w:rFonts w:ascii="Cambria Math" w:hAnsi="Cambria Math"/>
                </w:rPr>
                <m:t>.</m:t>
              </m:r>
            </m:e>
          </m:nary>
        </m:oMath>
      </m:oMathPara>
    </w:p>
    <w:p w14:paraId="73AD5740" w14:textId="77777777" w:rsidR="00306AAE" w:rsidRPr="00E2017B" w:rsidRDefault="00306AAE" w:rsidP="00306AAE">
      <w:pPr>
        <w:spacing w:after="160" w:line="278" w:lineRule="auto"/>
      </w:pPr>
      <w:r w:rsidRPr="00E2017B">
        <w:t xml:space="preserve">As we </w:t>
      </w:r>
      <w:r>
        <w:t>observed</w:t>
      </w:r>
      <w:r w:rsidRPr="00E2017B">
        <w:t xml:space="preserve">, the </w:t>
      </w:r>
      <w:r>
        <w:t>“</w:t>
      </w:r>
      <w:r w:rsidRPr="00E2017B">
        <w:t xml:space="preserve">Red </w:t>
      </w:r>
      <w:r>
        <w:t>S</w:t>
      </w:r>
      <w:r w:rsidRPr="00E2017B">
        <w:t>hift</w:t>
      </w:r>
      <w:r>
        <w:t>”</w:t>
      </w:r>
      <w:r w:rsidRPr="00E2017B">
        <w:t xml:space="preserve"> uses the population prevalence to find </w:t>
      </w:r>
      <m:oMath>
        <m:sSub>
          <m:sSubPr>
            <m:ctrlPr>
              <w:rPr>
                <w:rFonts w:ascii="Cambria Math" w:hAnsi="Cambria Math"/>
                <w:i/>
              </w:rPr>
            </m:ctrlPr>
          </m:sSubPr>
          <m:e>
            <m:r>
              <w:rPr>
                <w:rFonts w:ascii="Cambria Math" w:hAnsi="Cambria Math"/>
              </w:rPr>
              <m:t>α</m:t>
            </m:r>
          </m:e>
          <m:sub>
            <m:r>
              <w:rPr>
                <w:rFonts w:ascii="Cambria Math" w:hAnsi="Cambria Math"/>
              </w:rPr>
              <m:t>ext</m:t>
            </m:r>
            <m:r>
              <w:rPr>
                <w:rFonts w:ascii="Cambria Math" w:hAnsi="Cambria Math" w:cs="Arial"/>
              </w:rPr>
              <m:t>​</m:t>
            </m:r>
          </m:sub>
        </m:sSub>
      </m:oMath>
      <w:r w:rsidRPr="00E2017B">
        <w:rPr>
          <w:rFonts w:ascii="Arial" w:hAnsi="Arial" w:cs="Arial"/>
        </w:rPr>
        <w:t>​</w:t>
      </w:r>
      <w:r w:rsidRPr="00E2017B">
        <w:t>.</w:t>
      </w:r>
    </w:p>
    <w:p w14:paraId="5BF91A2D" w14:textId="77777777" w:rsidR="00306AAE" w:rsidRPr="00E2017B" w:rsidRDefault="00306AAE" w:rsidP="00306AAE">
      <w:pPr>
        <w:spacing w:after="160" w:line="278" w:lineRule="auto"/>
        <w:rPr>
          <w:b/>
          <w:bCs/>
        </w:rPr>
      </w:pPr>
      <w:r w:rsidRPr="00E2017B">
        <w:rPr>
          <w:b/>
          <w:bCs/>
        </w:rPr>
        <w:t>The Second Moment: Calibration Slope (Spread)</w:t>
      </w:r>
    </w:p>
    <w:p w14:paraId="7E6E07C9" w14:textId="77777777" w:rsidR="00306AAE" w:rsidRPr="00E2017B" w:rsidRDefault="00306AAE" w:rsidP="00306AAE">
      <w:pPr>
        <w:spacing w:after="160" w:line="278" w:lineRule="auto"/>
      </w:pPr>
      <w:r w:rsidRPr="00E2017B">
        <w:t xml:space="preserve">The second moment relates to </w:t>
      </w:r>
      <w:r>
        <w:t>“v</w:t>
      </w:r>
      <w:r w:rsidRPr="00E2017B">
        <w:t>ariance</w:t>
      </w:r>
      <w:r>
        <w:t>” (s</w:t>
      </w:r>
      <w:r w:rsidRPr="00E2017B">
        <w:t>cale</w:t>
      </w:r>
      <w:r>
        <w:t>)</w:t>
      </w:r>
      <w:r w:rsidRPr="00E2017B">
        <w:t>. Even if the mean is correct, the model might be "overfitting" or "underfitting" the intensity of the relationships in the new data.</w:t>
      </w:r>
      <w:r>
        <w:t xml:space="preserve"> </w:t>
      </w:r>
      <w:r w:rsidRPr="00E2017B">
        <w:t xml:space="preserve">We introduce a </w:t>
      </w:r>
      <w:r>
        <w:t>“s</w:t>
      </w:r>
      <w:r w:rsidRPr="00EF177C">
        <w:t xml:space="preserve">caling </w:t>
      </w:r>
      <w:r>
        <w:t>f</w:t>
      </w:r>
      <w:r w:rsidRPr="00EF177C">
        <w:t>actor</w:t>
      </w:r>
      <w:r>
        <w:t>”</w:t>
      </w:r>
      <w:r w:rsidRPr="00EF177C">
        <w:t xml:space="preserve"> (</w:t>
      </w:r>
      <m:oMath>
        <m:r>
          <w:rPr>
            <w:rFonts w:ascii="Cambria Math" w:hAnsi="Cambria Math"/>
          </w:rPr>
          <m:t>γ</m:t>
        </m:r>
      </m:oMath>
      <w:r w:rsidRPr="00EF177C">
        <w:t>),</w:t>
      </w:r>
      <w:r w:rsidRPr="00E2017B">
        <w:t xml:space="preserve"> also called the Calibration Slope. </w:t>
      </w:r>
    </w:p>
    <w:p w14:paraId="5E2DA93F" w14:textId="77777777" w:rsidR="00306AAE" w:rsidRPr="00E2017B" w:rsidRDefault="00306AAE" w:rsidP="00306AAE">
      <w:pPr>
        <w:spacing w:after="160" w:line="278" w:lineRule="auto"/>
        <w:jc w:val="center"/>
      </w:pPr>
      <m:oMathPara>
        <m:oMath>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ext</m:t>
                  </m:r>
                  <m:r>
                    <w:rPr>
                      <w:rFonts w:ascii="Cambria Math" w:hAnsi="Cambria Math" w:cs="Arial"/>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cs="Arial"/>
            </w:rPr>
            <m:t>​</m:t>
          </m:r>
          <m:r>
            <w:rPr>
              <w:rFonts w:ascii="Cambria Math" w:hAnsi="Cambria Math"/>
            </w:rPr>
            <m:t>+γ</m:t>
          </m:r>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orig</m:t>
                  </m:r>
                </m:sub>
              </m:sSub>
              <m:r>
                <w:rPr>
                  <w:rFonts w:ascii="Cambria Math" w:hAnsi="Cambria Math" w:cs="Arial"/>
                </w:rPr>
                <m:t>​</m:t>
              </m:r>
            </m:e>
          </m:d>
        </m:oMath>
      </m:oMathPara>
    </w:p>
    <w:p w14:paraId="18C2C036" w14:textId="77777777" w:rsidR="00306AAE" w:rsidRPr="00EF177C" w:rsidRDefault="00306AAE" w:rsidP="00306AAE">
      <w:pPr>
        <w:numPr>
          <w:ilvl w:val="0"/>
          <w:numId w:val="16"/>
        </w:numPr>
        <w:spacing w:after="160" w:line="278" w:lineRule="auto"/>
      </w:pPr>
      <w:r w:rsidRPr="00EF177C">
        <w:t xml:space="preserve">If </w:t>
      </w:r>
      <m:oMath>
        <m:r>
          <w:rPr>
            <w:rFonts w:ascii="Cambria Math" w:hAnsi="Cambria Math"/>
          </w:rPr>
          <m:t>γ=1</m:t>
        </m:r>
      </m:oMath>
      <w:r w:rsidRPr="00EF177C">
        <w:t>: The second moment is “perfectly preserved”.</w:t>
      </w:r>
    </w:p>
    <w:p w14:paraId="0254A7CB" w14:textId="77777777" w:rsidR="00306AAE" w:rsidRPr="00EF177C" w:rsidRDefault="00306AAE" w:rsidP="00306AAE">
      <w:pPr>
        <w:numPr>
          <w:ilvl w:val="0"/>
          <w:numId w:val="16"/>
        </w:numPr>
        <w:spacing w:after="160" w:line="278" w:lineRule="auto"/>
      </w:pPr>
      <w:r w:rsidRPr="00EF177C">
        <w:t xml:space="preserve">If </w:t>
      </w:r>
      <m:oMath>
        <m:r>
          <w:rPr>
            <w:rFonts w:ascii="Cambria Math" w:hAnsi="Cambria Math"/>
          </w:rPr>
          <m:t>γ&lt;1</m:t>
        </m:r>
      </m:oMath>
      <w:r w:rsidRPr="00EF177C">
        <w:t>: The original model is "too optimistic" (extreme predictions). The spread of risk in the new data is narrower than in the development data.</w:t>
      </w:r>
    </w:p>
    <w:p w14:paraId="04B5D7DD" w14:textId="77777777" w:rsidR="00306AAE" w:rsidRPr="00E2017B" w:rsidRDefault="00306AAE" w:rsidP="00306AAE">
      <w:pPr>
        <w:numPr>
          <w:ilvl w:val="0"/>
          <w:numId w:val="16"/>
        </w:numPr>
        <w:spacing w:after="160" w:line="278" w:lineRule="auto"/>
      </w:pPr>
      <w:r w:rsidRPr="00EF177C">
        <w:lastRenderedPageBreak/>
        <w:t xml:space="preserve">If </w:t>
      </w:r>
      <m:oMath>
        <m:r>
          <w:rPr>
            <w:rFonts w:ascii="Cambria Math" w:hAnsi="Cambria Math"/>
          </w:rPr>
          <m:t>γ&gt;1</m:t>
        </m:r>
      </m:oMath>
      <w:r w:rsidRPr="00E2017B">
        <w:t>: The original model is "too cautious." The predictors have a stronger effect in the new population than they did originally.</w:t>
      </w:r>
    </w:p>
    <w:p w14:paraId="4F26E6D8" w14:textId="77777777" w:rsidR="00306AAE" w:rsidRPr="00E2017B" w:rsidRDefault="00306AAE" w:rsidP="00306AAE">
      <w:pPr>
        <w:spacing w:after="160" w:line="278" w:lineRule="auto"/>
        <w:rPr>
          <w:b/>
          <w:bCs/>
        </w:rPr>
      </w:pPr>
      <w:r w:rsidRPr="00E2017B">
        <w:rPr>
          <w:b/>
          <w:bCs/>
        </w:rPr>
        <w:t>Higher Moments: Non-linearity and Shape</w:t>
      </w:r>
    </w:p>
    <w:p w14:paraId="2272C7B9" w14:textId="77777777" w:rsidR="00306AAE" w:rsidRPr="00E2017B" w:rsidRDefault="00306AAE" w:rsidP="00306AAE">
      <w:pPr>
        <w:spacing w:after="160" w:line="278" w:lineRule="auto"/>
      </w:pPr>
      <w:r w:rsidRPr="00E2017B">
        <w:t xml:space="preserve">Higher moments (3rd/4th) involve </w:t>
      </w:r>
      <w:r>
        <w:t>“s</w:t>
      </w:r>
      <w:r w:rsidRPr="00E2017B">
        <w:t>kewness</w:t>
      </w:r>
      <w:r>
        <w:t>”</w:t>
      </w:r>
      <w:r w:rsidRPr="00E2017B">
        <w:t xml:space="preserve"> and </w:t>
      </w:r>
      <w:r>
        <w:t>“</w:t>
      </w:r>
      <w:r w:rsidRPr="00EF177C">
        <w:t>tailedness</w:t>
      </w:r>
      <w:r>
        <w:t>” (k</w:t>
      </w:r>
      <w:r w:rsidRPr="00E2017B">
        <w:t>urtosis</w:t>
      </w:r>
      <w:r>
        <w:t>)</w:t>
      </w:r>
      <w:r w:rsidRPr="00E2017B">
        <w:t xml:space="preserve">. In regression, this manifests as changes in the </w:t>
      </w:r>
      <w:r>
        <w:t>“f</w:t>
      </w:r>
      <w:r w:rsidRPr="00E2017B">
        <w:t xml:space="preserve">unctional </w:t>
      </w:r>
      <w:r>
        <w:t>f</w:t>
      </w:r>
      <w:r w:rsidRPr="00E2017B">
        <w:t>orm</w:t>
      </w:r>
      <w:r>
        <w:t>”</w:t>
      </w:r>
      <w:r w:rsidRPr="00E2017B">
        <w:t>.</w:t>
      </w:r>
    </w:p>
    <w:p w14:paraId="2864D7E7" w14:textId="77777777" w:rsidR="00306AAE" w:rsidRPr="00E2017B" w:rsidRDefault="00306AAE" w:rsidP="00306AAE">
      <w:pPr>
        <w:spacing w:after="160" w:line="278" w:lineRule="auto"/>
      </w:pPr>
      <w:r w:rsidRPr="00E2017B">
        <w:t xml:space="preserve">If the first two moments are fixed but the model still performs poorly, the "shape" of the relationship has changed. This requires re-estimating non-linear terms (like </w:t>
      </w:r>
      <w:r>
        <w:t>our</w:t>
      </w:r>
      <w:r w:rsidRPr="00E2017B">
        <w:t xml:space="preserve"> rcs splines) or interaction effects specifically for the new data. </w:t>
      </w:r>
    </w:p>
    <w:p w14:paraId="3FBB8EA3" w14:textId="77777777" w:rsidR="00306AAE" w:rsidRPr="00E2017B" w:rsidRDefault="00306AAE" w:rsidP="00306AAE">
      <w:pPr>
        <w:spacing w:after="160" w:line="278" w:lineRule="auto"/>
        <w:jc w:val="center"/>
      </w:pPr>
      <m:oMathPara>
        <m:oMath>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ext</m:t>
                  </m:r>
                </m:sub>
              </m:sSub>
              <m:r>
                <w:rPr>
                  <w:rFonts w:ascii="Cambria Math" w:hAnsi="Cambria Math" w:cs="Arial"/>
                </w:rPr>
                <m: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cs="Arial"/>
            </w:rPr>
            <m:t>​</m:t>
          </m:r>
          <m:r>
            <w:rPr>
              <w:rFonts w:ascii="Cambria Math" w:hAnsi="Cambria Math"/>
            </w:rPr>
            <m:t>+γ</m:t>
          </m:r>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orig</m:t>
                  </m:r>
                  <m:r>
                    <w:rPr>
                      <w:rFonts w:ascii="Cambria Math" w:hAnsi="Cambria Math" w:cs="Arial"/>
                    </w:rPr>
                    <m:t>​</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ext</m:t>
                  </m:r>
                </m:sub>
              </m:sSub>
              <m:r>
                <w:rPr>
                  <w:rFonts w:ascii="Cambria Math" w:hAnsi="Cambria Math" w:cs="Arial"/>
                </w:rPr>
                <m:t>​</m:t>
              </m:r>
            </m:e>
          </m:d>
        </m:oMath>
      </m:oMathPara>
    </w:p>
    <w:p w14:paraId="195BD544" w14:textId="77777777" w:rsidR="00306AAE" w:rsidRPr="00E2017B" w:rsidRDefault="00306AAE" w:rsidP="00306AAE">
      <w:pPr>
        <w:spacing w:after="160" w:line="278" w:lineRule="auto"/>
      </w:pPr>
      <w:r w:rsidRPr="00E2017B">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ext</m:t>
                </m:r>
              </m:sub>
            </m:sSub>
            <m:r>
              <w:rPr>
                <w:rFonts w:ascii="Cambria Math" w:hAnsi="Cambria Math" w:cs="Arial"/>
              </w:rPr>
              <m:t>​</m:t>
            </m:r>
          </m:e>
        </m:d>
      </m:oMath>
      <w:r w:rsidRPr="00E2017B">
        <w:t xml:space="preserve"> captures the "warping" of the risk surface</w:t>
      </w:r>
      <w:r>
        <w:t>, something</w:t>
      </w:r>
      <w:r w:rsidRPr="00E2017B">
        <w:t xml:space="preserve"> that a simple intercept/slope shift cannot fix.</w:t>
      </w:r>
    </w:p>
    <w:p w14:paraId="73114134" w14:textId="77777777" w:rsidR="00306AAE" w:rsidRPr="007445BB" w:rsidRDefault="00306AAE" w:rsidP="00306AAE">
      <w:pPr>
        <w:pStyle w:val="Heading3"/>
        <w:rPr>
          <w:sz w:val="24"/>
          <w:szCs w:val="24"/>
        </w:rPr>
      </w:pPr>
      <w:r w:rsidRPr="007445BB">
        <w:rPr>
          <w:sz w:val="24"/>
          <w:szCs w:val="24"/>
        </w:rPr>
        <w:t>The Score Test for Higher Moments</w:t>
      </w:r>
    </w:p>
    <w:p w14:paraId="77FF6E3C" w14:textId="77777777" w:rsidR="00306AAE" w:rsidRPr="00E2017B" w:rsidRDefault="00306AAE" w:rsidP="00306AAE">
      <w:pPr>
        <w:spacing w:after="160" w:line="278" w:lineRule="auto"/>
      </w:pPr>
      <w:r w:rsidRPr="00E2017B">
        <w:t xml:space="preserve">Before </w:t>
      </w:r>
      <w:r>
        <w:t>we</w:t>
      </w:r>
      <w:r w:rsidRPr="00E2017B">
        <w:t xml:space="preserve"> decide to "fix" the slope (2nd moment), </w:t>
      </w:r>
      <w:r>
        <w:t>we</w:t>
      </w:r>
      <w:r w:rsidRPr="00E2017B">
        <w:t xml:space="preserve"> should check if the deviation from </w:t>
      </w:r>
      <m:oMath>
        <m:r>
          <w:rPr>
            <w:rFonts w:ascii="Cambria Math" w:hAnsi="Cambria Math"/>
          </w:rPr>
          <m:t>γ=1</m:t>
        </m:r>
      </m:oMath>
      <w:r w:rsidRPr="00E2017B">
        <w:t xml:space="preserve"> is statistically significant. If it isn't, adjusting it might actually introduce noise (</w:t>
      </w:r>
      <w:r>
        <w:t>“</w:t>
      </w:r>
      <w:r w:rsidRPr="00E2017B">
        <w:t>overfitting</w:t>
      </w:r>
      <w:r>
        <w:t>”</w:t>
      </w:r>
      <w:r w:rsidRPr="00E2017B">
        <w:t xml:space="preserve"> the external set).</w:t>
      </w:r>
    </w:p>
    <w:p w14:paraId="1D34E7DD" w14:textId="77777777" w:rsidR="00306AAE" w:rsidRPr="00E2017B" w:rsidRDefault="00306AAE" w:rsidP="00306AAE">
      <w:pPr>
        <w:spacing w:after="160" w:line="278" w:lineRule="auto"/>
        <w:rPr>
          <w:b/>
          <w:bCs/>
        </w:rPr>
      </w:pPr>
      <w:r w:rsidRPr="00E2017B">
        <w:rPr>
          <w:b/>
          <w:bCs/>
        </w:rPr>
        <w:t>The Hypothesis</w:t>
      </w:r>
    </w:p>
    <w:p w14:paraId="11AFCAB3" w14:textId="77777777" w:rsidR="00306AAE" w:rsidRPr="00E2017B" w:rsidRDefault="00000000" w:rsidP="00306AAE">
      <w:pPr>
        <w:numPr>
          <w:ilvl w:val="0"/>
          <w:numId w:val="17"/>
        </w:numPr>
        <w:spacing w:after="160" w:line="278" w:lineRule="auto"/>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0</m:t>
            </m:r>
          </m:sub>
        </m:sSub>
        <m:r>
          <m:rPr>
            <m:sty m:val="bi"/>
          </m:rPr>
          <w:rPr>
            <w:rFonts w:ascii="Cambria Math" w:hAnsi="Cambria Math" w:cs="Arial"/>
          </w:rPr>
          <m:t>​</m:t>
        </m:r>
        <m:r>
          <w:rPr>
            <w:rFonts w:ascii="Cambria Math" w:hAnsi="Cambria Math"/>
          </w:rPr>
          <m:t>: γ=1</m:t>
        </m:r>
      </m:oMath>
      <w:r w:rsidR="00306AAE" w:rsidRPr="00E2017B">
        <w:t xml:space="preserve"> (The original model's "spread" is valid).</w:t>
      </w:r>
    </w:p>
    <w:p w14:paraId="1FFFFE76" w14:textId="77777777" w:rsidR="00306AAE" w:rsidRDefault="00000000" w:rsidP="00306AAE">
      <w:pPr>
        <w:numPr>
          <w:ilvl w:val="0"/>
          <w:numId w:val="17"/>
        </w:numPr>
        <w:spacing w:after="160" w:line="278" w:lineRule="auto"/>
      </w:p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r>
              <m:rPr>
                <m:sty m:val="bi"/>
              </m:rPr>
              <w:rPr>
                <w:rFonts w:ascii="Cambria Math" w:hAnsi="Cambria Math" w:cs="Arial"/>
              </w:rPr>
              <m:t>​</m:t>
            </m:r>
          </m:sub>
        </m:sSub>
        <m:r>
          <w:rPr>
            <w:rFonts w:ascii="Cambria Math" w:hAnsi="Cambria Math"/>
          </w:rPr>
          <m:t>: γ≠1</m:t>
        </m:r>
      </m:oMath>
      <w:r w:rsidR="00306AAE" w:rsidRPr="00E2017B">
        <w:t xml:space="preserve"> (The model needs a 2nd moment adjustment).</w:t>
      </w:r>
    </w:p>
    <w:p w14:paraId="3AD1A8A5" w14:textId="77777777" w:rsidR="00306AAE" w:rsidRPr="00E2017B" w:rsidRDefault="00306AAE" w:rsidP="00306AAE">
      <w:pPr>
        <w:spacing w:after="160" w:line="278" w:lineRule="auto"/>
        <w:rPr>
          <w:b/>
          <w:bCs/>
        </w:rPr>
      </w:pPr>
      <w:r w:rsidRPr="00E2017B">
        <w:rPr>
          <w:b/>
          <w:bCs/>
        </w:rPr>
        <w:t>The Decision Framework (The Math)</w:t>
      </w:r>
    </w:p>
    <w:p w14:paraId="183F8920" w14:textId="77777777" w:rsidR="00306AAE" w:rsidRPr="00E2017B" w:rsidRDefault="00306AAE" w:rsidP="00306AAE">
      <w:pPr>
        <w:spacing w:after="160" w:line="278" w:lineRule="auto"/>
      </w:pPr>
      <w:r w:rsidRPr="00E2017B">
        <w:t>We compare three nested models using the log-likelihood ($\ell$):</w:t>
      </w:r>
    </w:p>
    <w:p w14:paraId="587C5987" w14:textId="77777777" w:rsidR="00306AAE" w:rsidRDefault="00306AAE" w:rsidP="00306AAE">
      <w:pPr>
        <w:numPr>
          <w:ilvl w:val="0"/>
          <w:numId w:val="18"/>
        </w:numPr>
        <w:spacing w:after="160" w:line="278" w:lineRule="auto"/>
      </w:pPr>
      <w:r w:rsidRPr="00E2017B">
        <w:rPr>
          <w:b/>
          <w:bCs/>
        </w:rPr>
        <w:t>Model 0 (Original):</w:t>
      </w:r>
      <w:r w:rsidRPr="00E2017B">
        <w:t xml:space="preserve"> No parameters estimated. </w:t>
      </w:r>
    </w:p>
    <w:p w14:paraId="35838622" w14:textId="77777777" w:rsidR="00306AAE" w:rsidRPr="00E2017B" w:rsidRDefault="00306AAE" w:rsidP="00306AAE">
      <w:pPr>
        <w:spacing w:after="160" w:line="278" w:lineRule="auto"/>
        <w:ind w:left="720"/>
        <w:jc w:val="center"/>
      </w:pPr>
      <m:oMathPara>
        <m:oMath>
          <m:r>
            <m:rPr>
              <m:sty m:val="p"/>
            </m:rP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 1⋅ L</m:t>
          </m:r>
          <m:sSub>
            <m:sSubPr>
              <m:ctrlPr>
                <w:rPr>
                  <w:rFonts w:ascii="Cambria Math" w:hAnsi="Cambria Math"/>
                  <w:i/>
                </w:rPr>
              </m:ctrlPr>
            </m:sSubPr>
            <m:e>
              <m:r>
                <w:rPr>
                  <w:rFonts w:ascii="Cambria Math" w:hAnsi="Cambria Math"/>
                </w:rPr>
                <m:t>P</m:t>
              </m:r>
            </m:e>
            <m:sub>
              <m:r>
                <w:rPr>
                  <w:rFonts w:ascii="Cambria Math" w:hAnsi="Cambria Math"/>
                </w:rPr>
                <m:t>orig</m:t>
              </m:r>
            </m:sub>
          </m:sSub>
          <m:r>
            <w:rPr>
              <w:rFonts w:ascii="Cambria Math" w:hAnsi="Cambria Math"/>
            </w:rPr>
            <m:t>.</m:t>
          </m:r>
        </m:oMath>
      </m:oMathPara>
    </w:p>
    <w:p w14:paraId="11BD8405" w14:textId="77777777" w:rsidR="00306AAE" w:rsidRDefault="00306AAE" w:rsidP="00306AAE">
      <w:pPr>
        <w:numPr>
          <w:ilvl w:val="0"/>
          <w:numId w:val="18"/>
        </w:numPr>
        <w:spacing w:after="160" w:line="278" w:lineRule="auto"/>
      </w:pPr>
      <w:r w:rsidRPr="00E2017B">
        <w:rPr>
          <w:b/>
          <w:bCs/>
        </w:rPr>
        <w:t>Model 1 (1st Moment):</w:t>
      </w:r>
      <w:r w:rsidRPr="00E2017B">
        <w:t xml:space="preserve"> Only intercept </w:t>
      </w:r>
      <w:bookmarkStart w:id="29" w:name="_Hlk220392267"/>
      <m:oMath>
        <m:r>
          <w:rPr>
            <w:rFonts w:ascii="Cambria Math" w:hAnsi="Cambria Math"/>
          </w:rPr>
          <m:t>α</m:t>
        </m:r>
      </m:oMath>
      <w:r>
        <w:t xml:space="preserve"> </w:t>
      </w:r>
      <w:bookmarkEnd w:id="29"/>
      <w:r w:rsidRPr="00E2017B">
        <w:t xml:space="preserve">is estimated. </w:t>
      </w:r>
    </w:p>
    <w:p w14:paraId="2E7E7A1A" w14:textId="77777777" w:rsidR="00306AAE" w:rsidRPr="00E2017B" w:rsidRDefault="00306AAE" w:rsidP="00306AAE">
      <w:pPr>
        <w:spacing w:after="160" w:line="278" w:lineRule="auto"/>
        <w:ind w:left="720"/>
        <w:jc w:val="center"/>
      </w:pPr>
      <m:oMathPara>
        <m:oMath>
          <m:r>
            <m:rPr>
              <m:sty m:val="p"/>
            </m:rP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 α</m:t>
          </m:r>
          <m:r>
            <m:rPr>
              <m:sty m:val="p"/>
            </m:rPr>
            <w:rPr>
              <w:rFonts w:ascii="Cambria Math" w:hAnsi="Cambria Math"/>
            </w:rPr>
            <m:t xml:space="preserve"> </m:t>
          </m:r>
          <m:r>
            <w:rPr>
              <w:rFonts w:ascii="Cambria Math" w:hAnsi="Cambria Math"/>
            </w:rPr>
            <m:t xml:space="preserve"> + 1⋅ L</m:t>
          </m:r>
          <m:sSub>
            <m:sSubPr>
              <m:ctrlPr>
                <w:rPr>
                  <w:rFonts w:ascii="Cambria Math" w:hAnsi="Cambria Math"/>
                  <w:i/>
                </w:rPr>
              </m:ctrlPr>
            </m:sSubPr>
            <m:e>
              <m:r>
                <w:rPr>
                  <w:rFonts w:ascii="Cambria Math" w:hAnsi="Cambria Math"/>
                </w:rPr>
                <m:t>P</m:t>
              </m:r>
            </m:e>
            <m:sub>
              <m:r>
                <w:rPr>
                  <w:rFonts w:ascii="Cambria Math" w:hAnsi="Cambria Math"/>
                </w:rPr>
                <m:t>orig</m:t>
              </m:r>
            </m:sub>
          </m:sSub>
          <m:r>
            <w:rPr>
              <w:rFonts w:ascii="Cambria Math" w:hAnsi="Cambria Math"/>
            </w:rPr>
            <m:t>.</m:t>
          </m:r>
        </m:oMath>
      </m:oMathPara>
    </w:p>
    <w:p w14:paraId="451EF975" w14:textId="77777777" w:rsidR="00306AAE" w:rsidRDefault="00306AAE" w:rsidP="00306AAE">
      <w:pPr>
        <w:numPr>
          <w:ilvl w:val="0"/>
          <w:numId w:val="18"/>
        </w:numPr>
        <w:spacing w:after="160" w:line="278" w:lineRule="auto"/>
      </w:pPr>
      <w:r w:rsidRPr="00E2017B">
        <w:rPr>
          <w:b/>
          <w:bCs/>
        </w:rPr>
        <w:t>Model 2 (2nd Moment):</w:t>
      </w:r>
      <w:r w:rsidRPr="00E2017B">
        <w:t xml:space="preserve"> Intercept </w:t>
      </w:r>
      <m:oMath>
        <m:r>
          <w:rPr>
            <w:rFonts w:ascii="Cambria Math" w:hAnsi="Cambria Math"/>
          </w:rPr>
          <m:t>α</m:t>
        </m:r>
      </m:oMath>
      <w:r>
        <w:t xml:space="preserve"> </w:t>
      </w:r>
      <w:r w:rsidRPr="00E2017B">
        <w:t xml:space="preserve">and slope </w:t>
      </w:r>
      <m:oMath>
        <m:r>
          <w:rPr>
            <w:rFonts w:ascii="Cambria Math" w:hAnsi="Cambria Math"/>
          </w:rPr>
          <m:t>γ</m:t>
        </m:r>
      </m:oMath>
      <w:r w:rsidRPr="00E2017B">
        <w:t xml:space="preserve"> are estimated. </w:t>
      </w:r>
    </w:p>
    <w:p w14:paraId="5054D851" w14:textId="77777777" w:rsidR="00306AAE" w:rsidRPr="00202E37" w:rsidRDefault="00306AAE" w:rsidP="00306AAE">
      <w:pPr>
        <w:spacing w:after="160" w:line="278" w:lineRule="auto"/>
      </w:pPr>
      <m:oMathPara>
        <m:oMath>
          <m:r>
            <m:rPr>
              <m:sty m:val="p"/>
            </m:rPr>
            <w:rPr>
              <w:rFonts w:ascii="Cambria Math" w:hAnsi="Cambria Math"/>
            </w:rPr>
            <m:t>logit</m:t>
          </m:r>
          <m:d>
            <m:dPr>
              <m:ctrlPr>
                <w:rPr>
                  <w:rFonts w:ascii="Cambria Math" w:hAnsi="Cambria Math"/>
                  <w:i/>
                </w:rPr>
              </m:ctrlPr>
            </m:dPr>
            <m:e>
              <m:r>
                <w:rPr>
                  <w:rFonts w:ascii="Cambria Math" w:hAnsi="Cambria Math"/>
                </w:rPr>
                <m:t>p</m:t>
              </m:r>
              <m:r>
                <w:rPr>
                  <w:rFonts w:ascii="Cambria Math" w:hAnsi="Cambria Math" w:cs="Arial"/>
                </w:rPr>
                <m:t>​</m:t>
              </m:r>
            </m:e>
          </m:d>
          <m:r>
            <w:rPr>
              <w:rFonts w:ascii="Cambria Math" w:hAnsi="Cambria Math"/>
            </w:rPr>
            <m:t>= α</m:t>
          </m:r>
          <m:r>
            <w:rPr>
              <w:rFonts w:ascii="Cambria Math" w:hAnsi="Cambria Math" w:cs="Arial"/>
            </w:rPr>
            <m:t>​</m:t>
          </m:r>
          <m:r>
            <w:rPr>
              <w:rFonts w:ascii="Cambria Math" w:hAnsi="Cambria Math"/>
            </w:rPr>
            <m:t>+γ⋅L</m:t>
          </m:r>
          <m:sSub>
            <m:sSubPr>
              <m:ctrlPr>
                <w:rPr>
                  <w:rFonts w:ascii="Cambria Math" w:hAnsi="Cambria Math"/>
                  <w:i/>
                </w:rPr>
              </m:ctrlPr>
            </m:sSubPr>
            <m:e>
              <m:r>
                <w:rPr>
                  <w:rFonts w:ascii="Cambria Math" w:hAnsi="Cambria Math"/>
                </w:rPr>
                <m:t>P</m:t>
              </m:r>
            </m:e>
            <m:sub>
              <m:r>
                <w:rPr>
                  <w:rFonts w:ascii="Cambria Math" w:hAnsi="Cambria Math"/>
                </w:rPr>
                <m:t>orig</m:t>
              </m:r>
              <m:r>
                <w:rPr>
                  <w:rFonts w:ascii="Cambria Math" w:hAnsi="Cambria Math" w:cs="Arial"/>
                </w:rPr>
                <m:t>​</m:t>
              </m:r>
            </m:sub>
          </m:sSub>
        </m:oMath>
      </m:oMathPara>
    </w:p>
    <w:p w14:paraId="61FB7AF5" w14:textId="77777777" w:rsidR="00306AAE" w:rsidRPr="00202E37" w:rsidRDefault="00306AAE" w:rsidP="00306AAE">
      <w:pPr>
        <w:spacing w:after="160" w:line="278" w:lineRule="auto"/>
        <w:rPr>
          <w:b/>
          <w:bCs/>
        </w:rPr>
      </w:pPr>
      <w:r w:rsidRPr="00E2017B">
        <w:rPr>
          <w:b/>
          <w:bCs/>
        </w:rPr>
        <w:t>Testing for the 1st Moment (Calibration-in-the-large)</w:t>
      </w:r>
    </w:p>
    <w:p w14:paraId="07A8F98D" w14:textId="77777777" w:rsidR="00306AAE" w:rsidRDefault="00306AAE" w:rsidP="00306AAE">
      <w:pPr>
        <w:spacing w:after="160" w:line="278" w:lineRule="auto"/>
      </w:pPr>
      <w:r w:rsidRPr="00E2017B">
        <w:t xml:space="preserve">The test statistic is </w:t>
      </w:r>
    </w:p>
    <w:p w14:paraId="787A42F4" w14:textId="701409ED" w:rsidR="00306AAE" w:rsidRDefault="00000000" w:rsidP="00306AAE">
      <w:pPr>
        <w:spacing w:after="160" w:line="278" w:lineRule="auto"/>
        <w:jc w:val="center"/>
      </w:pP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xml:space="preserve"> = 2</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e>
        </m:d>
      </m:oMath>
      <w:r w:rsidR="00306AAE" w:rsidRPr="00E2017B">
        <w:t>.</w:t>
      </w:r>
    </w:p>
    <w:p w14:paraId="05677558" w14:textId="77777777" w:rsidR="00306AAE" w:rsidRPr="00E2017B" w:rsidRDefault="00306AAE" w:rsidP="00306AAE">
      <w:pPr>
        <w:spacing w:after="160" w:line="278" w:lineRule="auto"/>
      </w:pPr>
      <w:r w:rsidRPr="00E2017B">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2017B">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χ</m:t>
            </m:r>
          </m:e>
          <m:sub>
            <m:r>
              <w:rPr>
                <w:rFonts w:ascii="Cambria Math" w:hAnsi="Cambria Math"/>
              </w:rPr>
              <m:t>1</m:t>
            </m:r>
          </m:sub>
          <m:sup>
            <m:r>
              <w:rPr>
                <w:rFonts w:ascii="Cambria Math" w:hAnsi="Cambria Math"/>
              </w:rPr>
              <m:t>2</m:t>
            </m:r>
          </m:sup>
        </m:sSubSup>
      </m:oMath>
      <w:r w:rsidRPr="00E2017B">
        <w:t>.</w:t>
      </w:r>
    </w:p>
    <w:p w14:paraId="33D951D9" w14:textId="54BA77BC" w:rsidR="00306AAE" w:rsidRPr="00C76157" w:rsidRDefault="00306AAE" w:rsidP="00C76157">
      <w:pPr>
        <w:spacing w:after="160" w:line="278" w:lineRule="auto"/>
      </w:pPr>
      <w:r w:rsidRPr="00E2017B">
        <w:t xml:space="preserve">If </w:t>
      </w:r>
      <m:oMath>
        <m:r>
          <w:rPr>
            <w:rFonts w:ascii="Cambria Math" w:hAnsi="Cambria Math"/>
          </w:rPr>
          <m:t>p &lt; 0.05</m:t>
        </m:r>
      </m:oMath>
      <w:r w:rsidRPr="00E2017B">
        <w:t xml:space="preserve">, the original intercept is significantly "off," and </w:t>
      </w:r>
      <w:r>
        <w:t>we</w:t>
      </w:r>
      <w:r w:rsidRPr="00E2017B">
        <w:t xml:space="preserve"> </w:t>
      </w:r>
      <w:r>
        <w:rPr>
          <w:b/>
          <w:bCs/>
        </w:rPr>
        <w:t>must</w:t>
      </w:r>
      <w:r w:rsidRPr="00E2017B">
        <w:t xml:space="preserve"> apply </w:t>
      </w:r>
      <w:r>
        <w:t>our</w:t>
      </w:r>
      <w:r w:rsidRPr="00E2017B">
        <w:t xml:space="preserve"> "Red/Orange </w:t>
      </w:r>
      <w:r>
        <w:t>S</w:t>
      </w:r>
      <w:r w:rsidRPr="00E2017B">
        <w:t>hift</w:t>
      </w:r>
      <w:r>
        <w:t>”</w:t>
      </w:r>
      <w:r w:rsidRPr="00E2017B">
        <w:t>.</w:t>
      </w:r>
    </w:p>
    <w:p w14:paraId="3325C7C7" w14:textId="77777777" w:rsidR="00306AAE" w:rsidRPr="00E2017B" w:rsidRDefault="00306AAE" w:rsidP="00306AAE">
      <w:pPr>
        <w:spacing w:after="160" w:line="278" w:lineRule="auto"/>
        <w:rPr>
          <w:b/>
          <w:bCs/>
        </w:rPr>
      </w:pPr>
      <w:r w:rsidRPr="00E2017B">
        <w:rPr>
          <w:b/>
          <w:bCs/>
        </w:rPr>
        <w:t>Testing for the 2nd Moment (Calibration Slope)</w:t>
      </w:r>
    </w:p>
    <w:p w14:paraId="4B6DDDE1" w14:textId="77777777" w:rsidR="00306AAE" w:rsidRDefault="00306AAE" w:rsidP="00306AAE">
      <w:pPr>
        <w:spacing w:after="160" w:line="278" w:lineRule="auto"/>
      </w:pPr>
      <w:r w:rsidRPr="00E2017B">
        <w:t xml:space="preserve">The test statistic is </w:t>
      </w:r>
    </w:p>
    <w:p w14:paraId="50E5F09B" w14:textId="5CCD8D81" w:rsidR="00306AAE" w:rsidRDefault="00000000" w:rsidP="00306AAE">
      <w:pPr>
        <w:spacing w:after="160" w:line="278"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 2(</m:t>
          </m:r>
          <m:sSub>
            <m:sSubPr>
              <m:ctrlPr>
                <w:rPr>
                  <w:rFonts w:ascii="Cambria Math" w:hAnsi="Cambria Math"/>
                  <w:i/>
                </w:rPr>
              </m:ctrlPr>
            </m:sSubPr>
            <m:e>
              <m:r>
                <m:rPr>
                  <m:scr m:val="script"/>
                </m:rPr>
                <w:rPr>
                  <w:rFonts w:ascii="Cambria Math" w:hAnsi="Cambria Math"/>
                </w:rPr>
                <m:t>l</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l</m:t>
              </m:r>
            </m:e>
            <m:sub>
              <m:r>
                <w:rPr>
                  <w:rFonts w:ascii="Cambria Math" w:hAnsi="Cambria Math"/>
                </w:rPr>
                <m:t>1</m:t>
              </m:r>
            </m:sub>
          </m:sSub>
          <m:r>
            <w:rPr>
              <w:rFonts w:ascii="Cambria Math" w:hAnsi="Cambria Math"/>
            </w:rPr>
            <m:t>).</m:t>
          </m:r>
        </m:oMath>
      </m:oMathPara>
    </w:p>
    <w:p w14:paraId="204C4B6B" w14:textId="77777777" w:rsidR="00306AAE" w:rsidRPr="00E2017B" w:rsidRDefault="00306AAE" w:rsidP="00306AAE">
      <w:pPr>
        <w:spacing w:after="160" w:line="278" w:lineRule="auto"/>
      </w:pPr>
      <w:r w:rsidRPr="00E2017B">
        <w:t xml:space="preserve">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2017B">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χ</m:t>
            </m:r>
          </m:e>
          <m:sub>
            <m:r>
              <w:rPr>
                <w:rFonts w:ascii="Cambria Math" w:hAnsi="Cambria Math"/>
              </w:rPr>
              <m:t>1</m:t>
            </m:r>
          </m:sub>
          <m:sup>
            <m:r>
              <w:rPr>
                <w:rFonts w:ascii="Cambria Math" w:hAnsi="Cambria Math"/>
              </w:rPr>
              <m:t>2</m:t>
            </m:r>
          </m:sup>
        </m:sSubSup>
      </m:oMath>
      <w:r w:rsidRPr="00E2017B">
        <w:t>.</w:t>
      </w:r>
    </w:p>
    <w:p w14:paraId="29F60AEF" w14:textId="77777777" w:rsidR="00306AAE" w:rsidRPr="00E2017B" w:rsidRDefault="00306AAE" w:rsidP="00306AAE">
      <w:pPr>
        <w:spacing w:after="160" w:line="278" w:lineRule="auto"/>
      </w:pPr>
      <w:r w:rsidRPr="00E2017B">
        <w:t xml:space="preserve">If </w:t>
      </w:r>
      <m:oMath>
        <m:r>
          <w:rPr>
            <w:rFonts w:ascii="Cambria Math" w:hAnsi="Cambria Math"/>
          </w:rPr>
          <m:t>p &lt; 0.05</m:t>
        </m:r>
      </m:oMath>
      <w:r w:rsidRPr="00E2017B">
        <w:t xml:space="preserve">, the relationship between the predictors and the outcome has a different "intensity" in the new population, and </w:t>
      </w:r>
      <w:r>
        <w:t>we</w:t>
      </w:r>
      <w:r w:rsidRPr="00E2017B">
        <w:t xml:space="preserve"> should apply the slope </w:t>
      </w:r>
      <m:oMath>
        <m:r>
          <w:rPr>
            <w:rFonts w:ascii="Cambria Math" w:hAnsi="Cambria Math"/>
          </w:rPr>
          <m:t>γ</m:t>
        </m:r>
      </m:oMath>
      <w:r w:rsidRPr="00E2017B">
        <w:t>.</w:t>
      </w:r>
    </w:p>
    <w:p w14:paraId="5F0E3C1A" w14:textId="77777777" w:rsidR="00306AAE" w:rsidRPr="007445BB" w:rsidRDefault="00306AAE" w:rsidP="00306AAE">
      <w:pPr>
        <w:spacing w:after="160" w:line="278" w:lineRule="auto"/>
        <w:rPr>
          <w:rFonts w:eastAsiaTheme="majorEastAsia" w:cstheme="majorBidi"/>
          <w:color w:val="0F4761" w:themeColor="accent1" w:themeShade="BF"/>
        </w:rPr>
      </w:pPr>
      <w:r w:rsidRPr="007445BB">
        <w:rPr>
          <w:rFonts w:eastAsiaTheme="majorEastAsia" w:cstheme="majorBidi"/>
          <w:color w:val="0F4761" w:themeColor="accent1" w:themeShade="BF"/>
        </w:rPr>
        <w:t>Comparison Across Models (Linear vs. Logit vs. Cox)</w:t>
      </w:r>
    </w:p>
    <w:p w14:paraId="4024A403" w14:textId="77777777" w:rsidR="00306AAE" w:rsidRPr="00E2017B" w:rsidRDefault="00306AAE" w:rsidP="00306AAE">
      <w:pPr>
        <w:spacing w:after="160" w:line="278" w:lineRule="auto"/>
      </w:pPr>
      <w:r w:rsidRPr="00E2017B">
        <w:t>While the logic of "checking moments" is universal, the implementation of the "Score Test" varies by model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888"/>
        <w:gridCol w:w="2049"/>
        <w:gridCol w:w="4235"/>
      </w:tblGrid>
      <w:tr w:rsidR="00306AAE" w:rsidRPr="00E2017B" w14:paraId="1DEAC2B7" w14:textId="77777777" w:rsidTr="0031534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4D683" w14:textId="77777777" w:rsidR="00306AAE" w:rsidRPr="00E2017B" w:rsidRDefault="00306AAE" w:rsidP="00315346">
            <w:pPr>
              <w:spacing w:after="160" w:line="278" w:lineRule="auto"/>
            </w:pPr>
            <w:r w:rsidRPr="00E2017B">
              <w:rPr>
                <w:b/>
                <w:bCs/>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64E1C" w14:textId="77777777" w:rsidR="00306AAE" w:rsidRPr="00E2017B" w:rsidRDefault="00306AAE" w:rsidP="00315346">
            <w:pPr>
              <w:spacing w:after="160" w:line="278" w:lineRule="auto"/>
            </w:pPr>
            <w:r w:rsidRPr="00E2017B">
              <w:rPr>
                <w:b/>
                <w:bCs/>
              </w:rPr>
              <w:t>1st Moment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F5EF1" w14:textId="77777777" w:rsidR="00306AAE" w:rsidRPr="00E2017B" w:rsidRDefault="00306AAE" w:rsidP="00315346">
            <w:pPr>
              <w:spacing w:after="160" w:line="278" w:lineRule="auto"/>
            </w:pPr>
            <w:r w:rsidRPr="00E2017B">
              <w:rPr>
                <w:b/>
                <w:bCs/>
              </w:rPr>
              <w:t>2nd Moment Test (Slope)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A0411" w14:textId="77777777" w:rsidR="00306AAE" w:rsidRPr="00E2017B" w:rsidRDefault="00306AAE" w:rsidP="00315346">
            <w:pPr>
              <w:spacing w:after="160" w:line="278" w:lineRule="auto"/>
            </w:pPr>
            <w:r w:rsidRPr="00E2017B">
              <w:rPr>
                <w:b/>
                <w:bCs/>
              </w:rPr>
              <w:t>Higher Moment Check</w:t>
            </w:r>
          </w:p>
        </w:tc>
      </w:tr>
      <w:tr w:rsidR="00306AAE" w:rsidRPr="00E2017B" w14:paraId="466252AD" w14:textId="77777777" w:rsidTr="00315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CA558" w14:textId="77777777" w:rsidR="00306AAE" w:rsidRPr="00E2017B" w:rsidRDefault="00306AAE" w:rsidP="00315346">
            <w:pPr>
              <w:spacing w:after="160" w:line="278" w:lineRule="auto"/>
            </w:pPr>
            <w:r w:rsidRPr="00E2017B">
              <w:rPr>
                <w:b/>
                <w:bCs/>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00A04" w14:textId="77777777" w:rsidR="00306AAE" w:rsidRPr="00E2017B" w:rsidRDefault="00306AAE" w:rsidP="00315346">
            <w:pPr>
              <w:spacing w:after="160" w:line="278" w:lineRule="auto"/>
            </w:pPr>
            <w:r w:rsidRPr="00202E37">
              <w:rPr>
                <w:i/>
                <w:iCs/>
              </w:rPr>
              <w:t>T</w:t>
            </w:r>
            <w:r w:rsidRPr="00E2017B">
              <w:t>-test on mean residual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D2E9E" w14:textId="77777777" w:rsidR="00306AAE" w:rsidRPr="00E2017B" w:rsidRDefault="00306AAE" w:rsidP="00315346">
            <w:pPr>
              <w:spacing w:after="160" w:line="278" w:lineRule="auto"/>
            </w:pPr>
            <w:r w:rsidRPr="00202E37">
              <w:rPr>
                <w:i/>
                <w:iCs/>
              </w:rPr>
              <w:t>F</w:t>
            </w:r>
            <w:r w:rsidRPr="00E2017B">
              <w:t xml:space="preserve">-test on </w:t>
            </w:r>
            <m:oMath>
              <m:r>
                <w:rPr>
                  <w:rFonts w:ascii="Cambria Math" w:hAnsi="Cambria Math"/>
                </w:rPr>
                <m:t xml:space="preserve">y∼ </m:t>
              </m:r>
              <m:acc>
                <m:accPr>
                  <m:chr m:val="̅"/>
                  <m:ctrlPr>
                    <w:rPr>
                      <w:rFonts w:ascii="Cambria Math" w:hAnsi="Cambria Math"/>
                      <w:i/>
                    </w:rPr>
                  </m:ctrlPr>
                </m:accPr>
                <m:e>
                  <m:r>
                    <w:rPr>
                      <w:rFonts w:ascii="Cambria Math" w:hAnsi="Cambria Math"/>
                    </w:rPr>
                    <m:t>y</m:t>
                  </m:r>
                </m:e>
              </m:acc>
            </m:oMath>
          </w:p>
        </w:tc>
        <w:tc>
          <w:tcPr>
            <w:tcW w:w="0" w:type="auto"/>
            <w:tcBorders>
              <w:top w:val="single" w:sz="6" w:space="0" w:color="auto"/>
              <w:left w:val="single" w:sz="6" w:space="0" w:color="auto"/>
              <w:bottom w:val="single" w:sz="6" w:space="0" w:color="auto"/>
              <w:right w:val="single" w:sz="6" w:space="0" w:color="auto"/>
            </w:tcBorders>
            <w:vAlign w:val="center"/>
            <w:hideMark/>
          </w:tcPr>
          <w:p w14:paraId="1FE24448" w14:textId="77777777" w:rsidR="00306AAE" w:rsidRPr="00E2017B" w:rsidRDefault="00306AAE" w:rsidP="00315346">
            <w:pPr>
              <w:spacing w:after="160" w:line="278" w:lineRule="auto"/>
            </w:pPr>
            <w:r w:rsidRPr="00E2017B">
              <w:t>Check for non-constant variance (</w:t>
            </w:r>
            <w:r>
              <w:t>h</w:t>
            </w:r>
            <w:r w:rsidRPr="00E2017B">
              <w:t>eteroscedasticity)</w:t>
            </w:r>
          </w:p>
        </w:tc>
      </w:tr>
      <w:tr w:rsidR="00306AAE" w:rsidRPr="00E2017B" w14:paraId="38FC21B9" w14:textId="77777777" w:rsidTr="00315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A8C7E" w14:textId="77777777" w:rsidR="00306AAE" w:rsidRPr="00E2017B" w:rsidRDefault="00306AAE" w:rsidP="00315346">
            <w:pPr>
              <w:spacing w:after="160" w:line="278" w:lineRule="auto"/>
            </w:pPr>
            <w:r w:rsidRPr="00E2017B">
              <w:rPr>
                <w:b/>
                <w:bCs/>
              </w:rPr>
              <w:t>Logistic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C88DA" w14:textId="77777777" w:rsidR="00306AAE" w:rsidRPr="00E2017B" w:rsidRDefault="00306AAE" w:rsidP="00315346">
            <w:pPr>
              <w:spacing w:after="160" w:line="278" w:lineRule="auto"/>
            </w:pPr>
            <w:r w:rsidRPr="00E2017B">
              <w:t xml:space="preserve">Wald test on </w:t>
            </w:r>
            <m:oMath>
              <m:r>
                <w:rPr>
                  <w:rFonts w:ascii="Cambria Math" w:hAnsi="Cambria Math"/>
                </w:rPr>
                <m:t>α</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1BDAED30" w14:textId="77777777" w:rsidR="00306AAE" w:rsidRPr="00E2017B" w:rsidRDefault="00306AAE" w:rsidP="00315346">
            <w:pPr>
              <w:spacing w:after="160" w:line="278" w:lineRule="auto"/>
            </w:pPr>
            <w:r w:rsidRPr="00E2017B">
              <w:t xml:space="preserve">Likelihood Ratio Test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A03AF" w14:textId="77777777" w:rsidR="00306AAE" w:rsidRPr="00E2017B" w:rsidRDefault="00306AAE" w:rsidP="00315346">
            <w:pPr>
              <w:spacing w:after="160" w:line="278" w:lineRule="auto"/>
            </w:pPr>
            <w:r w:rsidRPr="00E2017B">
              <w:t xml:space="preserve">Hosmer-Lemeshow or Spiegelhalter </w:t>
            </w:r>
            <w:r w:rsidRPr="00202E37">
              <w:rPr>
                <w:i/>
                <w:iCs/>
              </w:rPr>
              <w:t>Z</w:t>
            </w:r>
          </w:p>
        </w:tc>
      </w:tr>
      <w:tr w:rsidR="00306AAE" w:rsidRPr="00E2017B" w14:paraId="3DAABFFE" w14:textId="77777777" w:rsidTr="0031534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6852F" w14:textId="77777777" w:rsidR="00306AAE" w:rsidRPr="00E2017B" w:rsidRDefault="00306AAE" w:rsidP="00315346">
            <w:pPr>
              <w:spacing w:after="160" w:line="278" w:lineRule="auto"/>
            </w:pPr>
            <w:r w:rsidRPr="00E2017B">
              <w:rPr>
                <w:b/>
                <w:bCs/>
              </w:rPr>
              <w:t>Cox PH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020C8" w14:textId="77777777" w:rsidR="00306AAE" w:rsidRPr="00E2017B" w:rsidRDefault="00306AAE" w:rsidP="00315346">
            <w:pPr>
              <w:spacing w:after="160" w:line="278" w:lineRule="auto"/>
            </w:pPr>
            <w:r w:rsidRPr="00E2017B">
              <w:t>SMR test (Obs/Exp)</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68826" w14:textId="77777777" w:rsidR="00306AAE" w:rsidRPr="00E2017B" w:rsidRDefault="00306AAE" w:rsidP="00315346">
            <w:pPr>
              <w:spacing w:after="160" w:line="278" w:lineRule="auto"/>
            </w:pPr>
            <w:r w:rsidRPr="00E2017B">
              <w:t xml:space="preserve">Wald test on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HR</m:t>
                      </m:r>
                    </m:e>
                  </m:d>
                </m:e>
              </m:func>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CA1FE70" w14:textId="77777777" w:rsidR="00306AAE" w:rsidRPr="00E2017B" w:rsidRDefault="00306AAE" w:rsidP="00315346">
            <w:pPr>
              <w:spacing w:after="160" w:line="278" w:lineRule="auto"/>
            </w:pPr>
            <w:r w:rsidRPr="00E2017B">
              <w:t xml:space="preserve">Schoenfeld Residual test (checks if </w:t>
            </w:r>
            <m:oMath>
              <m:r>
                <w:rPr>
                  <w:rFonts w:ascii="Cambria Math" w:hAnsi="Cambria Math"/>
                </w:rPr>
                <m:t>β</m:t>
              </m:r>
            </m:oMath>
            <w:r w:rsidRPr="00E2017B">
              <w:t xml:space="preserve"> changes over time)</w:t>
            </w:r>
          </w:p>
        </w:tc>
      </w:tr>
    </w:tbl>
    <w:p w14:paraId="5A943AAE" w14:textId="77777777" w:rsidR="00306AAE" w:rsidRDefault="00306AAE" w:rsidP="00306AAE">
      <w:pPr>
        <w:spacing w:after="160" w:line="278" w:lineRule="auto"/>
      </w:pPr>
    </w:p>
    <w:p w14:paraId="039C0306" w14:textId="77777777" w:rsidR="00306AAE" w:rsidRPr="00E2017B" w:rsidRDefault="00306AAE" w:rsidP="00306AAE">
      <w:pPr>
        <w:spacing w:after="160" w:line="278" w:lineRule="auto"/>
      </w:pPr>
      <w:r w:rsidRPr="00E2017B">
        <w:t xml:space="preserve">In Cox models, the "Higher Moment" check is actually a test of </w:t>
      </w:r>
      <w:r w:rsidRPr="00202E37">
        <w:t>“proportionality”</w:t>
      </w:r>
      <w:r w:rsidRPr="00E2017B">
        <w:t>. If the Schoenfeld test fails (</w:t>
      </w:r>
      <m:oMath>
        <m:r>
          <w:rPr>
            <w:rFonts w:ascii="Cambria Math" w:hAnsi="Cambria Math"/>
          </w:rPr>
          <m:t>p &lt; 0.05</m:t>
        </m:r>
      </m:oMath>
      <w:r w:rsidRPr="00E2017B">
        <w:t>), it means the 1st and 2nd moments aren't enough</w:t>
      </w:r>
      <w:r>
        <w:t xml:space="preserve">, that is, </w:t>
      </w:r>
      <w:r w:rsidRPr="00E2017B">
        <w:t xml:space="preserve">the </w:t>
      </w:r>
      <w:r>
        <w:t>“</w:t>
      </w:r>
      <w:r w:rsidRPr="00E2017B">
        <w:t xml:space="preserve">effects </w:t>
      </w:r>
      <w:r>
        <w:t xml:space="preserve">of </w:t>
      </w:r>
      <w:r w:rsidRPr="00E2017B">
        <w:t>variables</w:t>
      </w:r>
      <w:r>
        <w:t>”</w:t>
      </w:r>
      <w:r w:rsidRPr="00E2017B">
        <w:t xml:space="preserve"> are actually changing over time in the external dataset, suggesting a fundamental change in the hazard shape.</w:t>
      </w:r>
    </w:p>
    <w:p w14:paraId="22589FA1" w14:textId="77777777" w:rsidR="001B45B7" w:rsidRDefault="001B45B7" w:rsidP="00306AAE">
      <w:pPr>
        <w:spacing w:after="160" w:line="278" w:lineRule="auto"/>
        <w:rPr>
          <w:b/>
          <w:bCs/>
        </w:rPr>
      </w:pPr>
    </w:p>
    <w:p w14:paraId="78D025E0" w14:textId="77777777" w:rsidR="001B45B7" w:rsidRDefault="001B45B7" w:rsidP="00306AAE">
      <w:pPr>
        <w:spacing w:after="160" w:line="278" w:lineRule="auto"/>
        <w:rPr>
          <w:b/>
          <w:bCs/>
        </w:rPr>
      </w:pPr>
    </w:p>
    <w:p w14:paraId="132CC08B" w14:textId="3CF0B157" w:rsidR="00306AAE" w:rsidRPr="00E2017B" w:rsidRDefault="00306AAE" w:rsidP="00306AAE">
      <w:pPr>
        <w:spacing w:after="160" w:line="278" w:lineRule="auto"/>
        <w:rPr>
          <w:b/>
          <w:bCs/>
        </w:rPr>
      </w:pPr>
      <w:r w:rsidRPr="00E2017B">
        <w:rPr>
          <w:b/>
          <w:bCs/>
        </w:rPr>
        <w:lastRenderedPageBreak/>
        <w:t xml:space="preserve">Why stick to the 1st Moment? (A </w:t>
      </w:r>
      <w:r>
        <w:rPr>
          <w:b/>
          <w:bCs/>
        </w:rPr>
        <w:t>p</w:t>
      </w:r>
      <w:r w:rsidRPr="00E2017B">
        <w:rPr>
          <w:b/>
          <w:bCs/>
        </w:rPr>
        <w:t xml:space="preserve">eer </w:t>
      </w:r>
      <w:r>
        <w:rPr>
          <w:b/>
          <w:bCs/>
        </w:rPr>
        <w:t>w</w:t>
      </w:r>
      <w:r w:rsidRPr="00E2017B">
        <w:rPr>
          <w:b/>
          <w:bCs/>
        </w:rPr>
        <w:t>arning)</w:t>
      </w:r>
    </w:p>
    <w:p w14:paraId="36E35349" w14:textId="77777777" w:rsidR="00306AAE" w:rsidRPr="00E2017B" w:rsidRDefault="00306AAE" w:rsidP="00306AAE">
      <w:pPr>
        <w:spacing w:after="160" w:line="278" w:lineRule="auto"/>
      </w:pPr>
      <w:r w:rsidRPr="00E2017B">
        <w:t xml:space="preserve">In </w:t>
      </w:r>
      <w:r>
        <w:t>our</w:t>
      </w:r>
      <w:r w:rsidRPr="00E2017B">
        <w:t xml:space="preserve"> real data example, </w:t>
      </w:r>
      <w:r>
        <w:t>we</w:t>
      </w:r>
      <w:r w:rsidRPr="00E2017B">
        <w:t xml:space="preserve"> likely found </w:t>
      </w:r>
      <w:r>
        <w:t xml:space="preserve">that </w:t>
      </w:r>
      <w:r w:rsidRPr="00E2017B">
        <w:t xml:space="preserve">the </w:t>
      </w:r>
      <w:r>
        <w:t>“</w:t>
      </w:r>
      <w:r w:rsidRPr="00E2017B">
        <w:t>Red Shift</w:t>
      </w:r>
      <w:r>
        <w:t>”</w:t>
      </w:r>
      <w:r w:rsidRPr="00E2017B">
        <w:t xml:space="preserve"> (1st moment) provided a massive improvement. While the 2nd Moment (</w:t>
      </w:r>
      <w:r>
        <w:t>“</w:t>
      </w:r>
      <w:r w:rsidRPr="00E2017B">
        <w:t xml:space="preserve">Orange </w:t>
      </w:r>
      <w:r>
        <w:t>S</w:t>
      </w:r>
      <w:r w:rsidRPr="00E2017B">
        <w:t>lope</w:t>
      </w:r>
      <w:r>
        <w:t>”</w:t>
      </w:r>
      <w:r w:rsidRPr="00E2017B">
        <w:t xml:space="preserve">) might look better on paper, it is prone to </w:t>
      </w:r>
      <w:r>
        <w:t>“</w:t>
      </w:r>
      <w:r w:rsidRPr="00E2017B">
        <w:t>overfitting</w:t>
      </w:r>
      <w:r>
        <w:t>”</w:t>
      </w:r>
      <w:r w:rsidRPr="00E2017B">
        <w:t xml:space="preserve"> if the external dataset is small.</w:t>
      </w:r>
    </w:p>
    <w:p w14:paraId="49FEF99A" w14:textId="77777777" w:rsidR="00306AAE" w:rsidRPr="00E66EEB" w:rsidRDefault="00306AAE" w:rsidP="00306AAE">
      <w:pPr>
        <w:spacing w:after="0" w:line="278" w:lineRule="auto"/>
        <w:ind w:left="720"/>
      </w:pPr>
      <w:r w:rsidRPr="00E66EEB">
        <w:t>1st Moment recalibration is "Low Variance, High Bias" (Safe).</w:t>
      </w:r>
    </w:p>
    <w:p w14:paraId="55BA59DE" w14:textId="77777777" w:rsidR="00306AAE" w:rsidRPr="00E2017B" w:rsidRDefault="00306AAE" w:rsidP="00306AAE">
      <w:pPr>
        <w:spacing w:after="0" w:line="278" w:lineRule="auto"/>
        <w:ind w:left="720"/>
      </w:pPr>
      <w:r w:rsidRPr="00E66EEB">
        <w:t>2nd Moment</w:t>
      </w:r>
      <w:r w:rsidRPr="00E2017B">
        <w:t xml:space="preserve"> recalibration is "High Variance, Low Bias" (Risky).</w:t>
      </w:r>
    </w:p>
    <w:p w14:paraId="69167A14" w14:textId="77777777" w:rsidR="00306AAE" w:rsidRPr="00E2017B" w:rsidRDefault="00306AAE" w:rsidP="00306AAE">
      <w:pPr>
        <w:spacing w:after="160" w:line="278" w:lineRule="auto"/>
      </w:pPr>
      <w:r w:rsidRPr="00E2017B">
        <w:t xml:space="preserve">To understand why we stop at the 1st or 2nd moment, we have to look at the </w:t>
      </w:r>
      <w:r>
        <w:t>“</w:t>
      </w:r>
      <w:r w:rsidRPr="00E2017B">
        <w:t>Taylor Expansion</w:t>
      </w:r>
      <w:r>
        <w:t>”</w:t>
      </w:r>
      <w:r w:rsidRPr="00E2017B">
        <w:t xml:space="preserve"> of the risk function and how it relates to the Kullback-Leibler (KL) Divergence between </w:t>
      </w:r>
      <w:r>
        <w:t>our</w:t>
      </w:r>
      <w:r w:rsidRPr="00E2017B">
        <w:t xml:space="preserve"> development and external populations.</w:t>
      </w:r>
    </w:p>
    <w:p w14:paraId="1E5648B4" w14:textId="77777777" w:rsidR="00306AAE" w:rsidRPr="007445BB" w:rsidRDefault="00306AAE" w:rsidP="00306AAE">
      <w:pPr>
        <w:spacing w:after="160" w:line="278" w:lineRule="auto"/>
        <w:rPr>
          <w:rFonts w:eastAsiaTheme="majorEastAsia" w:cstheme="majorBidi"/>
          <w:color w:val="0F4761" w:themeColor="accent1" w:themeShade="BF"/>
        </w:rPr>
      </w:pPr>
      <w:r w:rsidRPr="007445BB">
        <w:rPr>
          <w:rFonts w:eastAsiaTheme="majorEastAsia" w:cstheme="majorBidi"/>
          <w:color w:val="0F4761" w:themeColor="accent1" w:themeShade="BF"/>
        </w:rPr>
        <w:t>The Mathematical Framework of Moments</w:t>
      </w:r>
    </w:p>
    <w:p w14:paraId="6F2FE965" w14:textId="77777777" w:rsidR="00306AAE" w:rsidRPr="00E2017B" w:rsidRDefault="00306AAE" w:rsidP="00306AAE">
      <w:pPr>
        <w:spacing w:after="160" w:line="278" w:lineRule="auto"/>
      </w:pPr>
      <w:r w:rsidRPr="00E2017B">
        <w:t xml:space="preserve">In a statistical sense, "recalibrating moments" is equivalent to </w:t>
      </w:r>
      <w:r>
        <w:t>“</w:t>
      </w:r>
      <w:r w:rsidRPr="00E2017B">
        <w:t>adjusting the parameters</w:t>
      </w:r>
      <w:r>
        <w:t>”</w:t>
      </w:r>
      <w:r w:rsidRPr="00E2017B">
        <w:t xml:space="preserve"> of the predicted risk distribution to match the observed distribution.</w:t>
      </w:r>
    </w:p>
    <w:p w14:paraId="1C19B6E3" w14:textId="77777777" w:rsidR="00306AAE" w:rsidRPr="00E2017B" w:rsidRDefault="00306AAE" w:rsidP="00306AAE">
      <w:pPr>
        <w:spacing w:after="160" w:line="278" w:lineRule="auto"/>
        <w:rPr>
          <w:b/>
          <w:bCs/>
        </w:rPr>
      </w:pPr>
      <w:r w:rsidRPr="00E2017B">
        <w:rPr>
          <w:b/>
          <w:bCs/>
        </w:rPr>
        <w:t>The 1st Moment: The Mean (Location)</w:t>
      </w:r>
    </w:p>
    <w:p w14:paraId="2189EB39" w14:textId="77777777" w:rsidR="00306AAE" w:rsidRPr="00E2017B" w:rsidRDefault="00306AAE" w:rsidP="00306AAE">
      <w:pPr>
        <w:spacing w:after="160" w:line="278" w:lineRule="auto"/>
      </w:pPr>
      <w:r w:rsidRPr="00E2017B">
        <w:t xml:space="preserve">The goal is to align the expected value of the predictions </w:t>
      </w:r>
      <m:oMath>
        <m:r>
          <w:rPr>
            <w:rFonts w:ascii="Cambria Math" w:hAnsi="Cambria Math"/>
          </w:rPr>
          <m:t>E</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P</m:t>
                </m:r>
              </m:e>
            </m:acc>
          </m:e>
        </m:d>
      </m:oMath>
      <w:r w:rsidRPr="00E2017B">
        <w:t xml:space="preserve"> with the observed mean of the outcome </w:t>
      </w:r>
      <m:oMath>
        <m:r>
          <w:rPr>
            <w:rFonts w:ascii="Cambria Math" w:hAnsi="Cambria Math"/>
          </w:rPr>
          <m:t>E</m:t>
        </m:r>
        <m:d>
          <m:dPr>
            <m:begChr m:val="["/>
            <m:endChr m:val="]"/>
            <m:ctrlPr>
              <w:rPr>
                <w:rFonts w:ascii="Cambria Math" w:hAnsi="Cambria Math"/>
                <w:i/>
              </w:rPr>
            </m:ctrlPr>
          </m:dPr>
          <m:e>
            <m:r>
              <w:rPr>
                <w:rFonts w:ascii="Cambria Math" w:hAnsi="Cambria Math"/>
              </w:rPr>
              <m:t>Y</m:t>
            </m:r>
          </m:e>
        </m:d>
      </m:oMath>
      <w:r w:rsidRPr="00E2017B">
        <w:t xml:space="preserve">. </w:t>
      </w:r>
    </w:p>
    <w:p w14:paraId="4311AB7F" w14:textId="77777777" w:rsidR="00306AAE" w:rsidRDefault="00306AAE" w:rsidP="00306AAE">
      <w:pPr>
        <w:spacing w:after="160" w:line="278" w:lineRule="auto"/>
      </w:pPr>
      <w:r>
        <w:t>We find a s</w:t>
      </w:r>
      <w:r w:rsidRPr="00E2017B">
        <w:t>hift </w:t>
      </w:r>
      <m:oMath>
        <m:r>
          <w:rPr>
            <w:rFonts w:ascii="Cambria Math" w:hAnsi="Cambria Math"/>
          </w:rPr>
          <m:t>c</m:t>
        </m:r>
      </m:oMath>
      <w:r w:rsidRPr="00E2017B">
        <w:t> such that: </w:t>
      </w:r>
    </w:p>
    <w:p w14:paraId="17ECED0C" w14:textId="77777777" w:rsidR="00306AAE" w:rsidRPr="00E2017B" w:rsidRDefault="00306AAE" w:rsidP="00306AAE">
      <w:pPr>
        <w:spacing w:after="160" w:line="278" w:lineRule="auto"/>
        <w:jc w:val="center"/>
      </w:pPr>
      <m:oMath>
        <m:r>
          <w:rPr>
            <w:rFonts w:ascii="Cambria Math" w:hAnsi="Cambria Math"/>
          </w:rPr>
          <m:t>∫σ</m:t>
        </m:r>
        <m:d>
          <m:dPr>
            <m:ctrlPr>
              <w:rPr>
                <w:rFonts w:ascii="Cambria Math" w:hAnsi="Cambria Math"/>
                <w:i/>
              </w:rPr>
            </m:ctrlPr>
          </m:dPr>
          <m:e>
            <m:r>
              <w:rPr>
                <w:rFonts w:ascii="Cambria Math" w:hAnsi="Cambria Math"/>
              </w:rPr>
              <m:t>LP</m:t>
            </m:r>
            <m:d>
              <m:dPr>
                <m:ctrlPr>
                  <w:rPr>
                    <w:rFonts w:ascii="Cambria Math" w:hAnsi="Cambria Math"/>
                    <w:i/>
                  </w:rPr>
                </m:ctrlPr>
              </m:dPr>
              <m:e>
                <m:r>
                  <w:rPr>
                    <w:rFonts w:ascii="Cambria Math" w:hAnsi="Cambria Math"/>
                  </w:rPr>
                  <m:t>x</m:t>
                </m:r>
              </m:e>
            </m:d>
            <m:r>
              <w:rPr>
                <w:rFonts w:ascii="Cambria Math" w:hAnsi="Cambria Math"/>
              </w:rPr>
              <m:t>+c</m:t>
            </m:r>
          </m:e>
        </m:d>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cs="Arial"/>
          </w:rPr>
          <m:t>​</m:t>
        </m:r>
        <m:d>
          <m:dPr>
            <m:ctrlPr>
              <w:rPr>
                <w:rFonts w:ascii="Cambria Math" w:hAnsi="Cambria Math"/>
                <w:i/>
              </w:rPr>
            </m:ctrlPr>
          </m:dPr>
          <m:e>
            <m:r>
              <w:rPr>
                <w:rFonts w:ascii="Cambria Math" w:hAnsi="Cambria Math"/>
              </w:rPr>
              <m:t>x</m:t>
            </m:r>
          </m:e>
        </m:d>
        <m:r>
          <w:rPr>
            <w:rFonts w:ascii="Cambria Math" w:hAnsi="Cambria Math"/>
          </w:rPr>
          <m:t>dx=</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y</m:t>
                </m:r>
              </m:e>
            </m:acc>
            <m:ctrlPr>
              <w:rPr>
                <w:rFonts w:ascii="Cambria Math" w:hAnsi="Cambria Math"/>
                <w:i/>
              </w:rPr>
            </m:ctrlPr>
          </m:e>
          <m:sub>
            <m:r>
              <w:rPr>
                <w:rFonts w:ascii="Cambria Math" w:hAnsi="Cambria Math" w:cs="Arial"/>
              </w:rPr>
              <m:t>ext</m:t>
            </m:r>
          </m:sub>
        </m:sSub>
      </m:oMath>
      <w:r w:rsidRPr="00E2017B">
        <w:rPr>
          <w:rFonts w:ascii="Arial" w:hAnsi="Arial" w:cs="Arial"/>
        </w:rPr>
        <w:t>​</w:t>
      </w:r>
    </w:p>
    <w:p w14:paraId="774EAAE4" w14:textId="77777777" w:rsidR="00306AAE" w:rsidRPr="00E2017B" w:rsidRDefault="00306AAE" w:rsidP="00306AAE">
      <w:pPr>
        <w:spacing w:after="160" w:line="278" w:lineRule="auto"/>
      </w:pPr>
      <w:r w:rsidRPr="00E2017B">
        <w:t xml:space="preserve">If </w:t>
      </w:r>
      <w:r>
        <w:t>we</w:t>
      </w:r>
      <w:r w:rsidRPr="00E2017B">
        <w:t xml:space="preserve"> only change the intercept, </w:t>
      </w:r>
      <w:r>
        <w:t>we</w:t>
      </w:r>
      <w:r w:rsidRPr="00E2017B">
        <w:t xml:space="preserve"> are assuming the </w:t>
      </w:r>
      <w:r>
        <w:t>“</w:t>
      </w:r>
      <w:r w:rsidRPr="00E2017B">
        <w:t>Information Geometry</w:t>
      </w:r>
      <w:r>
        <w:t>”</w:t>
      </w:r>
      <w:r w:rsidRPr="00E2017B">
        <w:t xml:space="preserve"> (the shape of the manifold) is the same, but the </w:t>
      </w:r>
      <w:r>
        <w:t>“</w:t>
      </w:r>
      <w:r w:rsidRPr="00E2017B">
        <w:t>origin has shifted</w:t>
      </w:r>
      <w:r>
        <w:t>”</w:t>
      </w:r>
      <w:r w:rsidRPr="00E2017B">
        <w:t xml:space="preserve">. This is a </w:t>
      </w:r>
      <w:r>
        <w:t>“t</w:t>
      </w:r>
      <w:r w:rsidRPr="00E2017B">
        <w:t>ranslation</w:t>
      </w:r>
      <w:r>
        <w:t>”</w:t>
      </w:r>
      <w:r w:rsidRPr="00E2017B">
        <w:t xml:space="preserve"> in logit-space.</w:t>
      </w:r>
    </w:p>
    <w:p w14:paraId="1FFEDC40" w14:textId="77777777" w:rsidR="00306AAE" w:rsidRPr="00E2017B" w:rsidRDefault="00306AAE" w:rsidP="00306AAE">
      <w:pPr>
        <w:spacing w:after="160" w:line="278" w:lineRule="auto"/>
        <w:rPr>
          <w:b/>
          <w:bCs/>
        </w:rPr>
      </w:pPr>
      <w:r w:rsidRPr="00E2017B">
        <w:rPr>
          <w:b/>
          <w:bCs/>
        </w:rPr>
        <w:t>The 2nd Moment: The Variance (Scale)</w:t>
      </w:r>
    </w:p>
    <w:p w14:paraId="0F543AA0" w14:textId="77777777" w:rsidR="00306AAE" w:rsidRPr="00E2017B" w:rsidRDefault="00306AAE" w:rsidP="00306AAE">
      <w:pPr>
        <w:spacing w:after="160" w:line="278" w:lineRule="auto"/>
      </w:pPr>
      <w:r w:rsidRPr="00E2017B">
        <w:t xml:space="preserve">The goal is to align the "spread" or discrimination intensity. </w:t>
      </w:r>
    </w:p>
    <w:p w14:paraId="2D59C885" w14:textId="77777777" w:rsidR="00306AAE" w:rsidRPr="00E2017B" w:rsidRDefault="00306AAE" w:rsidP="00306AAE">
      <w:pPr>
        <w:spacing w:after="160" w:line="278" w:lineRule="auto"/>
      </w:pPr>
      <m:oMathPara>
        <m:oMath>
          <m:r>
            <m:rPr>
              <m:sty m:val="p"/>
            </m:rP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=α+γ</m:t>
          </m:r>
          <m:d>
            <m:dPr>
              <m:ctrlPr>
                <w:rPr>
                  <w:rFonts w:ascii="Cambria Math" w:hAnsi="Cambria Math"/>
                  <w:i/>
                </w:rPr>
              </m:ctrlPr>
            </m:dPr>
            <m:e>
              <m:r>
                <w:rPr>
                  <w:rFonts w:ascii="Cambria Math" w:hAnsi="Cambria Math"/>
                </w:rPr>
                <m:t>LP</m:t>
              </m:r>
            </m:e>
          </m:d>
        </m:oMath>
      </m:oMathPara>
    </w:p>
    <w:p w14:paraId="686E593A" w14:textId="77777777" w:rsidR="00306AAE" w:rsidRPr="00E2017B" w:rsidRDefault="00306AAE" w:rsidP="00306AAE">
      <w:pPr>
        <w:spacing w:after="160" w:line="278" w:lineRule="auto"/>
      </w:pPr>
      <w:r w:rsidRPr="00E2017B">
        <w:t xml:space="preserve">This is a </w:t>
      </w:r>
      <w:r>
        <w:t>d</w:t>
      </w:r>
      <w:r w:rsidRPr="00E2017B">
        <w:t xml:space="preserve">ilation </w:t>
      </w:r>
      <w:r>
        <w:t>(c</w:t>
      </w:r>
      <w:r w:rsidRPr="00E2017B">
        <w:t>ontraction</w:t>
      </w:r>
      <w:r>
        <w:t>), where</w:t>
      </w:r>
      <w:r w:rsidRPr="00E2017B">
        <w:t xml:space="preserve"> </w:t>
      </w:r>
      <m:oMath>
        <m:r>
          <w:rPr>
            <w:rFonts w:ascii="Cambria Math" w:hAnsi="Cambria Math"/>
          </w:rPr>
          <m:t>γ</m:t>
        </m:r>
      </m:oMath>
      <w:r w:rsidRPr="00E2017B">
        <w:t xml:space="preserve"> acts as a "temperature" parameter (similar to Platt Scaling).</w:t>
      </w:r>
    </w:p>
    <w:p w14:paraId="6C61E7C6" w14:textId="77777777" w:rsidR="00306AAE" w:rsidRPr="00E2017B" w:rsidRDefault="00306AAE" w:rsidP="00306AAE">
      <w:pPr>
        <w:spacing w:after="160" w:line="278" w:lineRule="auto"/>
      </w:pPr>
      <w:r w:rsidRPr="007D786E">
        <w:t>The "Moment" Connection:</w:t>
      </w:r>
      <w:r w:rsidRPr="00E2017B">
        <w:t xml:space="preserve"> The variance of the predicted probabilities </w:t>
      </w:r>
      <m:oMath>
        <m:r>
          <w:rPr>
            <w:rFonts w:ascii="Cambria Math" w:hAnsi="Cambria Math"/>
          </w:rPr>
          <m:t>Var</m:t>
        </m:r>
        <m:d>
          <m:dPr>
            <m:ctrlPr>
              <w:rPr>
                <w:rFonts w:ascii="Cambria Math" w:hAnsi="Cambria Math"/>
                <w:i/>
              </w:rPr>
            </m:ctrlPr>
          </m:dPr>
          <m:e>
            <m:acc>
              <m:accPr>
                <m:ctrlPr>
                  <w:rPr>
                    <w:rFonts w:ascii="Cambria Math" w:hAnsi="Cambria Math"/>
                    <w:i/>
                  </w:rPr>
                </m:ctrlPr>
              </m:accPr>
              <m:e>
                <m:r>
                  <w:rPr>
                    <w:rFonts w:ascii="Cambria Math" w:hAnsi="Cambria Math"/>
                  </w:rPr>
                  <m:t>P</m:t>
                </m:r>
              </m:e>
            </m:acc>
          </m:e>
        </m:d>
      </m:oMath>
      <w:r w:rsidRPr="00E2017B">
        <w:t xml:space="preserve"> is controlled by </w:t>
      </w:r>
      <m:oMath>
        <m:r>
          <w:rPr>
            <w:rFonts w:ascii="Cambria Math" w:hAnsi="Cambria Math"/>
          </w:rPr>
          <m:t>γ</m:t>
        </m:r>
      </m:oMath>
      <w:r w:rsidRPr="00E2017B">
        <w:t xml:space="preserve">. If the external population is more </w:t>
      </w:r>
      <w:r>
        <w:t>“</w:t>
      </w:r>
      <w:r w:rsidRPr="00E2017B">
        <w:t>heterogeneous</w:t>
      </w:r>
      <w:r>
        <w:t>”</w:t>
      </w:r>
      <w:r w:rsidRPr="00E2017B">
        <w:t xml:space="preserve"> than the development set, </w:t>
      </w:r>
      <m:oMath>
        <m:r>
          <w:rPr>
            <w:rFonts w:ascii="Cambria Math" w:hAnsi="Cambria Math"/>
          </w:rPr>
          <m:t>γ&gt;1</m:t>
        </m:r>
      </m:oMath>
      <w:r w:rsidRPr="00E2017B">
        <w:t xml:space="preserve"> is required to "stretch" the risk scores to cover the wider range of actual risk.</w:t>
      </w:r>
    </w:p>
    <w:p w14:paraId="030591BE" w14:textId="77777777" w:rsidR="00306AAE" w:rsidRPr="00E2017B" w:rsidRDefault="00306AAE" w:rsidP="00306AAE">
      <w:pPr>
        <w:spacing w:after="160" w:line="278" w:lineRule="auto"/>
        <w:rPr>
          <w:b/>
          <w:bCs/>
        </w:rPr>
      </w:pPr>
      <w:r w:rsidRPr="00E2017B">
        <w:rPr>
          <w:b/>
          <w:bCs/>
        </w:rPr>
        <w:t>Higher Moments: Skewness/Kurtosis (Shape)</w:t>
      </w:r>
    </w:p>
    <w:p w14:paraId="07B4CE6A" w14:textId="77777777" w:rsidR="00306AAE" w:rsidRPr="00E2017B" w:rsidRDefault="00306AAE" w:rsidP="00306AAE">
      <w:pPr>
        <w:spacing w:after="160" w:line="278" w:lineRule="auto"/>
      </w:pPr>
      <w:r w:rsidRPr="00E2017B">
        <w:t xml:space="preserve">Higher moments involve terms like </w:t>
      </w:r>
      <m:oMath>
        <m:sSub>
          <m:sSubPr>
            <m:ctrlPr>
              <w:rPr>
                <w:rFonts w:ascii="Cambria Math" w:hAnsi="Cambria Math"/>
                <w:i/>
              </w:rPr>
            </m:ctrlPr>
          </m:sSubPr>
          <m:e>
            <m:d>
              <m:dPr>
                <m:ctrlPr>
                  <w:rPr>
                    <w:rFonts w:ascii="Cambria Math" w:hAnsi="Cambria Math"/>
                    <w:i/>
                  </w:rPr>
                </m:ctrlPr>
              </m:dPr>
              <m:e>
                <m:r>
                  <w:rPr>
                    <w:rFonts w:ascii="Cambria Math" w:hAnsi="Cambria Math"/>
                  </w:rPr>
                  <m:t>LP</m:t>
                </m:r>
              </m:e>
            </m:d>
          </m:e>
          <m:sub>
            <m:r>
              <w:rPr>
                <w:rFonts w:ascii="Cambria Math" w:hAnsi="Cambria Math"/>
              </w:rPr>
              <m:t>2</m:t>
            </m:r>
          </m:sub>
        </m:sSub>
      </m:oMath>
      <w:r w:rsidRPr="00E2017B">
        <w:t xml:space="preserve"> or </w:t>
      </w:r>
      <m:oMath>
        <m:sSub>
          <m:sSubPr>
            <m:ctrlPr>
              <w:rPr>
                <w:rFonts w:ascii="Cambria Math" w:hAnsi="Cambria Math"/>
                <w:i/>
              </w:rPr>
            </m:ctrlPr>
          </m:sSubPr>
          <m:e>
            <m:d>
              <m:dPr>
                <m:ctrlPr>
                  <w:rPr>
                    <w:rFonts w:ascii="Cambria Math" w:hAnsi="Cambria Math"/>
                    <w:i/>
                  </w:rPr>
                </m:ctrlPr>
              </m:dPr>
              <m:e>
                <m:r>
                  <w:rPr>
                    <w:rFonts w:ascii="Cambria Math" w:hAnsi="Cambria Math"/>
                  </w:rPr>
                  <m:t>LP</m:t>
                </m:r>
              </m:e>
            </m:d>
          </m:e>
          <m:sub>
            <m:r>
              <w:rPr>
                <w:rFonts w:ascii="Cambria Math" w:hAnsi="Cambria Math"/>
              </w:rPr>
              <m:t>3</m:t>
            </m:r>
          </m:sub>
        </m:sSub>
      </m:oMath>
      <w:r w:rsidRPr="00E2017B">
        <w:t xml:space="preserve">. </w:t>
      </w:r>
    </w:p>
    <w:p w14:paraId="3E5F6851" w14:textId="77777777" w:rsidR="00306AAE" w:rsidRPr="00E2017B" w:rsidRDefault="00306AAE" w:rsidP="00306AAE">
      <w:pPr>
        <w:spacing w:after="160" w:line="278" w:lineRule="auto"/>
      </w:pPr>
      <m:oMathPara>
        <m:oMath>
          <m: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=α+γ</m:t>
          </m:r>
          <m:d>
            <m:dPr>
              <m:ctrlPr>
                <w:rPr>
                  <w:rFonts w:ascii="Cambria Math" w:hAnsi="Cambria Math"/>
                  <w:i/>
                </w:rPr>
              </m:ctrlPr>
            </m:dPr>
            <m:e>
              <m:r>
                <w:rPr>
                  <w:rFonts w:ascii="Cambria Math" w:hAnsi="Cambria Math"/>
                </w:rPr>
                <m:t>LP</m:t>
              </m:r>
            </m:e>
          </m:d>
          <m:r>
            <w:rPr>
              <w:rFonts w:ascii="Cambria Math" w:hAnsi="Cambria Math"/>
            </w:rPr>
            <m:t>+δ</m:t>
          </m:r>
          <m:sSub>
            <m:sSubPr>
              <m:ctrlPr>
                <w:rPr>
                  <w:rFonts w:ascii="Cambria Math" w:hAnsi="Cambria Math"/>
                  <w:i/>
                </w:rPr>
              </m:ctrlPr>
            </m:sSubPr>
            <m:e>
              <m:d>
                <m:dPr>
                  <m:ctrlPr>
                    <w:rPr>
                      <w:rFonts w:ascii="Cambria Math" w:hAnsi="Cambria Math"/>
                      <w:i/>
                    </w:rPr>
                  </m:ctrlPr>
                </m:dPr>
                <m:e>
                  <m:r>
                    <w:rPr>
                      <w:rFonts w:ascii="Cambria Math" w:hAnsi="Cambria Math"/>
                    </w:rPr>
                    <m:t>LP</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ϑ</m:t>
              </m:r>
              <m:d>
                <m:dPr>
                  <m:ctrlPr>
                    <w:rPr>
                      <w:rFonts w:ascii="Cambria Math" w:hAnsi="Cambria Math"/>
                      <w:i/>
                    </w:rPr>
                  </m:ctrlPr>
                </m:dPr>
                <m:e>
                  <m:r>
                    <w:rPr>
                      <w:rFonts w:ascii="Cambria Math" w:hAnsi="Cambria Math"/>
                    </w:rPr>
                    <m:t>LP</m:t>
                  </m:r>
                </m:e>
              </m:d>
            </m:e>
            <m:sub>
              <m:r>
                <w:rPr>
                  <w:rFonts w:ascii="Cambria Math" w:hAnsi="Cambria Math"/>
                </w:rPr>
                <m:t>3</m:t>
              </m:r>
            </m:sub>
          </m:sSub>
          <m:r>
            <w:rPr>
              <w:rFonts w:ascii="Cambria Math" w:hAnsi="Cambria Math"/>
            </w:rPr>
            <m:t>+…</m:t>
          </m:r>
        </m:oMath>
      </m:oMathPara>
    </w:p>
    <w:p w14:paraId="21FE88E1" w14:textId="3A621A9E" w:rsidR="00C76157" w:rsidRPr="00C76157" w:rsidRDefault="00306AAE" w:rsidP="00C76157">
      <w:pPr>
        <w:pStyle w:val="Compact"/>
        <w:spacing w:before="0"/>
        <w:rPr>
          <w:rtl/>
          <w:lang w:bidi="fa-IR"/>
        </w:rPr>
      </w:pPr>
      <w:r w:rsidRPr="00E2017B">
        <w:lastRenderedPageBreak/>
        <w:t xml:space="preserve">If </w:t>
      </w:r>
      <m:oMath>
        <m:r>
          <w:rPr>
            <w:rFonts w:ascii="Cambria Math" w:hAnsi="Cambria Math"/>
          </w:rPr>
          <m:t>δ≠0</m:t>
        </m:r>
      </m:oMath>
      <w:r w:rsidRPr="00E2017B">
        <w:t xml:space="preserve">, the model is systematically </w:t>
      </w:r>
      <w:r>
        <w:t>“</w:t>
      </w:r>
      <w:r w:rsidRPr="00E2017B">
        <w:t>underestimating</w:t>
      </w:r>
      <w:r>
        <w:t>”</w:t>
      </w:r>
      <w:r w:rsidRPr="00E2017B">
        <w:t xml:space="preserve"> risk in the </w:t>
      </w:r>
      <w:r>
        <w:t>“</w:t>
      </w:r>
      <w:r w:rsidRPr="00E2017B">
        <w:t>middle</w:t>
      </w:r>
      <w:r>
        <w:t>”</w:t>
      </w:r>
      <w:r w:rsidRPr="00E2017B">
        <w:t xml:space="preserve"> and </w:t>
      </w:r>
      <w:r>
        <w:t>“</w:t>
      </w:r>
      <w:r w:rsidRPr="00E2017B">
        <w:t>overestimating</w:t>
      </w:r>
      <w:r>
        <w:t>”</w:t>
      </w:r>
      <w:r w:rsidRPr="00E2017B">
        <w:t xml:space="preserve"> at the </w:t>
      </w:r>
      <w:r>
        <w:t>“</w:t>
      </w:r>
      <w:r w:rsidRPr="00E2017B">
        <w:t>tails</w:t>
      </w:r>
      <w:r>
        <w:t>”</w:t>
      </w:r>
      <w:r w:rsidRPr="00E2017B">
        <w:t xml:space="preserve"> (or vice-versa). This indicates a </w:t>
      </w:r>
      <w:r>
        <w:t>“</w:t>
      </w:r>
      <w:r w:rsidRPr="007D786E">
        <w:t>Non-linear Distortion</w:t>
      </w:r>
      <w:r>
        <w:t>”</w:t>
      </w:r>
      <w:r w:rsidRPr="00E2017B">
        <w:t xml:space="preserve"> of the risk surface.</w:t>
      </w:r>
      <w:bookmarkStart w:id="30" w:name="simulation-examples"/>
      <w:bookmarkEnd w:id="4"/>
    </w:p>
    <w:p w14:paraId="377538DA" w14:textId="77777777" w:rsidR="00FE3156" w:rsidRPr="00E2017B" w:rsidRDefault="00FE3156" w:rsidP="00FE3156">
      <w:pPr>
        <w:spacing w:after="160" w:line="278" w:lineRule="auto"/>
      </w:pPr>
      <w:r w:rsidRPr="00E2017B">
        <w:t>The math changes depending on the "Link Function" of the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4859"/>
        <w:gridCol w:w="3467"/>
      </w:tblGrid>
      <w:tr w:rsidR="00FE3156" w:rsidRPr="00E2017B" w14:paraId="3ACB5A61" w14:textId="77777777" w:rsidTr="003C2917">
        <w:trPr>
          <w:tblHeader/>
          <w:tblCellSpacing w:w="15" w:type="dxa"/>
        </w:trPr>
        <w:tc>
          <w:tcPr>
            <w:tcW w:w="0" w:type="auto"/>
            <w:vAlign w:val="center"/>
            <w:hideMark/>
          </w:tcPr>
          <w:p w14:paraId="2712C775" w14:textId="77777777" w:rsidR="00FE3156" w:rsidRPr="00FB634D" w:rsidRDefault="00FE3156" w:rsidP="001D724E">
            <w:pPr>
              <w:spacing w:after="160" w:line="278" w:lineRule="auto"/>
              <w:rPr>
                <w:sz w:val="20"/>
                <w:szCs w:val="20"/>
              </w:rPr>
            </w:pPr>
            <w:r w:rsidRPr="00FB634D">
              <w:rPr>
                <w:sz w:val="20"/>
                <w:szCs w:val="20"/>
              </w:rPr>
              <w:t>Model Type</w:t>
            </w:r>
          </w:p>
        </w:tc>
        <w:tc>
          <w:tcPr>
            <w:tcW w:w="0" w:type="auto"/>
            <w:vAlign w:val="center"/>
            <w:hideMark/>
          </w:tcPr>
          <w:p w14:paraId="167A9931" w14:textId="2263B91F" w:rsidR="00FE3156" w:rsidRPr="00FB634D" w:rsidRDefault="00FE3156" w:rsidP="001D724E">
            <w:pPr>
              <w:spacing w:after="160" w:line="278" w:lineRule="auto"/>
              <w:rPr>
                <w:sz w:val="20"/>
                <w:szCs w:val="20"/>
              </w:rPr>
            </w:pPr>
            <w:r w:rsidRPr="00FB634D">
              <w:rPr>
                <w:sz w:val="20"/>
                <w:szCs w:val="20"/>
              </w:rPr>
              <w:t xml:space="preserve">1st Moment Adjustment </w:t>
            </w:r>
          </w:p>
        </w:tc>
        <w:tc>
          <w:tcPr>
            <w:tcW w:w="0" w:type="auto"/>
            <w:vAlign w:val="center"/>
            <w:hideMark/>
          </w:tcPr>
          <w:p w14:paraId="78539D6D" w14:textId="4B4798E4" w:rsidR="00FE3156" w:rsidRPr="00FB634D" w:rsidRDefault="00FE3156" w:rsidP="001D724E">
            <w:pPr>
              <w:spacing w:after="160" w:line="278" w:lineRule="auto"/>
              <w:rPr>
                <w:sz w:val="20"/>
                <w:szCs w:val="20"/>
              </w:rPr>
            </w:pPr>
            <w:r w:rsidRPr="00FB634D">
              <w:rPr>
                <w:sz w:val="20"/>
                <w:szCs w:val="20"/>
              </w:rPr>
              <w:t xml:space="preserve">Higher Moment Distortion </w:t>
            </w:r>
          </w:p>
        </w:tc>
      </w:tr>
      <w:tr w:rsidR="00FE3156" w:rsidRPr="00E2017B" w14:paraId="648F8C5D" w14:textId="77777777" w:rsidTr="003C2917">
        <w:trPr>
          <w:tblCellSpacing w:w="15" w:type="dxa"/>
        </w:trPr>
        <w:tc>
          <w:tcPr>
            <w:tcW w:w="0" w:type="auto"/>
            <w:vAlign w:val="center"/>
            <w:hideMark/>
          </w:tcPr>
          <w:p w14:paraId="265717C7" w14:textId="77777777" w:rsidR="00FE3156" w:rsidRPr="00FB634D" w:rsidRDefault="00FE3156" w:rsidP="001D724E">
            <w:pPr>
              <w:spacing w:after="160" w:line="278" w:lineRule="auto"/>
              <w:rPr>
                <w:sz w:val="20"/>
                <w:szCs w:val="20"/>
              </w:rPr>
            </w:pPr>
            <w:r w:rsidRPr="00FB634D">
              <w:rPr>
                <w:b/>
                <w:bCs/>
                <w:sz w:val="20"/>
                <w:szCs w:val="20"/>
              </w:rPr>
              <w:t>Linear</w:t>
            </w:r>
          </w:p>
        </w:tc>
        <w:tc>
          <w:tcPr>
            <w:tcW w:w="0" w:type="auto"/>
            <w:vAlign w:val="center"/>
            <w:hideMark/>
          </w:tcPr>
          <w:p w14:paraId="7637ED47" w14:textId="58088940" w:rsidR="00FE3156" w:rsidRPr="00FB634D" w:rsidRDefault="00000000" w:rsidP="001D724E">
            <w:pPr>
              <w:spacing w:after="160" w:line="278" w:lineRule="auto"/>
              <w:rPr>
                <w:sz w:val="20"/>
                <w:szCs w:val="20"/>
              </w:rPr>
            </w:pPr>
            <m:oMathPara>
              <m:oMath>
                <m:sSub>
                  <m:sSubPr>
                    <m:ctrlPr>
                      <w:rPr>
                        <w:rFonts w:ascii="Cambria Math" w:hAnsi="Cambria Math" w:cs="Arial"/>
                        <w:i/>
                        <w:sz w:val="20"/>
                        <w:szCs w:val="20"/>
                      </w:rPr>
                    </m:ctrlPr>
                  </m:sSubPr>
                  <m:e>
                    <m:acc>
                      <m:accPr>
                        <m:ctrlPr>
                          <w:rPr>
                            <w:rFonts w:ascii="Cambria Math" w:hAnsi="Cambria Math"/>
                            <w:i/>
                            <w:sz w:val="20"/>
                            <w:szCs w:val="20"/>
                          </w:rPr>
                        </m:ctrlPr>
                      </m:accPr>
                      <m:e>
                        <m:r>
                          <w:rPr>
                            <w:rFonts w:ascii="Cambria Math" w:hAnsi="Cambria Math"/>
                            <w:sz w:val="20"/>
                            <w:szCs w:val="20"/>
                          </w:rPr>
                          <m:t>y</m:t>
                        </m:r>
                      </m:e>
                    </m:acc>
                    <m:ctrlPr>
                      <w:rPr>
                        <w:rFonts w:ascii="Cambria Math" w:hAnsi="Cambria Math"/>
                        <w:i/>
                        <w:sz w:val="20"/>
                        <w:szCs w:val="20"/>
                      </w:rPr>
                    </m:ctrlPr>
                  </m:e>
                  <m:sub>
                    <m:r>
                      <w:rPr>
                        <w:rFonts w:ascii="Cambria Math" w:hAnsi="Cambria Math"/>
                        <w:sz w:val="20"/>
                        <w:szCs w:val="20"/>
                      </w:rPr>
                      <m:t>new</m:t>
                    </m:r>
                  </m:sub>
                </m:sSub>
                <m:r>
                  <w:rPr>
                    <w:rFonts w:ascii="Cambria Math" w:hAnsi="Cambria Math" w:cs="Arial"/>
                    <w:sz w:val="20"/>
                    <w:szCs w:val="20"/>
                  </w:rPr>
                  <m:t>​</m:t>
                </m:r>
                <m:r>
                  <w:rPr>
                    <w:rFonts w:ascii="Cambria Math" w:hAnsi="Cambria Math"/>
                    <w:sz w:val="20"/>
                    <w:szCs w:val="20"/>
                  </w:rPr>
                  <m:t>=</m:t>
                </m:r>
                <m:acc>
                  <m:accPr>
                    <m:ctrlPr>
                      <w:rPr>
                        <w:rFonts w:ascii="Cambria Math" w:hAnsi="Cambria Math"/>
                        <w:i/>
                        <w:sz w:val="20"/>
                        <w:szCs w:val="20"/>
                      </w:rPr>
                    </m:ctrlPr>
                  </m:accPr>
                  <m:e>
                    <m:r>
                      <w:rPr>
                        <w:rFonts w:ascii="Cambria Math" w:hAnsi="Cambria Math"/>
                        <w:sz w:val="20"/>
                        <w:szCs w:val="20"/>
                      </w:rPr>
                      <m:t>y</m:t>
                    </m:r>
                  </m:e>
                </m:acc>
                <m:r>
                  <w:rPr>
                    <w:rFonts w:ascii="Cambria Math" w:hAnsi="Cambria Math" w:cs="Arial"/>
                    <w:sz w:val="20"/>
                    <w:szCs w:val="20"/>
                  </w:rPr>
                  <m:t>​</m:t>
                </m:r>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cs="Arial"/>
                            <w:sz w:val="20"/>
                            <w:szCs w:val="20"/>
                          </w:rPr>
                          <m:t>​</m:t>
                        </m:r>
                        <m:r>
                          <w:rPr>
                            <w:rFonts w:ascii="Cambria Math" w:hAnsi="Cambria Math"/>
                            <w:sz w:val="20"/>
                            <w:szCs w:val="20"/>
                          </w:rPr>
                          <m:t>ext</m:t>
                        </m:r>
                      </m:sub>
                    </m:sSub>
                    <m:r>
                      <w:rPr>
                        <w:rFonts w:ascii="Cambria Math" w:hAnsi="Cambria Math" w:cs="Arial"/>
                        <w:sz w:val="20"/>
                        <w:szCs w:val="20"/>
                      </w:rPr>
                      <m:t>​</m:t>
                    </m:r>
                    <m:r>
                      <w:rPr>
                        <w:rFonts w:ascii="Cambria Math" w:hAnsi="Cambria Math"/>
                        <w:sz w:val="20"/>
                        <w:szCs w:val="20"/>
                      </w:rPr>
                      <m: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cs="Arial"/>
                            <w:sz w:val="20"/>
                            <w:szCs w:val="20"/>
                          </w:rPr>
                          <m:t>​</m:t>
                        </m:r>
                        <m:r>
                          <w:rPr>
                            <w:rFonts w:ascii="Cambria Math" w:hAnsi="Cambria Math"/>
                            <w:sz w:val="20"/>
                            <w:szCs w:val="20"/>
                          </w:rPr>
                          <m:t>dev</m:t>
                        </m:r>
                      </m:sub>
                    </m:sSub>
                    <m:r>
                      <w:rPr>
                        <w:rFonts w:ascii="Cambria Math" w:hAnsi="Cambria Math" w:cs="Arial"/>
                        <w:sz w:val="20"/>
                        <w:szCs w:val="20"/>
                      </w:rPr>
                      <m:t>​</m:t>
                    </m:r>
                  </m:e>
                </m:d>
              </m:oMath>
            </m:oMathPara>
          </w:p>
        </w:tc>
        <w:tc>
          <w:tcPr>
            <w:tcW w:w="0" w:type="auto"/>
            <w:vAlign w:val="center"/>
            <w:hideMark/>
          </w:tcPr>
          <w:p w14:paraId="5A96C1A4" w14:textId="604D4E8A" w:rsidR="00FE3156" w:rsidRPr="00FB634D" w:rsidRDefault="009274C9" w:rsidP="001D724E">
            <w:pPr>
              <w:spacing w:after="160" w:line="278" w:lineRule="auto"/>
              <w:rPr>
                <w:sz w:val="20"/>
                <w:szCs w:val="20"/>
              </w:rPr>
            </w:pPr>
            <m:oMath>
              <m:r>
                <w:rPr>
                  <w:rFonts w:ascii="Cambria Math" w:hAnsi="Cambria Math"/>
                  <w:sz w:val="20"/>
                  <w:szCs w:val="20"/>
                </w:rPr>
                <m:t>γ=Var</m:t>
              </m:r>
              <m:d>
                <m:dPr>
                  <m:ctrlPr>
                    <w:rPr>
                      <w:rFonts w:ascii="Cambria Math" w:hAnsi="Cambria Math"/>
                      <w:i/>
                      <w:sz w:val="20"/>
                      <w:szCs w:val="20"/>
                    </w:rPr>
                  </m:ctrlPr>
                </m:dPr>
                <m:e>
                  <m:acc>
                    <m:accPr>
                      <m:ctrlPr>
                        <w:rPr>
                          <w:rFonts w:ascii="Cambria Math" w:hAnsi="Cambria Math"/>
                          <w:i/>
                          <w:sz w:val="20"/>
                          <w:szCs w:val="20"/>
                        </w:rPr>
                      </m:ctrlPr>
                    </m:accPr>
                    <m:e>
                      <m:r>
                        <w:rPr>
                          <w:rFonts w:ascii="Cambria Math" w:hAnsi="Cambria Math"/>
                          <w:sz w:val="20"/>
                          <w:szCs w:val="20"/>
                        </w:rPr>
                        <m:t>y</m:t>
                      </m:r>
                    </m:e>
                  </m:acc>
                </m:e>
              </m:d>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ext</m:t>
                      </m:r>
                    </m:sub>
                  </m:sSub>
                  <m:r>
                    <w:rPr>
                      <w:rFonts w:ascii="Cambria Math" w:hAnsi="Cambria Math" w:cs="Arial"/>
                      <w:sz w:val="20"/>
                      <w:szCs w:val="20"/>
                    </w:rPr>
                    <m:t>​</m:t>
                  </m:r>
                  <m:r>
                    <w:rPr>
                      <w:rFonts w:ascii="Cambria Math" w:hAnsi="Cambria Math"/>
                      <w:sz w:val="20"/>
                      <w:szCs w:val="20"/>
                    </w:rPr>
                    <m:t>,</m:t>
                  </m:r>
                  <m:acc>
                    <m:accPr>
                      <m:ctrlPr>
                        <w:rPr>
                          <w:rFonts w:ascii="Cambria Math" w:hAnsi="Cambria Math"/>
                          <w:i/>
                          <w:sz w:val="20"/>
                          <w:szCs w:val="20"/>
                        </w:rPr>
                      </m:ctrlPr>
                    </m:accPr>
                    <m:e>
                      <m:r>
                        <w:rPr>
                          <w:rFonts w:ascii="Cambria Math" w:hAnsi="Cambria Math"/>
                          <w:sz w:val="20"/>
                          <w:szCs w:val="20"/>
                        </w:rPr>
                        <m:t>y</m:t>
                      </m:r>
                    </m:e>
                  </m:acc>
                  <m:r>
                    <w:rPr>
                      <w:rFonts w:ascii="Cambria Math" w:hAnsi="Cambria Math" w:cs="Arial"/>
                      <w:sz w:val="20"/>
                      <w:szCs w:val="20"/>
                    </w:rPr>
                    <m:t>​</m:t>
                  </m:r>
                </m:e>
              </m:d>
              <m:r>
                <w:rPr>
                  <w:rFonts w:ascii="Cambria Math" w:hAnsi="Cambria Math" w:cs="Arial"/>
                  <w:sz w:val="20"/>
                  <w:szCs w:val="20"/>
                </w:rPr>
                <m:t>​</m:t>
              </m:r>
            </m:oMath>
            <w:r w:rsidR="00FE3156" w:rsidRPr="00FB634D">
              <w:rPr>
                <w:sz w:val="20"/>
                <w:szCs w:val="20"/>
              </w:rPr>
              <w:t xml:space="preserve"> (Slope adjustment)</w:t>
            </w:r>
          </w:p>
        </w:tc>
      </w:tr>
      <w:tr w:rsidR="00FE3156" w:rsidRPr="00E2017B" w14:paraId="316E1C85" w14:textId="77777777" w:rsidTr="003C2917">
        <w:trPr>
          <w:tblCellSpacing w:w="15" w:type="dxa"/>
        </w:trPr>
        <w:tc>
          <w:tcPr>
            <w:tcW w:w="0" w:type="auto"/>
            <w:vAlign w:val="center"/>
            <w:hideMark/>
          </w:tcPr>
          <w:p w14:paraId="7208B92D" w14:textId="77777777" w:rsidR="00FE3156" w:rsidRPr="00FB634D" w:rsidRDefault="00FE3156" w:rsidP="001D724E">
            <w:pPr>
              <w:spacing w:after="160" w:line="278" w:lineRule="auto"/>
              <w:rPr>
                <w:sz w:val="20"/>
                <w:szCs w:val="20"/>
              </w:rPr>
            </w:pPr>
            <w:r w:rsidRPr="00FB634D">
              <w:rPr>
                <w:b/>
                <w:bCs/>
                <w:sz w:val="20"/>
                <w:szCs w:val="20"/>
              </w:rPr>
              <w:t>Logistic</w:t>
            </w:r>
          </w:p>
        </w:tc>
        <w:tc>
          <w:tcPr>
            <w:tcW w:w="0" w:type="auto"/>
            <w:vAlign w:val="center"/>
            <w:hideMark/>
          </w:tcPr>
          <w:p w14:paraId="53B4FB0B" w14:textId="0B8C047E" w:rsidR="00FE3156" w:rsidRPr="00FB634D" w:rsidRDefault="009274C9" w:rsidP="001D724E">
            <w:pPr>
              <w:spacing w:after="160" w:line="278" w:lineRule="auto"/>
              <w:rPr>
                <w:sz w:val="20"/>
                <w:szCs w:val="20"/>
              </w:rPr>
            </w:pPr>
            <m:oMathPara>
              <m:oMath>
                <m:r>
                  <w:rPr>
                    <w:rFonts w:ascii="Cambria Math" w:hAnsi="Cambria Math"/>
                    <w:sz w:val="20"/>
                    <w:szCs w:val="20"/>
                  </w:rPr>
                  <m:t>logit</m:t>
                </m:r>
                <m:d>
                  <m:dPr>
                    <m:ctrlPr>
                      <w:rPr>
                        <w:rFonts w:ascii="Cambria Math" w:hAnsi="Cambria Math"/>
                        <w:i/>
                        <w:sz w:val="20"/>
                        <w:szCs w:val="20"/>
                      </w:rPr>
                    </m:ctrlPr>
                  </m:dPr>
                  <m:e>
                    <m:r>
                      <w:rPr>
                        <w:rFonts w:ascii="Cambria Math" w:hAnsi="Cambria Math"/>
                        <w:sz w:val="20"/>
                        <w:szCs w:val="20"/>
                      </w:rPr>
                      <m:t>p</m:t>
                    </m:r>
                  </m:e>
                </m:d>
                <m:r>
                  <w:rPr>
                    <w:rFonts w:ascii="Cambria Math" w:hAnsi="Cambria Math"/>
                    <w:sz w:val="20"/>
                    <w:szCs w:val="20"/>
                  </w:rPr>
                  <m:t>=LP+</m:t>
                </m:r>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d>
                      <m:dPr>
                        <m:ctrlPr>
                          <w:rPr>
                            <w:rFonts w:ascii="Cambria Math" w:hAnsi="Cambria Math"/>
                            <w:sz w:val="20"/>
                            <w:szCs w:val="20"/>
                          </w:rPr>
                        </m:ctrlPr>
                      </m:dPr>
                      <m:e>
                        <m:r>
                          <m:rPr>
                            <m:sty m:val="p"/>
                          </m:rPr>
                          <w:rPr>
                            <w:rFonts w:ascii="Cambria Math" w:hAnsi="Cambria Math"/>
                            <w:sz w:val="20"/>
                            <w:szCs w:val="20"/>
                          </w:rPr>
                          <m:t>prevdev</m:t>
                        </m:r>
                        <m:r>
                          <m:rPr>
                            <m:sty m:val="p"/>
                          </m:rPr>
                          <w:rPr>
                            <w:rFonts w:ascii="Cambria Math" w:hAnsi="Cambria Math" w:cs="Arial"/>
                            <w:sz w:val="20"/>
                            <w:szCs w:val="20"/>
                          </w:rPr>
                          <m:t>​</m:t>
                        </m:r>
                        <m:d>
                          <m:dPr>
                            <m:ctrlPr>
                              <w:rPr>
                                <w:rFonts w:ascii="Cambria Math" w:hAnsi="Cambria Math"/>
                                <w:sz w:val="20"/>
                                <w:szCs w:val="20"/>
                              </w:rPr>
                            </m:ctrlPr>
                          </m:dPr>
                          <m:e>
                            <m:r>
                              <m:rPr>
                                <m:sty m:val="p"/>
                              </m:rPr>
                              <w:rPr>
                                <w:rFonts w:ascii="Cambria Math" w:hAnsi="Cambria Math"/>
                                <w:sz w:val="20"/>
                                <w:szCs w:val="20"/>
                              </w:rPr>
                              <m:t>1-prevext</m:t>
                            </m:r>
                            <m:r>
                              <m:rPr>
                                <m:sty m:val="p"/>
                              </m:rPr>
                              <w:rPr>
                                <w:rFonts w:ascii="Cambria Math" w:hAnsi="Cambria Math" w:cs="Arial"/>
                                <w:sz w:val="20"/>
                                <w:szCs w:val="20"/>
                              </w:rPr>
                              <m:t>​</m:t>
                            </m:r>
                          </m:e>
                        </m:d>
                        <m:r>
                          <m:rPr>
                            <m:sty m:val="p"/>
                          </m:rPr>
                          <w:rPr>
                            <w:rFonts w:ascii="Cambria Math" w:hAnsi="Cambria Math"/>
                            <w:sz w:val="20"/>
                            <w:szCs w:val="20"/>
                          </w:rPr>
                          <m:t>prevext</m:t>
                        </m:r>
                        <m:r>
                          <m:rPr>
                            <m:sty m:val="p"/>
                          </m:rPr>
                          <w:rPr>
                            <w:rFonts w:ascii="Cambria Math" w:hAnsi="Cambria Math" w:cs="Arial"/>
                            <w:sz w:val="20"/>
                            <w:szCs w:val="20"/>
                          </w:rPr>
                          <m:t>​</m:t>
                        </m:r>
                        <m:d>
                          <m:dPr>
                            <m:ctrlPr>
                              <w:rPr>
                                <w:rFonts w:ascii="Cambria Math" w:hAnsi="Cambria Math"/>
                                <w:sz w:val="20"/>
                                <w:szCs w:val="20"/>
                              </w:rPr>
                            </m:ctrlPr>
                          </m:dPr>
                          <m:e>
                            <m:r>
                              <m:rPr>
                                <m:sty m:val="p"/>
                              </m:rPr>
                              <w:rPr>
                                <w:rFonts w:ascii="Cambria Math" w:hAnsi="Cambria Math"/>
                                <w:sz w:val="20"/>
                                <w:szCs w:val="20"/>
                              </w:rPr>
                              <m:t>1-prevdev</m:t>
                            </m:r>
                            <m:r>
                              <m:rPr>
                                <m:sty m:val="p"/>
                              </m:rPr>
                              <w:rPr>
                                <w:rFonts w:ascii="Cambria Math" w:hAnsi="Cambria Math" w:cs="Arial"/>
                                <w:sz w:val="20"/>
                                <w:szCs w:val="20"/>
                              </w:rPr>
                              <m:t>​</m:t>
                            </m:r>
                          </m:e>
                        </m:d>
                        <m:r>
                          <m:rPr>
                            <m:sty m:val="p"/>
                          </m:rPr>
                          <w:rPr>
                            <w:rFonts w:ascii="Cambria Math" w:hAnsi="Cambria Math" w:cs="Arial"/>
                            <w:sz w:val="20"/>
                            <w:szCs w:val="20"/>
                          </w:rPr>
                          <m:t>​</m:t>
                        </m:r>
                      </m:e>
                    </m:d>
                  </m:e>
                </m:func>
              </m:oMath>
            </m:oMathPara>
          </w:p>
        </w:tc>
        <w:tc>
          <w:tcPr>
            <w:tcW w:w="0" w:type="auto"/>
            <w:vAlign w:val="center"/>
            <w:hideMark/>
          </w:tcPr>
          <w:p w14:paraId="610FAD09" w14:textId="4B51B170" w:rsidR="00FE3156" w:rsidRPr="00FB634D" w:rsidRDefault="00FE3156" w:rsidP="001D724E">
            <w:pPr>
              <w:spacing w:after="160" w:line="278" w:lineRule="auto"/>
              <w:rPr>
                <w:sz w:val="20"/>
                <w:szCs w:val="20"/>
              </w:rPr>
            </w:pPr>
            <w:r w:rsidRPr="00FB634D">
              <w:rPr>
                <w:sz w:val="20"/>
                <w:szCs w:val="20"/>
              </w:rPr>
              <w:t xml:space="preserve">Taylor expansion of </w:t>
            </w:r>
            <m:oMath>
              <m:r>
                <w:rPr>
                  <w:rFonts w:ascii="Cambria Math" w:hAnsi="Cambria Math"/>
                  <w:sz w:val="20"/>
                  <w:szCs w:val="20"/>
                </w:rPr>
                <m:t>E</m:t>
              </m:r>
              <m:d>
                <m:dPr>
                  <m:begChr m:val="["/>
                  <m:endChr m:val="]"/>
                  <m:ctrlPr>
                    <w:rPr>
                      <w:rFonts w:ascii="Cambria Math" w:hAnsi="Cambria Math"/>
                      <w:i/>
                      <w:sz w:val="20"/>
                      <w:szCs w:val="20"/>
                    </w:rPr>
                  </m:ctrlPr>
                </m:dPr>
                <m:e>
                  <m:r>
                    <m:rPr>
                      <m:sty m:val="p"/>
                    </m:rPr>
                    <w:rPr>
                      <w:rFonts w:ascii="Cambria Math" w:hAnsi="Cambria Math"/>
                      <w:sz w:val="20"/>
                      <w:szCs w:val="20"/>
                    </w:rPr>
                    <m:t>logit</m:t>
                  </m:r>
                  <m:d>
                    <m:dPr>
                      <m:ctrlPr>
                        <w:rPr>
                          <w:rFonts w:ascii="Cambria Math" w:hAnsi="Cambria Math"/>
                          <w:i/>
                          <w:sz w:val="20"/>
                          <w:szCs w:val="20"/>
                        </w:rPr>
                      </m:ctrlPr>
                    </m:dPr>
                    <m:e>
                      <m:r>
                        <w:rPr>
                          <w:rFonts w:ascii="Cambria Math" w:hAnsi="Cambria Math"/>
                          <w:sz w:val="20"/>
                          <w:szCs w:val="20"/>
                        </w:rPr>
                        <m:t>p</m:t>
                      </m:r>
                    </m:e>
                  </m:d>
                </m:e>
              </m:d>
            </m:oMath>
            <w:r w:rsidRPr="00FB634D">
              <w:rPr>
                <w:sz w:val="20"/>
                <w:szCs w:val="20"/>
              </w:rPr>
              <w:t xml:space="preserve">vs </w:t>
            </w:r>
            <m:oMath>
              <m:r>
                <m:rPr>
                  <m:sty m:val="p"/>
                </m:rPr>
                <w:rPr>
                  <w:rFonts w:ascii="Cambria Math" w:hAnsi="Cambria Math"/>
                  <w:sz w:val="20"/>
                  <w:szCs w:val="20"/>
                </w:rPr>
                <m:t>logit</m:t>
              </m:r>
              <m:d>
                <m:dPr>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m:t>
                      </m:r>
                    </m:e>
                  </m:d>
                </m:e>
              </m:d>
            </m:oMath>
          </w:p>
        </w:tc>
      </w:tr>
      <w:tr w:rsidR="00FE3156" w:rsidRPr="00E2017B" w14:paraId="1F23B35F" w14:textId="77777777" w:rsidTr="003C2917">
        <w:trPr>
          <w:tblCellSpacing w:w="15" w:type="dxa"/>
        </w:trPr>
        <w:tc>
          <w:tcPr>
            <w:tcW w:w="0" w:type="auto"/>
            <w:vAlign w:val="center"/>
            <w:hideMark/>
          </w:tcPr>
          <w:p w14:paraId="6848E385" w14:textId="77777777" w:rsidR="00FE3156" w:rsidRPr="00FB634D" w:rsidRDefault="00FE3156" w:rsidP="001D724E">
            <w:pPr>
              <w:spacing w:after="160" w:line="278" w:lineRule="auto"/>
              <w:rPr>
                <w:sz w:val="20"/>
                <w:szCs w:val="20"/>
              </w:rPr>
            </w:pPr>
            <w:r w:rsidRPr="00FB634D">
              <w:rPr>
                <w:b/>
                <w:bCs/>
                <w:sz w:val="20"/>
                <w:szCs w:val="20"/>
              </w:rPr>
              <w:t>Cox PH</w:t>
            </w:r>
          </w:p>
        </w:tc>
        <w:tc>
          <w:tcPr>
            <w:tcW w:w="0" w:type="auto"/>
            <w:vAlign w:val="center"/>
            <w:hideMark/>
          </w:tcPr>
          <w:p w14:paraId="4F4D50EA" w14:textId="0EFA9C79" w:rsidR="00FE3156" w:rsidRPr="00FB634D"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new</m:t>
                    </m:r>
                  </m:sub>
                </m:sSub>
                <m:r>
                  <w:rPr>
                    <w:rFonts w:ascii="Cambria Math" w:hAnsi="Cambria Math" w:cs="Arial"/>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r>
                  <m:rPr>
                    <m:sty m:val="p"/>
                  </m:rPr>
                  <w:rPr>
                    <w:rFonts w:ascii="Cambria Math" w:hAnsi="Cambria Math"/>
                    <w:sz w:val="20"/>
                    <w:szCs w:val="20"/>
                  </w:rPr>
                  <m:t>Hold</m:t>
                </m:r>
                <m:r>
                  <w:rPr>
                    <w:rFonts w:ascii="Cambria Math" w:hAnsi="Cambria Math" w:cs="Arial"/>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cs="Cambria Math"/>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i</m:t>
                    </m:r>
                  </m:sub>
                </m:sSub>
                <m:r>
                  <w:rPr>
                    <w:rFonts w:ascii="Cambria Math" w:hAnsi="Cambria Math" w:cs="Arial"/>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m:t>
                    </m:r>
                  </m:sub>
                </m:sSub>
                <m:r>
                  <w:rPr>
                    <w:rFonts w:ascii="Cambria Math" w:hAnsi="Cambria Math" w:cs="Arial"/>
                    <w:sz w:val="20"/>
                    <w:szCs w:val="20"/>
                  </w:rPr>
                  <m:t>​​</m:t>
                </m:r>
              </m:oMath>
            </m:oMathPara>
          </w:p>
        </w:tc>
        <w:tc>
          <w:tcPr>
            <w:tcW w:w="0" w:type="auto"/>
            <w:vAlign w:val="center"/>
            <w:hideMark/>
          </w:tcPr>
          <w:p w14:paraId="6425F48D" w14:textId="5138DBB3" w:rsidR="00FE3156" w:rsidRPr="00FB634D" w:rsidRDefault="00000000" w:rsidP="001D724E">
            <w:pPr>
              <w:spacing w:after="160" w:line="278" w:lineRule="auto"/>
              <w:rPr>
                <w:sz w:val="20"/>
                <w:szCs w:val="20"/>
              </w:rPr>
            </w:pP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ext</m:t>
                  </m:r>
                </m:sub>
              </m:sSub>
              <m:r>
                <w:rPr>
                  <w:rFonts w:ascii="Cambria Math" w:hAnsi="Cambria Math" w:cs="Arial"/>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dev</m:t>
                  </m:r>
                </m:sub>
              </m:sSub>
              <m:r>
                <w:rPr>
                  <w:rFonts w:ascii="Cambria Math" w:hAnsi="Cambria Math" w:cs="Arial"/>
                  <w:sz w:val="20"/>
                  <w:szCs w:val="20"/>
                </w:rPr>
                <m:t>​</m:t>
              </m:r>
              <m:r>
                <w:rPr>
                  <w:rFonts w:ascii="Cambria Math" w:hAnsi="Cambria Math"/>
                  <w:sz w:val="20"/>
                  <w:szCs w:val="20"/>
                </w:rPr>
                <m:t>+Δβ</m:t>
              </m:r>
            </m:oMath>
            <w:r w:rsidR="00FE3156" w:rsidRPr="00FB634D">
              <w:rPr>
                <w:sz w:val="20"/>
                <w:szCs w:val="20"/>
              </w:rPr>
              <w:t xml:space="preserve"> (Re-estimation of HRs)</w:t>
            </w:r>
          </w:p>
        </w:tc>
      </w:tr>
    </w:tbl>
    <w:p w14:paraId="26464843" w14:textId="77777777" w:rsidR="003C2917" w:rsidRDefault="003C2917" w:rsidP="00FE3156">
      <w:pPr>
        <w:spacing w:after="160" w:line="278" w:lineRule="auto"/>
      </w:pPr>
    </w:p>
    <w:p w14:paraId="1E1CBDDD" w14:textId="43700772" w:rsidR="00FE3156" w:rsidRPr="00E2017B" w:rsidRDefault="00FE3156" w:rsidP="00FE3156">
      <w:pPr>
        <w:spacing w:after="160" w:line="278" w:lineRule="auto"/>
        <w:rPr>
          <w:b/>
          <w:bCs/>
        </w:rPr>
      </w:pPr>
      <w:r w:rsidRPr="00E2017B">
        <w:rPr>
          <w:b/>
          <w:bCs/>
        </w:rPr>
        <w:t>The Calibration Belt (Visualizing Higher Moments)</w:t>
      </w:r>
    </w:p>
    <w:p w14:paraId="4FAC97C2" w14:textId="4E8F39DA" w:rsidR="00FE3156" w:rsidRPr="00E2017B" w:rsidRDefault="00FE3156" w:rsidP="00FE3156">
      <w:pPr>
        <w:spacing w:after="160" w:line="278" w:lineRule="auto"/>
      </w:pPr>
      <w:r w:rsidRPr="00E2017B">
        <w:t xml:space="preserve">A </w:t>
      </w:r>
      <w:r w:rsidR="00E66EEB">
        <w:t>“</w:t>
      </w:r>
      <w:r w:rsidRPr="00E2017B">
        <w:t>Calibration Belt</w:t>
      </w:r>
      <w:r w:rsidR="00E66EEB">
        <w:t>”</w:t>
      </w:r>
      <w:r w:rsidRPr="00E2017B">
        <w:t xml:space="preserve"> uses a polynomial (usually 2nd or 3rd degree) to fit the relationship between predicted and observed risk. If the </w:t>
      </w:r>
      <w:r w:rsidR="00E66EEB">
        <w:t>“</w:t>
      </w:r>
      <w:r w:rsidRPr="00E2017B">
        <w:t>belt</w:t>
      </w:r>
      <w:r w:rsidR="00E66EEB">
        <w:t>”</w:t>
      </w:r>
      <w:r w:rsidRPr="00E2017B">
        <w:t xml:space="preserve"> deviates from the 45-degree line, it tells </w:t>
      </w:r>
      <w:r w:rsidR="00E66EEB">
        <w:t>us</w:t>
      </w:r>
      <w:r w:rsidRPr="00E2017B">
        <w:t xml:space="preserve"> exactly which moment is failing.</w:t>
      </w:r>
    </w:p>
    <w:p w14:paraId="2B46CA77" w14:textId="77777777" w:rsidR="00FE3156" w:rsidRPr="00E66EEB" w:rsidRDefault="00FE3156" w:rsidP="0036161A">
      <w:pPr>
        <w:numPr>
          <w:ilvl w:val="0"/>
          <w:numId w:val="23"/>
        </w:numPr>
        <w:spacing w:after="0" w:line="278" w:lineRule="auto"/>
      </w:pPr>
      <w:r w:rsidRPr="00E66EEB">
        <w:t>Fixed Intercept (1st moment failure): The belt is parallel to the 45-degree line but shifted up or down.</w:t>
      </w:r>
    </w:p>
    <w:p w14:paraId="55D1FAAA" w14:textId="77777777" w:rsidR="00FE3156" w:rsidRPr="00E66EEB" w:rsidRDefault="00FE3156" w:rsidP="0036161A">
      <w:pPr>
        <w:numPr>
          <w:ilvl w:val="0"/>
          <w:numId w:val="23"/>
        </w:numPr>
        <w:spacing w:after="0" w:line="278" w:lineRule="auto"/>
      </w:pPr>
      <w:r w:rsidRPr="00E66EEB">
        <w:t>Fixed Slope (2nd moment failure): The belt crosses the 45-degree line at an angle.</w:t>
      </w:r>
    </w:p>
    <w:p w14:paraId="0ED40C1A" w14:textId="0E4690AE" w:rsidR="00941FD8" w:rsidRDefault="00FE3156" w:rsidP="00C76157">
      <w:pPr>
        <w:numPr>
          <w:ilvl w:val="0"/>
          <w:numId w:val="23"/>
        </w:numPr>
        <w:spacing w:line="278" w:lineRule="auto"/>
      </w:pPr>
      <w:r w:rsidRPr="00E66EEB">
        <w:t>Non-linear (Higher moment failure): The</w:t>
      </w:r>
      <w:r w:rsidRPr="00E2017B">
        <w:t xml:space="preserve"> belt is curved (S-shaped or C-shaped).</w:t>
      </w:r>
    </w:p>
    <w:p w14:paraId="36EF0274" w14:textId="75DCC0AD" w:rsidR="00941FD8" w:rsidRPr="00E2017B" w:rsidRDefault="00941FD8" w:rsidP="00941FD8">
      <w:pPr>
        <w:spacing w:after="160" w:line="278" w:lineRule="auto"/>
        <w:rPr>
          <w:b/>
          <w:bCs/>
        </w:rPr>
      </w:pPr>
      <w:r w:rsidRPr="00E2017B">
        <w:rPr>
          <w:b/>
          <w:bCs/>
        </w:rPr>
        <w:t>Final Insight: Why Higher Moments</w:t>
      </w:r>
    </w:p>
    <w:p w14:paraId="0A3DDED5" w14:textId="62B64EB4" w:rsidR="00941FD8" w:rsidRPr="00E2017B" w:rsidRDefault="00941FD8" w:rsidP="00941FD8">
      <w:pPr>
        <w:spacing w:after="160" w:line="278" w:lineRule="auto"/>
      </w:pPr>
      <w:r w:rsidRPr="00E2017B">
        <w:t xml:space="preserve">Mathematically, our </w:t>
      </w:r>
      <w:r w:rsidR="00E66EEB">
        <w:t>“</w:t>
      </w:r>
      <w:r w:rsidRPr="00E2017B">
        <w:t>Centered Algorithm</w:t>
      </w:r>
      <w:r w:rsidR="00E66EEB">
        <w:t>”</w:t>
      </w:r>
      <w:r w:rsidRPr="00E2017B">
        <w:t xml:space="preserve"> is a Taylor expansion truncated at the first term.</w:t>
      </w:r>
    </w:p>
    <w:p w14:paraId="029A37D2" w14:textId="701BFFBE" w:rsidR="00941FD8" w:rsidRPr="00E2017B" w:rsidRDefault="00941FD8" w:rsidP="00941FD8">
      <w:pPr>
        <w:numPr>
          <w:ilvl w:val="0"/>
          <w:numId w:val="24"/>
        </w:numPr>
        <w:spacing w:after="160" w:line="278" w:lineRule="auto"/>
      </w:pPr>
      <w:r w:rsidRPr="00E2017B">
        <w:t xml:space="preserve">The First Term (Mean) captures the </w:t>
      </w:r>
      <w:r w:rsidR="00E66EEB">
        <w:t>“</w:t>
      </w:r>
      <w:r w:rsidRPr="00E2017B">
        <w:t>Bias</w:t>
      </w:r>
      <w:r w:rsidR="00E66EEB">
        <w:t>”</w:t>
      </w:r>
      <w:r w:rsidRPr="00E2017B">
        <w:t xml:space="preserve"> of the transport.</w:t>
      </w:r>
    </w:p>
    <w:p w14:paraId="715C2DBB" w14:textId="1FD7CB95" w:rsidR="00941FD8" w:rsidRPr="00E2017B" w:rsidRDefault="00941FD8" w:rsidP="00941FD8">
      <w:pPr>
        <w:numPr>
          <w:ilvl w:val="0"/>
          <w:numId w:val="24"/>
        </w:numPr>
        <w:spacing w:after="160" w:line="278" w:lineRule="auto"/>
      </w:pPr>
      <w:r w:rsidRPr="00E2017B">
        <w:t xml:space="preserve">The Second Term (Slope) captures the </w:t>
      </w:r>
      <w:r w:rsidR="00E66EEB">
        <w:t>“</w:t>
      </w:r>
      <w:r w:rsidRPr="00E2017B">
        <w:t>Variance</w:t>
      </w:r>
      <w:r w:rsidR="00E66EEB">
        <w:t>”</w:t>
      </w:r>
      <w:r w:rsidRPr="00E2017B">
        <w:t xml:space="preserve"> (or Discrimination) of the transport.</w:t>
      </w:r>
    </w:p>
    <w:p w14:paraId="785352D9" w14:textId="762A1028" w:rsidR="00941FD8" w:rsidRPr="00E2017B" w:rsidRDefault="00941FD8" w:rsidP="00941FD8">
      <w:pPr>
        <w:numPr>
          <w:ilvl w:val="0"/>
          <w:numId w:val="24"/>
        </w:numPr>
        <w:spacing w:after="160" w:line="278" w:lineRule="auto"/>
      </w:pPr>
      <w:r w:rsidRPr="00E2017B">
        <w:t xml:space="preserve">Higher Terms capture the </w:t>
      </w:r>
      <w:r w:rsidR="00E66EEB">
        <w:t>“</w:t>
      </w:r>
      <w:r w:rsidRPr="00E2017B">
        <w:t>Complexity</w:t>
      </w:r>
      <w:r w:rsidR="00E66EEB">
        <w:t>”</w:t>
      </w:r>
      <w:r w:rsidRPr="00E2017B">
        <w:t xml:space="preserve"> (Non-linearity) of the transport.</w:t>
      </w:r>
    </w:p>
    <w:p w14:paraId="2F9E3F9A" w14:textId="360277B7" w:rsidR="00941FD8" w:rsidRPr="00E2017B" w:rsidRDefault="00941FD8" w:rsidP="00941FD8">
      <w:pPr>
        <w:spacing w:after="160" w:line="278" w:lineRule="auto"/>
      </w:pPr>
      <w:r w:rsidRPr="00E2017B">
        <w:t xml:space="preserve">The beauty of our </w:t>
      </w:r>
      <w:r w:rsidR="00E66EEB">
        <w:t xml:space="preserve">proposed </w:t>
      </w:r>
      <w:r w:rsidRPr="00E2017B">
        <w:t xml:space="preserve">centered approach is that by fixing the 1st Moment, </w:t>
      </w:r>
      <w:r w:rsidR="00E66EEB">
        <w:t>we</w:t>
      </w:r>
      <w:r w:rsidRPr="00E2017B">
        <w:t xml:space="preserve"> resolve the most common cause of model failure (the intercept) while preserving the "knowledge" stored in the coefficients (β).</w:t>
      </w:r>
    </w:p>
    <w:p w14:paraId="5F88A577" w14:textId="77777777" w:rsidR="0036161A" w:rsidRPr="0036161A" w:rsidRDefault="0036161A" w:rsidP="0036161A">
      <w:pPr>
        <w:pStyle w:val="BodyText"/>
      </w:pPr>
    </w:p>
    <w:p w14:paraId="7928FE68" w14:textId="0BBF76A4" w:rsidR="003C2917" w:rsidRDefault="003C2917" w:rsidP="003C2917">
      <w:pPr>
        <w:pStyle w:val="Heading2"/>
        <w:rPr>
          <w:b/>
          <w:bCs/>
        </w:rPr>
      </w:pPr>
      <w:r w:rsidRPr="003C2917">
        <w:rPr>
          <w:b/>
          <w:bCs/>
        </w:rPr>
        <w:lastRenderedPageBreak/>
        <w:t xml:space="preserve">Transportability </w:t>
      </w:r>
    </w:p>
    <w:p w14:paraId="4B6846B4" w14:textId="5D8D7558" w:rsidR="00E66EEB" w:rsidRPr="00E66EEB" w:rsidRDefault="00E66EEB" w:rsidP="00E66EEB">
      <w:pPr>
        <w:pStyle w:val="BodyText"/>
        <w:rPr>
          <w:rFonts w:eastAsiaTheme="majorEastAsia" w:cstheme="majorBidi"/>
          <w:color w:val="0F4761" w:themeColor="accent1" w:themeShade="BF"/>
        </w:rPr>
      </w:pPr>
      <w:r w:rsidRPr="00E66EEB">
        <w:rPr>
          <w:rFonts w:eastAsiaTheme="majorEastAsia" w:cstheme="majorBidi"/>
          <w:color w:val="0F4761" w:themeColor="accent1" w:themeShade="BF"/>
        </w:rPr>
        <w:t>A typical Example</w:t>
      </w:r>
    </w:p>
    <w:p w14:paraId="5615B4ED" w14:textId="71B5E8D3" w:rsidR="00941FD8" w:rsidRPr="00E2017B" w:rsidRDefault="00941FD8" w:rsidP="00941FD8">
      <w:pPr>
        <w:spacing w:after="160" w:line="278" w:lineRule="auto"/>
      </w:pPr>
      <w:r w:rsidRPr="00E2017B">
        <w:t>To finalize our work, let’s apply the "Transportability Auditor" logic to our specific scenario: moving from a model trained on males to a model tested on females.</w:t>
      </w:r>
    </w:p>
    <w:p w14:paraId="19CAB8B9" w14:textId="1DCF7050" w:rsidR="00941FD8" w:rsidRPr="00E2017B" w:rsidRDefault="00941FD8" w:rsidP="00941FD8">
      <w:pPr>
        <w:spacing w:after="160" w:line="278" w:lineRule="auto"/>
        <w:rPr>
          <w:b/>
          <w:bCs/>
        </w:rPr>
      </w:pPr>
      <w:r w:rsidRPr="00E2017B">
        <w:rPr>
          <w:b/>
          <w:bCs/>
        </w:rPr>
        <w:t>The Audit Results (Hypothetical Based on Heart Data)</w:t>
      </w:r>
    </w:p>
    <w:p w14:paraId="111D55C5" w14:textId="17331358" w:rsidR="00941FD8" w:rsidRPr="00E2017B" w:rsidRDefault="00941FD8" w:rsidP="00941FD8">
      <w:pPr>
        <w:spacing w:after="160" w:line="278" w:lineRule="auto"/>
      </w:pPr>
      <w:r w:rsidRPr="00E2017B">
        <w:t xml:space="preserve">When </w:t>
      </w:r>
      <w:r w:rsidR="00E66EEB">
        <w:t>we</w:t>
      </w:r>
      <w:r w:rsidRPr="00E2017B">
        <w:t xml:space="preserve"> transport a heart disease model from males to females, </w:t>
      </w:r>
      <w:r w:rsidR="00E66EEB">
        <w:t>we</w:t>
      </w:r>
      <w:r w:rsidRPr="00E2017B">
        <w:t xml:space="preserve"> usually find:</w:t>
      </w:r>
    </w:p>
    <w:p w14:paraId="2D7021C3" w14:textId="3322E26F" w:rsidR="00941FD8" w:rsidRPr="00E66EEB" w:rsidRDefault="00941FD8" w:rsidP="00941FD8">
      <w:pPr>
        <w:numPr>
          <w:ilvl w:val="0"/>
          <w:numId w:val="25"/>
        </w:numPr>
        <w:spacing w:after="160" w:line="278" w:lineRule="auto"/>
      </w:pPr>
      <w:r w:rsidRPr="00E66EEB">
        <w:t xml:space="preserve">1st Moment (Prevalence): Females often have a lower baseline risk of CAD in specific age brackets. The "Red Shift" </w:t>
      </w:r>
      <w:r w:rsidR="00E66EEB">
        <w:t>we</w:t>
      </w:r>
      <w:r w:rsidRPr="00E66EEB">
        <w:t xml:space="preserve"> calculated corrects for this.</w:t>
      </w:r>
    </w:p>
    <w:p w14:paraId="41CBFC59" w14:textId="378CC9A8" w:rsidR="00941FD8" w:rsidRPr="00E66EEB" w:rsidRDefault="00941FD8" w:rsidP="00941FD8">
      <w:pPr>
        <w:numPr>
          <w:ilvl w:val="0"/>
          <w:numId w:val="25"/>
        </w:numPr>
        <w:spacing w:after="160" w:line="278" w:lineRule="auto"/>
      </w:pPr>
      <w:r w:rsidRPr="00E66EEB">
        <w:t xml:space="preserve">2nd Moment (Effect Intensity): The "intensity" of risk factors like </w:t>
      </w:r>
      <w:r w:rsidR="00E66EEB">
        <w:t>“</w:t>
      </w:r>
      <w:r w:rsidRPr="00E66EEB">
        <w:t>chol</w:t>
      </w:r>
      <w:r w:rsidR="00E66EEB">
        <w:t>”</w:t>
      </w:r>
      <w:r w:rsidRPr="00E66EEB">
        <w:t xml:space="preserve"> or </w:t>
      </w:r>
      <w:r w:rsidR="00E66EEB">
        <w:t>“</w:t>
      </w:r>
      <w:r w:rsidRPr="00E66EEB">
        <w:t>trestbps</w:t>
      </w:r>
      <w:r w:rsidR="00E66EEB">
        <w:t>”</w:t>
      </w:r>
      <w:r w:rsidRPr="00E66EEB">
        <w:t xml:space="preserve"> might differ. If the auditor shows a slope </w:t>
      </w:r>
      <m:oMath>
        <m:r>
          <w:rPr>
            <w:rFonts w:ascii="Cambria Math" w:hAnsi="Cambria Math"/>
          </w:rPr>
          <m:t>γ≠ 1</m:t>
        </m:r>
      </m:oMath>
      <w:r w:rsidRPr="00E66EEB">
        <w:t xml:space="preserve">, it suggests the predictors are either more </w:t>
      </w:r>
      <w:r w:rsidR="00E66EEB" w:rsidRPr="00E66EEB">
        <w:t xml:space="preserve">"potent" </w:t>
      </w:r>
      <w:r w:rsidRPr="00E66EEB">
        <w:t>or less "potent" in women.</w:t>
      </w:r>
    </w:p>
    <w:p w14:paraId="1C7B9AB4" w14:textId="1AE233ED" w:rsidR="00941FD8" w:rsidRPr="00E2017B" w:rsidRDefault="00941FD8" w:rsidP="003C2917">
      <w:pPr>
        <w:numPr>
          <w:ilvl w:val="0"/>
          <w:numId w:val="25"/>
        </w:numPr>
        <w:spacing w:after="160" w:line="278" w:lineRule="auto"/>
      </w:pPr>
      <w:r w:rsidRPr="00E66EEB">
        <w:t>Higher Moments (Shape):</w:t>
      </w:r>
      <w:r w:rsidRPr="00E2017B">
        <w:t xml:space="preserve"> The non-linear relationship of age (</w:t>
      </w:r>
      <w:r w:rsidR="00E66EEB">
        <w:t>the</w:t>
      </w:r>
      <w:r w:rsidRPr="00E2017B">
        <w:t xml:space="preserve"> rcs terms) might differ due to menopause or different hormonal protection phases.</w:t>
      </w:r>
    </w:p>
    <w:p w14:paraId="4CEAA5AF" w14:textId="7FC88A76" w:rsidR="00941FD8" w:rsidRPr="00E66EEB" w:rsidRDefault="00941FD8" w:rsidP="00E66EEB">
      <w:pPr>
        <w:pStyle w:val="BodyText"/>
        <w:rPr>
          <w:rFonts w:eastAsiaTheme="majorEastAsia" w:cstheme="majorBidi"/>
          <w:color w:val="0F4761" w:themeColor="accent1" w:themeShade="BF"/>
        </w:rPr>
      </w:pPr>
      <w:r w:rsidRPr="00E66EEB">
        <w:rPr>
          <w:rFonts w:eastAsiaTheme="majorEastAsia" w:cstheme="majorBidi"/>
          <w:color w:val="0F4761" w:themeColor="accent1" w:themeShade="BF"/>
        </w:rPr>
        <w:t>The Mathematical Proof</w:t>
      </w:r>
    </w:p>
    <w:p w14:paraId="60E3108D" w14:textId="32881CDA" w:rsidR="00941FD8" w:rsidRPr="00E2017B" w:rsidRDefault="00941FD8" w:rsidP="00941FD8">
      <w:pPr>
        <w:spacing w:after="160" w:line="278" w:lineRule="auto"/>
      </w:pPr>
      <w:r w:rsidRPr="00E2017B">
        <w:t xml:space="preserve">Let </w:t>
      </w:r>
      <m:oMath>
        <m:sSub>
          <m:sSubPr>
            <m:ctrlPr>
              <w:rPr>
                <w:rFonts w:ascii="Cambria Math" w:hAnsi="Cambria Math"/>
                <w:i/>
              </w:rPr>
            </m:ctrlPr>
          </m:sSubPr>
          <m:e>
            <m:r>
              <w:rPr>
                <w:rFonts w:ascii="Cambria Math" w:hAnsi="Cambria Math"/>
              </w:rPr>
              <m:t>L</m:t>
            </m:r>
          </m:e>
          <m:sub>
            <m:r>
              <w:rPr>
                <w:rFonts w:ascii="Cambria Math" w:hAnsi="Cambria Math"/>
              </w:rPr>
              <m:t>dev</m:t>
            </m:r>
          </m:sub>
        </m:sSub>
      </m:oMath>
      <w:r w:rsidRPr="00E2017B">
        <w:t xml:space="preserve"> be our centered linear predictor. The "True" risk in the external population can be approximated by a Taylor expansion of the log-likelihood:</w:t>
      </w:r>
    </w:p>
    <w:p w14:paraId="01FED33C" w14:textId="7F5D5C00" w:rsidR="00941FD8" w:rsidRPr="00E2017B" w:rsidRDefault="00E66EEB" w:rsidP="00941FD8">
      <w:pPr>
        <w:spacing w:after="160" w:line="278" w:lineRule="auto"/>
      </w:pPr>
      <m:oMathPara>
        <m:oMath>
          <m:r>
            <m:rPr>
              <m:scr m:val="script"/>
            </m:rPr>
            <w:rPr>
              <w:rFonts w:ascii="Cambria Math" w:hAnsi="Cambria Math"/>
            </w:rPr>
            <m:t>l</m:t>
          </m:r>
          <m:d>
            <m:dPr>
              <m:ctrlPr>
                <w:rPr>
                  <w:rFonts w:ascii="Cambria Math" w:hAnsi="Cambria Math"/>
                  <w:i/>
                </w:rPr>
              </m:ctrlPr>
            </m:dPr>
            <m:e>
              <m:r>
                <w:rPr>
                  <w:rFonts w:ascii="Cambria Math" w:hAnsi="Cambria Math"/>
                </w:rPr>
                <m:t>α, γ, δ</m:t>
              </m:r>
            </m:e>
          </m:d>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dev</m:t>
                      </m:r>
                    </m:e>
                  </m:d>
                </m:sub>
              </m:sSub>
            </m:e>
          </m:d>
          <m:r>
            <w:rPr>
              <w:rFonts w:ascii="Cambria Math" w:hAnsi="Cambria Math"/>
            </w:rPr>
            <m:t>+</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∂α</m:t>
              </m:r>
            </m:den>
          </m:f>
          <m:r>
            <m:rPr>
              <m:sty m:val="p"/>
            </m:rPr>
            <w:rPr>
              <w:rFonts w:ascii="Cambria Math" w:hAnsi="Cambria Math"/>
            </w:rPr>
            <m:t>Δ</m:t>
          </m:r>
          <m:r>
            <w:rPr>
              <w:rFonts w:ascii="Cambria Math" w:hAnsi="Cambria Math"/>
            </w:rPr>
            <m:t>α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∂γ</m:t>
              </m:r>
            </m:den>
          </m:f>
          <m:r>
            <w:rPr>
              <w:rFonts w:ascii="Cambria Math" w:hAnsi="Cambria Math"/>
            </w:rPr>
            <m:t xml:space="preserve"> </m:t>
          </m:r>
          <m:r>
            <m:rPr>
              <m:sty m:val="p"/>
            </m:rPr>
            <w:rPr>
              <w:rFonts w:ascii="Cambria Math" w:hAnsi="Cambria Math"/>
            </w:rPr>
            <m:t>Δ</m:t>
          </m:r>
          <m:r>
            <w:rPr>
              <w:rFonts w:ascii="Cambria Math" w:hAnsi="Cambria Math"/>
            </w:rPr>
            <m:t>γ +</m:t>
          </m:r>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∂δ</m:t>
              </m:r>
            </m:den>
          </m:f>
          <m:r>
            <w:rPr>
              <w:rFonts w:ascii="Cambria Math" w:hAnsi="Cambria Math"/>
            </w:rPr>
            <m:t xml:space="preserve"> </m:t>
          </m:r>
          <m:r>
            <m:rPr>
              <m:sty m:val="p"/>
            </m:rPr>
            <w:rPr>
              <w:rFonts w:ascii="Cambria Math" w:hAnsi="Cambria Math"/>
            </w:rPr>
            <m:t>Δ</m:t>
          </m:r>
          <m:r>
            <w:rPr>
              <w:rFonts w:ascii="Cambria Math" w:hAnsi="Cambria Math"/>
            </w:rPr>
            <m:t>δ</m:t>
          </m:r>
        </m:oMath>
      </m:oMathPara>
    </w:p>
    <w:p w14:paraId="072289E9" w14:textId="77777777" w:rsidR="00DE24F3" w:rsidRDefault="00941FD8" w:rsidP="00DE24F3">
      <w:pPr>
        <w:numPr>
          <w:ilvl w:val="0"/>
          <w:numId w:val="26"/>
        </w:numPr>
        <w:spacing w:after="160" w:line="278" w:lineRule="auto"/>
      </w:pPr>
      <w:r w:rsidRPr="00DE24F3">
        <w:t>1st Moment:</w:t>
      </w:r>
      <w:r w:rsidR="00DE24F3">
        <w:t xml:space="preserve"> </w:t>
      </w:r>
      <w:r w:rsidRPr="00DE24F3">
        <w:t xml:space="preserve">our "Orange Shift" is the solution to </w:t>
      </w:r>
    </w:p>
    <w:p w14:paraId="5BC13D31" w14:textId="1B85ADBC" w:rsidR="00DE24F3" w:rsidRDefault="00000000" w:rsidP="00DE24F3">
      <w:pPr>
        <w:pStyle w:val="ListParagraph"/>
        <w:spacing w:after="160" w:line="278" w:lineRule="auto"/>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∂α</m:t>
              </m:r>
            </m:den>
          </m:f>
          <m:r>
            <w:rPr>
              <w:rFonts w:ascii="Cambria Math" w:hAnsi="Cambria Math"/>
            </w:rPr>
            <m:t>=0</m:t>
          </m:r>
        </m:oMath>
      </m:oMathPara>
    </w:p>
    <w:p w14:paraId="74E9C53A" w14:textId="53115A47" w:rsidR="00DE24F3" w:rsidRPr="00DE24F3" w:rsidRDefault="00941FD8" w:rsidP="00DE24F3">
      <w:pPr>
        <w:numPr>
          <w:ilvl w:val="0"/>
          <w:numId w:val="26"/>
        </w:numPr>
        <w:spacing w:after="160" w:line="278" w:lineRule="auto"/>
      </w:pPr>
      <w:r w:rsidRPr="00DE24F3">
        <w:t xml:space="preserve">2nd Moment: The slope adjustment is the solution to </w:t>
      </w:r>
      <w:r w:rsidR="00DE24F3" w:rsidRPr="00DE24F3">
        <w:rPr>
          <w:rFonts w:ascii="Cambria Math" w:hAnsi="Cambria Math"/>
          <w:i/>
        </w:rPr>
        <w:br/>
      </w: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∂γ</m:t>
              </m:r>
            </m:den>
          </m:f>
          <m:r>
            <w:rPr>
              <w:rFonts w:ascii="Cambria Math" w:hAnsi="Cambria Math"/>
            </w:rPr>
            <m:t>=0</m:t>
          </m:r>
        </m:oMath>
      </m:oMathPara>
    </w:p>
    <w:p w14:paraId="310FCE98" w14:textId="77777777" w:rsidR="00DE24F3" w:rsidRDefault="00941FD8" w:rsidP="00941FD8">
      <w:pPr>
        <w:numPr>
          <w:ilvl w:val="0"/>
          <w:numId w:val="26"/>
        </w:numPr>
        <w:spacing w:after="160" w:line="278" w:lineRule="auto"/>
      </w:pPr>
      <w:r w:rsidRPr="00DE24F3">
        <w:t>Higher Moments: The</w:t>
      </w:r>
      <w:r w:rsidRPr="00E2017B">
        <w:t xml:space="preserve"> shape adjustment is the solution to </w:t>
      </w:r>
    </w:p>
    <w:p w14:paraId="23EC660B" w14:textId="72091549" w:rsidR="00DE24F3" w:rsidRDefault="00000000" w:rsidP="00DE24F3">
      <w:pPr>
        <w:spacing w:after="160" w:line="278" w:lineRule="auto"/>
        <w:ind w:left="360"/>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∂δ</m:t>
              </m:r>
            </m:den>
          </m:f>
          <m:r>
            <w:rPr>
              <w:rFonts w:ascii="Cambria Math" w:hAnsi="Cambria Math"/>
            </w:rPr>
            <m:t>=0</m:t>
          </m:r>
        </m:oMath>
      </m:oMathPara>
    </w:p>
    <w:p w14:paraId="2E267CA0" w14:textId="6DF514D2" w:rsidR="003F30E5" w:rsidRPr="00C76157" w:rsidRDefault="00941FD8" w:rsidP="00C76157">
      <w:pPr>
        <w:spacing w:after="160" w:line="278" w:lineRule="auto"/>
      </w:pPr>
      <w:r w:rsidRPr="00E2017B">
        <w:t xml:space="preserve">If the </w:t>
      </w:r>
      <w:r w:rsidRPr="00DE24F3">
        <w:rPr>
          <w:b/>
          <w:bCs/>
        </w:rPr>
        <w:t>Score Test</w:t>
      </w:r>
      <w:r w:rsidRPr="00E2017B">
        <w:t xml:space="preserve"> (the first derivative of the log-likelihood) for </w:t>
      </w:r>
      <m:oMath>
        <m:r>
          <w:rPr>
            <w:rFonts w:ascii="Cambria Math" w:hAnsi="Cambria Math"/>
          </w:rPr>
          <m:t>γ</m:t>
        </m:r>
      </m:oMath>
      <w:r w:rsidR="00DE24F3">
        <w:t xml:space="preserve"> </w:t>
      </w:r>
      <w:r w:rsidRPr="00E2017B">
        <w:t xml:space="preserve"> or </w:t>
      </w:r>
      <m:oMath>
        <m:r>
          <w:rPr>
            <w:rFonts w:ascii="Cambria Math" w:hAnsi="Cambria Math"/>
          </w:rPr>
          <m:t>δ</m:t>
        </m:r>
      </m:oMath>
      <w:r w:rsidR="00DE24F3">
        <w:t xml:space="preserve"> </w:t>
      </w:r>
      <w:r w:rsidRPr="00E2017B">
        <w:t>is near zero, it proves mathematically that the 1st moment is the only thing that needs fixing.</w:t>
      </w:r>
      <w:bookmarkStart w:id="31" w:name="applications"/>
      <w:bookmarkEnd w:id="30"/>
    </w:p>
    <w:p w14:paraId="388B8DFC" w14:textId="77777777" w:rsidR="00FF6B9B" w:rsidRDefault="00FF6B9B" w:rsidP="00FE3156">
      <w:pPr>
        <w:spacing w:after="160" w:line="278" w:lineRule="auto"/>
        <w:rPr>
          <w:rFonts w:asciiTheme="majorHAnsi" w:eastAsiaTheme="majorEastAsia" w:hAnsiTheme="majorHAnsi" w:cstheme="majorBidi"/>
          <w:b/>
          <w:bCs/>
          <w:color w:val="0F4761" w:themeColor="accent1" w:themeShade="BF"/>
          <w:sz w:val="32"/>
          <w:szCs w:val="32"/>
        </w:rPr>
      </w:pPr>
    </w:p>
    <w:p w14:paraId="77F1F6EC" w14:textId="493CB228" w:rsidR="00FE3156" w:rsidRPr="00E2017B" w:rsidRDefault="00FE3156" w:rsidP="00FE3156">
      <w:pPr>
        <w:spacing w:after="160" w:line="278" w:lineRule="auto"/>
        <w:rPr>
          <w:rFonts w:asciiTheme="majorHAnsi" w:eastAsiaTheme="majorEastAsia" w:hAnsiTheme="majorHAnsi" w:cstheme="majorBidi"/>
          <w:b/>
          <w:bCs/>
          <w:color w:val="0F4761" w:themeColor="accent1" w:themeShade="BF"/>
          <w:sz w:val="32"/>
          <w:szCs w:val="32"/>
        </w:rPr>
      </w:pPr>
      <w:r w:rsidRPr="00E2017B">
        <w:rPr>
          <w:rFonts w:asciiTheme="majorHAnsi" w:eastAsiaTheme="majorEastAsia" w:hAnsiTheme="majorHAnsi" w:cstheme="majorBidi"/>
          <w:b/>
          <w:bCs/>
          <w:color w:val="0F4761" w:themeColor="accent1" w:themeShade="BF"/>
          <w:sz w:val="32"/>
          <w:szCs w:val="32"/>
        </w:rPr>
        <w:lastRenderedPageBreak/>
        <w:t>The General Framework: "The Anchor Property"</w:t>
      </w:r>
    </w:p>
    <w:p w14:paraId="7731F701" w14:textId="792C2CC8" w:rsidR="00FB634D" w:rsidRPr="00E2017B" w:rsidRDefault="00FB634D" w:rsidP="00FB634D">
      <w:pPr>
        <w:spacing w:after="160" w:line="278" w:lineRule="auto"/>
      </w:pPr>
      <w:r w:rsidRPr="00E2017B">
        <w:t xml:space="preserve">To place our work into a general framework, we must look at the </w:t>
      </w:r>
      <w:r>
        <w:t>“</w:t>
      </w:r>
      <w:r w:rsidRPr="00FB634D">
        <w:t>Generalized Linear Model</w:t>
      </w:r>
      <w:r>
        <w:t>”</w:t>
      </w:r>
      <w:r w:rsidRPr="00FB634D">
        <w:t xml:space="preserve"> (GLM) and </w:t>
      </w:r>
      <w:r>
        <w:t>“</w:t>
      </w:r>
      <w:r w:rsidRPr="00FB634D">
        <w:t>Proportional Hazards</w:t>
      </w:r>
      <w:r>
        <w:t>”</w:t>
      </w:r>
      <w:r w:rsidRPr="00E2017B">
        <w:t xml:space="preserve"> frameworks. </w:t>
      </w:r>
      <w:r>
        <w:t>O</w:t>
      </w:r>
      <w:r w:rsidRPr="00E2017B">
        <w:t xml:space="preserve">ur centering and recalibration approach is essentially a method of </w:t>
      </w:r>
      <w:r>
        <w:t>“</w:t>
      </w:r>
      <w:r w:rsidRPr="00FB634D">
        <w:t>parameter decomposition</w:t>
      </w:r>
      <w:r>
        <w:t>”</w:t>
      </w:r>
      <w:r w:rsidRPr="00E2017B">
        <w:t xml:space="preserve"> to isolate the population-level risk from the individual-level risk.</w:t>
      </w:r>
    </w:p>
    <w:p w14:paraId="189AC41B" w14:textId="6278CDE4" w:rsidR="00FE3156" w:rsidRPr="00E2017B" w:rsidRDefault="00FE3156" w:rsidP="00FE3156">
      <w:pPr>
        <w:spacing w:after="160" w:line="278" w:lineRule="auto"/>
      </w:pPr>
      <w:r w:rsidRPr="00E2017B">
        <w:t>In any regression model where predictors are centered (</w:t>
      </w:r>
      <m:oMath>
        <m:r>
          <w:rPr>
            <w:rFonts w:ascii="Cambria Math" w:hAnsi="Cambria Math"/>
          </w:rPr>
          <m:t>x-</m:t>
        </m:r>
        <m:acc>
          <m:accPr>
            <m:chr m:val="̅"/>
            <m:ctrlPr>
              <w:rPr>
                <w:rFonts w:ascii="Cambria Math" w:hAnsi="Cambria Math"/>
                <w:i/>
              </w:rPr>
            </m:ctrlPr>
          </m:accPr>
          <m:e>
            <m:r>
              <w:rPr>
                <w:rFonts w:ascii="Cambria Math" w:hAnsi="Cambria Math"/>
              </w:rPr>
              <m:t>x</m:t>
            </m:r>
          </m:e>
        </m:acc>
      </m:oMath>
      <w:r w:rsidRPr="00E2017B">
        <w:t xml:space="preserve">), the intercept </w:t>
      </w:r>
      <m:oMath>
        <m:r>
          <w:rPr>
            <w:rFonts w:ascii="Cambria Math" w:hAnsi="Cambria Math"/>
          </w:rPr>
          <m:t>α</m:t>
        </m:r>
      </m:oMath>
      <w:r w:rsidRPr="00E2017B">
        <w:t xml:space="preserve"> becomes the </w:t>
      </w:r>
      <w:r w:rsidR="00FB634D">
        <w:t>“</w:t>
      </w:r>
      <w:r w:rsidRPr="00FB634D">
        <w:t>Anchor</w:t>
      </w:r>
      <w:r w:rsidR="00FB634D">
        <w:t>”</w:t>
      </w:r>
      <w:r w:rsidRPr="00E2017B">
        <w:t>. It represents the expected outcome (or link thereof) for the "Average Patient."</w:t>
      </w:r>
    </w:p>
    <w:p w14:paraId="046209C4" w14:textId="77777777" w:rsidR="00FE3156" w:rsidRPr="003F30E5" w:rsidRDefault="00FE3156" w:rsidP="00FE3156">
      <w:pPr>
        <w:spacing w:after="160" w:line="278" w:lineRule="auto"/>
        <w:rPr>
          <w:rFonts w:eastAsiaTheme="majorEastAsia" w:cstheme="majorBidi"/>
          <w:color w:val="0F4761" w:themeColor="accent1" w:themeShade="BF"/>
        </w:rPr>
      </w:pPr>
      <w:r w:rsidRPr="003F30E5">
        <w:rPr>
          <w:rFonts w:eastAsiaTheme="majorEastAsia" w:cstheme="majorBidi"/>
          <w:color w:val="0F4761" w:themeColor="accent1" w:themeShade="BF"/>
        </w:rPr>
        <w:t>Comparison of Model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2"/>
        <w:gridCol w:w="1620"/>
        <w:gridCol w:w="2833"/>
        <w:gridCol w:w="3651"/>
      </w:tblGrid>
      <w:tr w:rsidR="00FE3156" w:rsidRPr="00E2017B" w14:paraId="17283386" w14:textId="77777777" w:rsidTr="00037F05">
        <w:trPr>
          <w:tblHeader/>
          <w:tblCellSpacing w:w="15" w:type="dxa"/>
        </w:trPr>
        <w:tc>
          <w:tcPr>
            <w:tcW w:w="0" w:type="auto"/>
            <w:vAlign w:val="center"/>
            <w:hideMark/>
          </w:tcPr>
          <w:p w14:paraId="401D6265" w14:textId="77777777" w:rsidR="00FE3156" w:rsidRPr="00FB634D" w:rsidRDefault="00FE3156" w:rsidP="001D724E">
            <w:pPr>
              <w:spacing w:after="160" w:line="278" w:lineRule="auto"/>
              <w:rPr>
                <w:sz w:val="20"/>
                <w:szCs w:val="20"/>
              </w:rPr>
            </w:pPr>
            <w:r w:rsidRPr="00FB634D">
              <w:rPr>
                <w:sz w:val="20"/>
                <w:szCs w:val="20"/>
              </w:rPr>
              <w:t>Model</w:t>
            </w:r>
          </w:p>
        </w:tc>
        <w:tc>
          <w:tcPr>
            <w:tcW w:w="0" w:type="auto"/>
            <w:vAlign w:val="center"/>
            <w:hideMark/>
          </w:tcPr>
          <w:p w14:paraId="42548D64" w14:textId="77777777" w:rsidR="00FE3156" w:rsidRPr="00FB634D" w:rsidRDefault="00FE3156" w:rsidP="001D724E">
            <w:pPr>
              <w:spacing w:after="160" w:line="278" w:lineRule="auto"/>
              <w:rPr>
                <w:b/>
                <w:bCs/>
                <w:sz w:val="20"/>
                <w:szCs w:val="20"/>
              </w:rPr>
            </w:pPr>
            <w:r w:rsidRPr="00FB634D">
              <w:rPr>
                <w:b/>
                <w:bCs/>
                <w:sz w:val="20"/>
                <w:szCs w:val="20"/>
              </w:rPr>
              <w:t>Link Function (g)</w:t>
            </w:r>
          </w:p>
        </w:tc>
        <w:tc>
          <w:tcPr>
            <w:tcW w:w="0" w:type="auto"/>
            <w:vAlign w:val="center"/>
            <w:hideMark/>
          </w:tcPr>
          <w:p w14:paraId="40C100DB" w14:textId="77777777" w:rsidR="00FE3156" w:rsidRPr="00FB634D" w:rsidRDefault="00FE3156" w:rsidP="001D724E">
            <w:pPr>
              <w:spacing w:after="160" w:line="278" w:lineRule="auto"/>
              <w:rPr>
                <w:b/>
                <w:bCs/>
                <w:sz w:val="20"/>
                <w:szCs w:val="20"/>
              </w:rPr>
            </w:pPr>
            <w:r w:rsidRPr="00FB634D">
              <w:rPr>
                <w:b/>
                <w:bCs/>
                <w:sz w:val="20"/>
                <w:szCs w:val="20"/>
              </w:rPr>
              <w:t>Prediction Formula (Centered)</w:t>
            </w:r>
          </w:p>
        </w:tc>
        <w:tc>
          <w:tcPr>
            <w:tcW w:w="0" w:type="auto"/>
            <w:vAlign w:val="center"/>
            <w:hideMark/>
          </w:tcPr>
          <w:p w14:paraId="474AAEFE" w14:textId="77777777" w:rsidR="00FE3156" w:rsidRPr="00FB634D" w:rsidRDefault="00FE3156" w:rsidP="001D724E">
            <w:pPr>
              <w:spacing w:after="160" w:line="278" w:lineRule="auto"/>
              <w:rPr>
                <w:b/>
                <w:bCs/>
                <w:sz w:val="20"/>
                <w:szCs w:val="20"/>
              </w:rPr>
            </w:pPr>
            <w:r w:rsidRPr="00FB634D">
              <w:rPr>
                <w:b/>
                <w:bCs/>
                <w:sz w:val="20"/>
                <w:szCs w:val="20"/>
              </w:rPr>
              <w:t>Interpretation of Intercept (α)</w:t>
            </w:r>
          </w:p>
        </w:tc>
      </w:tr>
      <w:tr w:rsidR="00FE3156" w:rsidRPr="00E2017B" w14:paraId="3542AC9F" w14:textId="77777777" w:rsidTr="00037F05">
        <w:trPr>
          <w:tblCellSpacing w:w="15" w:type="dxa"/>
        </w:trPr>
        <w:tc>
          <w:tcPr>
            <w:tcW w:w="0" w:type="auto"/>
            <w:vAlign w:val="center"/>
            <w:hideMark/>
          </w:tcPr>
          <w:p w14:paraId="7C4D48B5" w14:textId="77777777" w:rsidR="00FE3156" w:rsidRPr="00FB634D" w:rsidRDefault="00FE3156" w:rsidP="001D724E">
            <w:pPr>
              <w:spacing w:after="160" w:line="278" w:lineRule="auto"/>
              <w:rPr>
                <w:sz w:val="20"/>
                <w:szCs w:val="20"/>
              </w:rPr>
            </w:pPr>
            <w:r w:rsidRPr="00FB634D">
              <w:rPr>
                <w:b/>
                <w:bCs/>
                <w:sz w:val="20"/>
                <w:szCs w:val="20"/>
              </w:rPr>
              <w:t>Linear</w:t>
            </w:r>
          </w:p>
        </w:tc>
        <w:tc>
          <w:tcPr>
            <w:tcW w:w="0" w:type="auto"/>
            <w:vAlign w:val="center"/>
            <w:hideMark/>
          </w:tcPr>
          <w:p w14:paraId="3BEB4E53" w14:textId="6A83373A" w:rsidR="00FE3156" w:rsidRPr="00FB634D" w:rsidRDefault="00FE3156" w:rsidP="001D724E">
            <w:pPr>
              <w:spacing w:after="160" w:line="278" w:lineRule="auto"/>
              <w:rPr>
                <w:sz w:val="20"/>
                <w:szCs w:val="20"/>
              </w:rPr>
            </w:pPr>
            <w:r w:rsidRPr="00FB634D">
              <w:rPr>
                <w:sz w:val="20"/>
                <w:szCs w:val="20"/>
              </w:rPr>
              <w:t xml:space="preserve">Identity: </w:t>
            </w:r>
            <m:oMath>
              <m:r>
                <w:rPr>
                  <w:rFonts w:ascii="Cambria Math" w:hAnsi="Cambria Math"/>
                  <w:sz w:val="20"/>
                  <w:szCs w:val="20"/>
                </w:rPr>
                <m:t>μ</m:t>
              </m:r>
            </m:oMath>
          </w:p>
        </w:tc>
        <w:tc>
          <w:tcPr>
            <w:tcW w:w="0" w:type="auto"/>
            <w:vAlign w:val="center"/>
            <w:hideMark/>
          </w:tcPr>
          <w:p w14:paraId="4D28A8AF" w14:textId="180685BE" w:rsidR="00FE3156" w:rsidRPr="00FB634D" w:rsidRDefault="00000000" w:rsidP="001D724E">
            <w:pPr>
              <w:spacing w:after="160" w:line="278" w:lineRule="auto"/>
              <w:rPr>
                <w:sz w:val="20"/>
                <w:szCs w:val="20"/>
              </w:rPr>
            </w:pPr>
            <m:oMathPara>
              <m:oMath>
                <m:acc>
                  <m:accPr>
                    <m:ctrlPr>
                      <w:rPr>
                        <w:rFonts w:ascii="Cambria Math" w:hAnsi="Cambria Math"/>
                        <w:i/>
                        <w:sz w:val="20"/>
                        <w:szCs w:val="20"/>
                      </w:rPr>
                    </m:ctrlPr>
                  </m:accPr>
                  <m:e>
                    <m:r>
                      <w:rPr>
                        <w:rFonts w:ascii="Cambria Math" w:hAnsi="Cambria Math"/>
                        <w:sz w:val="20"/>
                        <w:szCs w:val="20"/>
                      </w:rPr>
                      <m:t>y</m:t>
                    </m:r>
                  </m:e>
                </m:acc>
                <m:r>
                  <w:rPr>
                    <w:rFonts w:ascii="Cambria Math" w:hAnsi="Cambria Math" w:cs="Arial"/>
                    <w:sz w:val="20"/>
                    <w:szCs w:val="20"/>
                  </w:rPr>
                  <m:t>​</m:t>
                </m:r>
                <m:r>
                  <w:rPr>
                    <w:rFonts w:ascii="Cambria Math" w:hAnsi="Cambria Math"/>
                    <w:sz w:val="20"/>
                    <w:szCs w:val="20"/>
                  </w:rPr>
                  <m:t>=α+∑</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r>
                  <w:rPr>
                    <w:rFonts w:ascii="Cambria Math" w:hAnsi="Cambria Math" w:cs="Arial"/>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cs="Arial"/>
                        <w:sz w:val="20"/>
                        <w:szCs w:val="20"/>
                      </w:rPr>
                      <m:t>​</m:t>
                    </m:r>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x</m:t>
                        </m:r>
                      </m:e>
                    </m:acc>
                  </m:e>
                </m:d>
              </m:oMath>
            </m:oMathPara>
          </w:p>
        </w:tc>
        <w:tc>
          <w:tcPr>
            <w:tcW w:w="0" w:type="auto"/>
            <w:vAlign w:val="center"/>
            <w:hideMark/>
          </w:tcPr>
          <w:p w14:paraId="2BDC15F2" w14:textId="7BE5426B" w:rsidR="00FE3156" w:rsidRPr="00FB634D" w:rsidRDefault="00FB634D" w:rsidP="001D724E">
            <w:pPr>
              <w:spacing w:after="160" w:line="278" w:lineRule="auto"/>
              <w:rPr>
                <w:sz w:val="20"/>
                <w:szCs w:val="20"/>
              </w:rPr>
            </w:pPr>
            <m:oMath>
              <m:r>
                <w:rPr>
                  <w:rFonts w:ascii="Cambria Math" w:hAnsi="Cambria Math"/>
                  <w:sz w:val="20"/>
                  <w:szCs w:val="20"/>
                </w:rPr>
                <m:t>α=</m:t>
              </m:r>
              <m:acc>
                <m:accPr>
                  <m:chr m:val="̅"/>
                  <m:ctrlPr>
                    <w:rPr>
                      <w:rFonts w:ascii="Cambria Math" w:hAnsi="Cambria Math"/>
                      <w:i/>
                      <w:sz w:val="20"/>
                      <w:szCs w:val="20"/>
                    </w:rPr>
                  </m:ctrlPr>
                </m:accPr>
                <m:e>
                  <m:r>
                    <w:rPr>
                      <w:rFonts w:ascii="Cambria Math" w:hAnsi="Cambria Math"/>
                      <w:sz w:val="20"/>
                      <w:szCs w:val="20"/>
                    </w:rPr>
                    <m:t>y</m:t>
                  </m:r>
                </m:e>
              </m:acc>
            </m:oMath>
            <w:r w:rsidRPr="00FB634D">
              <w:rPr>
                <w:rFonts w:ascii="Arial" w:hAnsi="Arial" w:cs="Arial"/>
                <w:sz w:val="20"/>
                <w:szCs w:val="20"/>
              </w:rPr>
              <w:t xml:space="preserve"> </w:t>
            </w:r>
            <w:r w:rsidR="00FE3156" w:rsidRPr="00FB634D">
              <w:rPr>
                <w:rFonts w:ascii="Arial" w:hAnsi="Arial" w:cs="Arial"/>
                <w:sz w:val="20"/>
                <w:szCs w:val="20"/>
              </w:rPr>
              <w:t>​</w:t>
            </w:r>
            <w:r w:rsidR="00FE3156" w:rsidRPr="00FB634D">
              <w:rPr>
                <w:sz w:val="20"/>
                <w:szCs w:val="20"/>
              </w:rPr>
              <w:t xml:space="preserve"> (The mean outcome)</w:t>
            </w:r>
          </w:p>
        </w:tc>
      </w:tr>
      <w:tr w:rsidR="00FE3156" w:rsidRPr="00E2017B" w14:paraId="67BF0A52" w14:textId="77777777" w:rsidTr="00037F05">
        <w:trPr>
          <w:tblCellSpacing w:w="15" w:type="dxa"/>
        </w:trPr>
        <w:tc>
          <w:tcPr>
            <w:tcW w:w="0" w:type="auto"/>
            <w:vAlign w:val="center"/>
            <w:hideMark/>
          </w:tcPr>
          <w:p w14:paraId="59E52315" w14:textId="77777777" w:rsidR="00FE3156" w:rsidRPr="00FB634D" w:rsidRDefault="00FE3156" w:rsidP="001D724E">
            <w:pPr>
              <w:spacing w:after="160" w:line="278" w:lineRule="auto"/>
              <w:rPr>
                <w:sz w:val="20"/>
                <w:szCs w:val="20"/>
              </w:rPr>
            </w:pPr>
            <w:r w:rsidRPr="00FB634D">
              <w:rPr>
                <w:b/>
                <w:bCs/>
                <w:sz w:val="20"/>
                <w:szCs w:val="20"/>
              </w:rPr>
              <w:t>Logistic</w:t>
            </w:r>
          </w:p>
        </w:tc>
        <w:tc>
          <w:tcPr>
            <w:tcW w:w="0" w:type="auto"/>
            <w:vAlign w:val="center"/>
            <w:hideMark/>
          </w:tcPr>
          <w:p w14:paraId="467FB5DE" w14:textId="0CEF43A2" w:rsidR="00FE3156" w:rsidRPr="00FB634D" w:rsidRDefault="00FE3156" w:rsidP="001D724E">
            <w:pPr>
              <w:spacing w:after="160" w:line="278" w:lineRule="auto"/>
              <w:rPr>
                <w:sz w:val="20"/>
                <w:szCs w:val="20"/>
              </w:rPr>
            </w:pPr>
            <w:r w:rsidRPr="00FB634D">
              <w:rPr>
                <w:sz w:val="20"/>
                <w:szCs w:val="20"/>
              </w:rPr>
              <w:t xml:space="preserve">Logit: </w:t>
            </w:r>
            <m:oMath>
              <m:r>
                <m:rPr>
                  <m:sty m:val="p"/>
                </m:rPr>
                <w:rPr>
                  <w:rFonts w:ascii="Cambria Math" w:hAnsi="Cambria Math"/>
                  <w:sz w:val="20"/>
                  <w:szCs w:val="20"/>
                </w:rPr>
                <m:t>ln</m:t>
              </m:r>
              <m:f>
                <m:fPr>
                  <m:ctrlPr>
                    <w:rPr>
                      <w:rFonts w:ascii="Cambria Math" w:hAnsi="Cambria Math"/>
                      <w:i/>
                      <w:sz w:val="20"/>
                      <w:szCs w:val="20"/>
                    </w:rPr>
                  </m:ctrlPr>
                </m:fPr>
                <m:num>
                  <m:r>
                    <w:rPr>
                      <w:rFonts w:ascii="Cambria Math" w:hAnsi="Cambria Math"/>
                      <w:sz w:val="20"/>
                      <w:szCs w:val="20"/>
                    </w:rPr>
                    <m:t>1-p</m:t>
                  </m:r>
                </m:num>
                <m:den>
                  <m:r>
                    <w:rPr>
                      <w:rFonts w:ascii="Cambria Math" w:hAnsi="Cambria Math"/>
                      <w:sz w:val="20"/>
                      <w:szCs w:val="20"/>
                    </w:rPr>
                    <m:t>p</m:t>
                  </m:r>
                </m:den>
              </m:f>
              <m:r>
                <w:rPr>
                  <w:rFonts w:ascii="Cambria Math" w:hAnsi="Cambria Math"/>
                  <w:sz w:val="20"/>
                  <w:szCs w:val="20"/>
                </w:rPr>
                <m:t xml:space="preserve">  </m:t>
              </m:r>
              <m:r>
                <w:rPr>
                  <w:rFonts w:ascii="Cambria Math" w:hAnsi="Cambria Math" w:cs="Arial"/>
                  <w:sz w:val="20"/>
                  <w:szCs w:val="20"/>
                </w:rPr>
                <m:t>​</m:t>
              </m:r>
            </m:oMath>
          </w:p>
        </w:tc>
        <w:tc>
          <w:tcPr>
            <w:tcW w:w="0" w:type="auto"/>
            <w:vAlign w:val="center"/>
            <w:hideMark/>
          </w:tcPr>
          <w:p w14:paraId="2C70EC4D" w14:textId="2526F047" w:rsidR="00FE3156" w:rsidRPr="00FB634D" w:rsidRDefault="009274C9" w:rsidP="001D724E">
            <w:pPr>
              <w:spacing w:after="160" w:line="278" w:lineRule="auto"/>
              <w:rPr>
                <w:sz w:val="20"/>
                <w:szCs w:val="20"/>
              </w:rPr>
            </w:pPr>
            <m:oMathPara>
              <m:oMath>
                <m:r>
                  <m:rPr>
                    <m:sty m:val="p"/>
                  </m:rPr>
                  <w:rPr>
                    <w:rFonts w:ascii="Cambria Math" w:hAnsi="Cambria Math"/>
                    <w:sz w:val="20"/>
                    <w:szCs w:val="20"/>
                  </w:rPr>
                  <m:t>logit</m:t>
                </m:r>
                <m:d>
                  <m:dPr>
                    <m:ctrlPr>
                      <w:rPr>
                        <w:rFonts w:ascii="Cambria Math" w:hAnsi="Cambria Math"/>
                        <w:i/>
                        <w:sz w:val="20"/>
                        <w:szCs w:val="20"/>
                      </w:rPr>
                    </m:ctrlPr>
                  </m:dPr>
                  <m:e>
                    <m:r>
                      <w:rPr>
                        <w:rFonts w:ascii="Cambria Math" w:hAnsi="Cambria Math"/>
                        <w:sz w:val="20"/>
                        <w:szCs w:val="20"/>
                      </w:rPr>
                      <m:t>p</m:t>
                    </m:r>
                  </m:e>
                </m:d>
                <m:r>
                  <w:rPr>
                    <w:rFonts w:ascii="Cambria Math" w:hAnsi="Cambria Math"/>
                    <w:sz w:val="20"/>
                    <w:szCs w:val="20"/>
                  </w:rPr>
                  <m:t>= α+∑</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r>
                  <w:rPr>
                    <w:rFonts w:ascii="Cambria Math" w:hAnsi="Cambria Math" w:cs="Arial"/>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cs="Arial"/>
                        <w:sz w:val="20"/>
                        <w:szCs w:val="20"/>
                      </w:rPr>
                      <m:t>​</m:t>
                    </m:r>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x</m:t>
                        </m:r>
                      </m:e>
                    </m:acc>
                  </m:e>
                </m:d>
              </m:oMath>
            </m:oMathPara>
          </w:p>
        </w:tc>
        <w:tc>
          <w:tcPr>
            <w:tcW w:w="0" w:type="auto"/>
            <w:vAlign w:val="center"/>
            <w:hideMark/>
          </w:tcPr>
          <w:p w14:paraId="032619F9" w14:textId="5A463209" w:rsidR="00FE3156" w:rsidRPr="00FB634D" w:rsidRDefault="009274C9" w:rsidP="001D724E">
            <w:pPr>
              <w:spacing w:after="160" w:line="278" w:lineRule="auto"/>
              <w:rPr>
                <w:sz w:val="20"/>
                <w:szCs w:val="20"/>
              </w:rPr>
            </w:pPr>
            <m:oMath>
              <m:r>
                <w:rPr>
                  <w:rFonts w:ascii="Cambria Math" w:hAnsi="Cambria Math"/>
                  <w:sz w:val="20"/>
                  <w:szCs w:val="20"/>
                </w:rPr>
                <m:t>α≈</m:t>
              </m:r>
              <m:r>
                <m:rPr>
                  <m:sty m:val="p"/>
                </m:rPr>
                <w:rPr>
                  <w:rFonts w:ascii="Cambria Math" w:hAnsi="Cambria Math"/>
                  <w:sz w:val="20"/>
                  <w:szCs w:val="20"/>
                </w:rPr>
                <m:t>logit</m:t>
              </m:r>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y</m:t>
                      </m:r>
                    </m:e>
                  </m:acc>
                  <m:r>
                    <w:rPr>
                      <w:rFonts w:ascii="Cambria Math" w:hAnsi="Cambria Math" w:cs="Arial"/>
                      <w:sz w:val="20"/>
                      <w:szCs w:val="20"/>
                    </w:rPr>
                    <m:t>​</m:t>
                  </m:r>
                </m:e>
              </m:d>
            </m:oMath>
            <w:r w:rsidR="00FE3156" w:rsidRPr="00FB634D">
              <w:rPr>
                <w:sz w:val="20"/>
                <w:szCs w:val="20"/>
              </w:rPr>
              <w:t>+Offset</w:t>
            </w:r>
          </w:p>
        </w:tc>
      </w:tr>
      <w:tr w:rsidR="00FE3156" w:rsidRPr="00E2017B" w14:paraId="2FA6C5C3" w14:textId="77777777" w:rsidTr="00037F05">
        <w:trPr>
          <w:tblCellSpacing w:w="15" w:type="dxa"/>
        </w:trPr>
        <w:tc>
          <w:tcPr>
            <w:tcW w:w="0" w:type="auto"/>
            <w:vAlign w:val="center"/>
            <w:hideMark/>
          </w:tcPr>
          <w:p w14:paraId="26FBD3B8" w14:textId="77777777" w:rsidR="00FE3156" w:rsidRPr="00FB634D" w:rsidRDefault="00FE3156" w:rsidP="001D724E">
            <w:pPr>
              <w:spacing w:after="160" w:line="278" w:lineRule="auto"/>
              <w:rPr>
                <w:sz w:val="20"/>
                <w:szCs w:val="20"/>
              </w:rPr>
            </w:pPr>
            <w:r w:rsidRPr="00FB634D">
              <w:rPr>
                <w:b/>
                <w:bCs/>
                <w:sz w:val="20"/>
                <w:szCs w:val="20"/>
              </w:rPr>
              <w:t>Poisson</w:t>
            </w:r>
          </w:p>
        </w:tc>
        <w:tc>
          <w:tcPr>
            <w:tcW w:w="0" w:type="auto"/>
            <w:vAlign w:val="center"/>
            <w:hideMark/>
          </w:tcPr>
          <w:p w14:paraId="25F601DA" w14:textId="50D36FD1" w:rsidR="00FE3156" w:rsidRPr="00FB634D" w:rsidRDefault="00FE3156" w:rsidP="001D724E">
            <w:pPr>
              <w:spacing w:after="160" w:line="278" w:lineRule="auto"/>
              <w:rPr>
                <w:sz w:val="20"/>
                <w:szCs w:val="20"/>
              </w:rPr>
            </w:pPr>
            <w:r w:rsidRPr="00FB634D">
              <w:rPr>
                <w:sz w:val="20"/>
                <w:szCs w:val="20"/>
              </w:rPr>
              <w:t xml:space="preserve">Log: </w:t>
            </w:r>
            <m:oMath>
              <m:func>
                <m:funcPr>
                  <m:ctrlPr>
                    <w:rPr>
                      <w:rFonts w:ascii="Cambria Math" w:hAnsi="Cambria Math"/>
                      <w:sz w:val="20"/>
                      <w:szCs w:val="20"/>
                    </w:rPr>
                  </m:ctrlPr>
                </m:funcPr>
                <m:fName>
                  <m:r>
                    <m:rPr>
                      <m:sty m:val="p"/>
                    </m:rPr>
                    <w:rPr>
                      <w:rFonts w:ascii="Cambria Math" w:hAnsi="Cambria Math"/>
                      <w:sz w:val="20"/>
                      <w:szCs w:val="20"/>
                    </w:rPr>
                    <m:t>ln</m:t>
                  </m:r>
                </m:fName>
                <m:e>
                  <m:d>
                    <m:dPr>
                      <m:ctrlPr>
                        <w:rPr>
                          <w:rFonts w:ascii="Cambria Math" w:hAnsi="Cambria Math"/>
                          <w:i/>
                          <w:sz w:val="20"/>
                          <w:szCs w:val="20"/>
                        </w:rPr>
                      </m:ctrlPr>
                    </m:dPr>
                    <m:e>
                      <m:r>
                        <w:rPr>
                          <w:rFonts w:ascii="Cambria Math" w:hAnsi="Cambria Math"/>
                          <w:sz w:val="20"/>
                          <w:szCs w:val="20"/>
                        </w:rPr>
                        <m:t>λ</m:t>
                      </m:r>
                    </m:e>
                  </m:d>
                </m:e>
              </m:func>
            </m:oMath>
          </w:p>
        </w:tc>
        <w:tc>
          <w:tcPr>
            <w:tcW w:w="0" w:type="auto"/>
            <w:vAlign w:val="center"/>
            <w:hideMark/>
          </w:tcPr>
          <w:p w14:paraId="69B1D106" w14:textId="4E1EFED2" w:rsidR="00FE3156" w:rsidRPr="00FB634D" w:rsidRDefault="00000000" w:rsidP="001D724E">
            <w:pPr>
              <w:spacing w:after="160" w:line="278" w:lineRule="auto"/>
              <w:rPr>
                <w:sz w:val="20"/>
                <w:szCs w:val="20"/>
              </w:rPr>
            </w:pPr>
            <m:oMath>
              <m:func>
                <m:funcPr>
                  <m:ctrlPr>
                    <w:rPr>
                      <w:rFonts w:ascii="Cambria Math" w:hAnsi="Cambria Math"/>
                      <w:sz w:val="20"/>
                      <w:szCs w:val="20"/>
                    </w:rPr>
                  </m:ctrlPr>
                </m:funcPr>
                <m:fName>
                  <m:r>
                    <m:rPr>
                      <m:sty m:val="p"/>
                    </m:rPr>
                    <w:rPr>
                      <w:rFonts w:ascii="Cambria Math" w:hAnsi="Cambria Math"/>
                      <w:sz w:val="20"/>
                      <w:szCs w:val="20"/>
                    </w:rPr>
                    <m:t>ln</m:t>
                  </m:r>
                </m:fName>
                <m:e>
                  <m:d>
                    <m:dPr>
                      <m:ctrlPr>
                        <w:rPr>
                          <w:rFonts w:ascii="Cambria Math" w:hAnsi="Cambria Math"/>
                          <w:i/>
                          <w:sz w:val="20"/>
                          <w:szCs w:val="20"/>
                        </w:rPr>
                      </m:ctrlPr>
                    </m:dPr>
                    <m:e>
                      <m:r>
                        <w:rPr>
                          <w:rFonts w:ascii="Cambria Math" w:hAnsi="Cambria Math"/>
                          <w:sz w:val="20"/>
                          <w:szCs w:val="20"/>
                        </w:rPr>
                        <m:t>λ</m:t>
                      </m:r>
                    </m:e>
                  </m:d>
                </m:e>
              </m:func>
            </m:oMath>
            <w:r w:rsidR="00FE3156" w:rsidRPr="00FB634D">
              <w:rPr>
                <w:sz w:val="20"/>
                <w:szCs w:val="20"/>
              </w:rPr>
              <w:t>=</w:t>
            </w:r>
            <w:r w:rsidR="003F30E5" w:rsidRPr="00FB634D">
              <w:rPr>
                <w:rFonts w:ascii="Cambria Math" w:hAnsi="Cambria Math"/>
                <w:i/>
                <w:sz w:val="20"/>
                <w:szCs w:val="20"/>
              </w:rPr>
              <w:t xml:space="preserve"> </w:t>
            </w:r>
            <m:oMath>
              <m:r>
                <w:rPr>
                  <w:rFonts w:ascii="Cambria Math" w:hAnsi="Cambria Math"/>
                  <w:sz w:val="20"/>
                  <w:szCs w:val="20"/>
                </w:rPr>
                <m:t>α+∑</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r>
                <w:rPr>
                  <w:rFonts w:ascii="Cambria Math" w:hAnsi="Cambria Math" w:cs="Arial"/>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cs="Arial"/>
                      <w:sz w:val="20"/>
                      <w:szCs w:val="20"/>
                    </w:rPr>
                    <m:t>​</m:t>
                  </m:r>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x</m:t>
                      </m:r>
                    </m:e>
                  </m:acc>
                </m:e>
              </m:d>
            </m:oMath>
          </w:p>
        </w:tc>
        <w:tc>
          <w:tcPr>
            <w:tcW w:w="0" w:type="auto"/>
            <w:vAlign w:val="center"/>
            <w:hideMark/>
          </w:tcPr>
          <w:p w14:paraId="65ACC24C" w14:textId="22C90003" w:rsidR="00FE3156" w:rsidRPr="00FB634D" w:rsidRDefault="009274C9" w:rsidP="001D724E">
            <w:pPr>
              <w:spacing w:after="160" w:line="278" w:lineRule="auto"/>
              <w:rPr>
                <w:sz w:val="20"/>
                <w:szCs w:val="20"/>
              </w:rPr>
            </w:pPr>
            <m:oMath>
              <m:r>
                <w:rPr>
                  <w:rFonts w:ascii="Cambria Math" w:hAnsi="Cambria Math"/>
                  <w:sz w:val="20"/>
                  <w:szCs w:val="20"/>
                </w:rPr>
                <m:t>α≈</m:t>
              </m:r>
              <m:func>
                <m:funcPr>
                  <m:ctrlPr>
                    <w:rPr>
                      <w:rFonts w:ascii="Cambria Math" w:hAnsi="Cambria Math"/>
                      <w:sz w:val="20"/>
                      <w:szCs w:val="20"/>
                    </w:rPr>
                  </m:ctrlPr>
                </m:funcPr>
                <m:fName>
                  <m:r>
                    <m:rPr>
                      <m:sty m:val="p"/>
                    </m:rPr>
                    <w:rPr>
                      <w:rFonts w:ascii="Cambria Math" w:hAnsi="Cambria Math"/>
                      <w:sz w:val="20"/>
                      <w:szCs w:val="20"/>
                    </w:rPr>
                    <m:t>ln</m:t>
                  </m:r>
                  <m:ctrlPr>
                    <w:rPr>
                      <w:rFonts w:ascii="Cambria Math" w:hAnsi="Cambria Math"/>
                      <w:i/>
                      <w:sz w:val="20"/>
                      <w:szCs w:val="20"/>
                    </w:rPr>
                  </m:ctrlPr>
                </m:fName>
                <m:e>
                  <m:d>
                    <m:dPr>
                      <m:ctrlPr>
                        <w:rPr>
                          <w:rFonts w:ascii="Cambria Math" w:hAnsi="Cambria Math"/>
                          <w:i/>
                          <w:sz w:val="20"/>
                          <w:szCs w:val="20"/>
                        </w:rPr>
                      </m:ctrlPr>
                    </m:dPr>
                    <m:e>
                      <m:acc>
                        <m:accPr>
                          <m:chr m:val="̅"/>
                          <m:ctrlPr>
                            <w:rPr>
                              <w:rFonts w:ascii="Cambria Math" w:hAnsi="Cambria Math"/>
                              <w:i/>
                              <w:sz w:val="20"/>
                              <w:szCs w:val="20"/>
                            </w:rPr>
                          </m:ctrlPr>
                        </m:accPr>
                        <m:e>
                          <m:r>
                            <w:rPr>
                              <w:rFonts w:ascii="Cambria Math" w:hAnsi="Cambria Math"/>
                              <w:sz w:val="20"/>
                              <w:szCs w:val="20"/>
                            </w:rPr>
                            <m:t>y</m:t>
                          </m:r>
                        </m:e>
                      </m:acc>
                      <m:r>
                        <w:rPr>
                          <w:rFonts w:ascii="Cambria Math" w:hAnsi="Cambria Math" w:cs="Arial"/>
                          <w:sz w:val="20"/>
                          <w:szCs w:val="20"/>
                        </w:rPr>
                        <m:t>​</m:t>
                      </m:r>
                    </m:e>
                  </m:d>
                </m:e>
              </m:func>
            </m:oMath>
            <w:r w:rsidR="003F30E5" w:rsidRPr="00FB634D">
              <w:rPr>
                <w:sz w:val="20"/>
                <w:szCs w:val="20"/>
              </w:rPr>
              <w:t>+</w:t>
            </w:r>
            <w:r w:rsidR="00FE3156" w:rsidRPr="00FB634D">
              <w:rPr>
                <w:sz w:val="20"/>
                <w:szCs w:val="20"/>
              </w:rPr>
              <w:t>Offset</w:t>
            </w:r>
          </w:p>
        </w:tc>
      </w:tr>
      <w:tr w:rsidR="00FE3156" w:rsidRPr="00E2017B" w14:paraId="50E22999" w14:textId="77777777" w:rsidTr="00037F05">
        <w:trPr>
          <w:tblCellSpacing w:w="15" w:type="dxa"/>
        </w:trPr>
        <w:tc>
          <w:tcPr>
            <w:tcW w:w="0" w:type="auto"/>
            <w:vAlign w:val="center"/>
            <w:hideMark/>
          </w:tcPr>
          <w:p w14:paraId="2BFD8FC0" w14:textId="77777777" w:rsidR="00FE3156" w:rsidRPr="00FB634D" w:rsidRDefault="00FE3156" w:rsidP="001D724E">
            <w:pPr>
              <w:spacing w:after="160" w:line="278" w:lineRule="auto"/>
              <w:rPr>
                <w:sz w:val="20"/>
                <w:szCs w:val="20"/>
              </w:rPr>
            </w:pPr>
            <w:r w:rsidRPr="00FB634D">
              <w:rPr>
                <w:b/>
                <w:bCs/>
                <w:sz w:val="20"/>
                <w:szCs w:val="20"/>
              </w:rPr>
              <w:t>Cox PH</w:t>
            </w:r>
          </w:p>
        </w:tc>
        <w:tc>
          <w:tcPr>
            <w:tcW w:w="0" w:type="auto"/>
            <w:vAlign w:val="center"/>
            <w:hideMark/>
          </w:tcPr>
          <w:p w14:paraId="39807E49" w14:textId="3B0D7A5A" w:rsidR="00FE3156" w:rsidRPr="00FB634D" w:rsidRDefault="00FE3156" w:rsidP="001D724E">
            <w:pPr>
              <w:spacing w:after="160" w:line="278" w:lineRule="auto"/>
              <w:rPr>
                <w:sz w:val="20"/>
                <w:szCs w:val="20"/>
              </w:rPr>
            </w:pPr>
            <w:r w:rsidRPr="00FB634D">
              <w:rPr>
                <w:sz w:val="20"/>
                <w:szCs w:val="20"/>
              </w:rPr>
              <w:t xml:space="preserve">Log-Hazard: </w:t>
            </w:r>
            <m:oMath>
              <m:func>
                <m:funcPr>
                  <m:ctrlPr>
                    <w:rPr>
                      <w:rFonts w:ascii="Cambria Math" w:hAnsi="Cambria Math"/>
                      <w:sz w:val="20"/>
                      <w:szCs w:val="20"/>
                    </w:rPr>
                  </m:ctrlPr>
                </m:funcPr>
                <m:fName>
                  <m:r>
                    <m:rPr>
                      <m:sty m:val="p"/>
                    </m:rPr>
                    <w:rPr>
                      <w:rFonts w:ascii="Cambria Math" w:hAnsi="Cambria Math"/>
                      <w:sz w:val="20"/>
                      <w:szCs w:val="20"/>
                    </w:rPr>
                    <m:t>ln</m:t>
                  </m:r>
                </m:fName>
                <m:e>
                  <m:d>
                    <m:dPr>
                      <m:ctrlPr>
                        <w:rPr>
                          <w:rFonts w:ascii="Cambria Math" w:hAnsi="Cambria Math"/>
                          <w:i/>
                          <w:sz w:val="20"/>
                          <w:szCs w:val="20"/>
                        </w:rPr>
                      </m:ctrlPr>
                    </m:dPr>
                    <m:e>
                      <m:r>
                        <w:rPr>
                          <w:rFonts w:ascii="Cambria Math" w:hAnsi="Cambria Math"/>
                          <w:sz w:val="20"/>
                          <w:szCs w:val="20"/>
                        </w:rPr>
                        <m:t>h</m:t>
                      </m:r>
                    </m:e>
                  </m:d>
                </m:e>
              </m:func>
            </m:oMath>
          </w:p>
        </w:tc>
        <w:tc>
          <w:tcPr>
            <w:tcW w:w="0" w:type="auto"/>
            <w:vAlign w:val="center"/>
            <w:hideMark/>
          </w:tcPr>
          <w:p w14:paraId="11797F94" w14:textId="7D47CB09" w:rsidR="00FE3156" w:rsidRPr="00FB634D" w:rsidRDefault="009274C9" w:rsidP="001D724E">
            <w:pPr>
              <w:spacing w:after="160" w:line="278" w:lineRule="auto"/>
              <w:rPr>
                <w:sz w:val="20"/>
                <w:szCs w:val="20"/>
              </w:rPr>
            </w:pPr>
            <m:oMathPara>
              <m:oMath>
                <m:r>
                  <w:rPr>
                    <w:rFonts w:ascii="Cambria Math" w:hAnsi="Cambria Math"/>
                    <w:sz w:val="20"/>
                    <w:szCs w:val="20"/>
                  </w:rPr>
                  <m:t>h</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cs="Arial"/>
                    <w:sz w:val="20"/>
                    <w:szCs w:val="20"/>
                  </w:rPr>
                  <m:t>​</m:t>
                </m:r>
                <m:d>
                  <m:dPr>
                    <m:ctrlPr>
                      <w:rPr>
                        <w:rFonts w:ascii="Cambria Math" w:hAnsi="Cambria Math"/>
                        <w:i/>
                        <w:sz w:val="20"/>
                        <w:szCs w:val="20"/>
                      </w:rPr>
                    </m:ctrlPr>
                  </m:dPr>
                  <m:e>
                    <m:r>
                      <w:rPr>
                        <w:rFonts w:ascii="Cambria Math" w:hAnsi="Cambria Math"/>
                        <w:sz w:val="20"/>
                        <w:szCs w:val="20"/>
                      </w:rPr>
                      <m:t>t</m:t>
                    </m:r>
                  </m:e>
                </m:d>
                <m:func>
                  <m:funcPr>
                    <m:ctrlPr>
                      <w:rPr>
                        <w:rFonts w:ascii="Cambria Math" w:hAnsi="Cambria Math"/>
                        <w:sz w:val="20"/>
                        <w:szCs w:val="20"/>
                      </w:rPr>
                    </m:ctrlPr>
                  </m:funcPr>
                  <m:fName>
                    <m:r>
                      <m:rPr>
                        <m:sty m:val="p"/>
                      </m:rPr>
                      <w:rPr>
                        <w:rFonts w:ascii="Cambria Math" w:hAnsi="Cambria Math"/>
                        <w:sz w:val="20"/>
                        <w:szCs w:val="20"/>
                      </w:rPr>
                      <m:t>exp</m:t>
                    </m:r>
                  </m:fName>
                  <m:e>
                    <m:d>
                      <m:dPr>
                        <m:ctrlPr>
                          <w:rPr>
                            <w:rFonts w:ascii="Cambria Math" w:hAnsi="Cambria Math"/>
                            <w:i/>
                            <w:sz w:val="20"/>
                            <w:szCs w:val="20"/>
                          </w:rPr>
                        </m:ctrlPr>
                      </m:d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r>
                          <w:rPr>
                            <w:rFonts w:ascii="Cambria Math" w:hAnsi="Cambria Math" w:cs="Arial"/>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cs="Arial"/>
                                <w:sz w:val="20"/>
                                <w:szCs w:val="20"/>
                              </w:rPr>
                              <m:t>​</m:t>
                            </m:r>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x</m:t>
                                </m:r>
                              </m:e>
                            </m:acc>
                          </m:e>
                        </m:d>
                      </m:e>
                    </m:d>
                  </m:e>
                </m:func>
              </m:oMath>
            </m:oMathPara>
          </w:p>
        </w:tc>
        <w:tc>
          <w:tcPr>
            <w:tcW w:w="0" w:type="auto"/>
            <w:vAlign w:val="center"/>
            <w:hideMark/>
          </w:tcPr>
          <w:p w14:paraId="7D20080F" w14:textId="2BDBCF36" w:rsidR="00FE3156" w:rsidRPr="00FB634D" w:rsidRDefault="00000000" w:rsidP="001D724E">
            <w:pPr>
              <w:spacing w:after="160" w:line="278" w:lineRule="auto"/>
              <w:rPr>
                <w:sz w:val="20"/>
                <w:szCs w:val="20"/>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cs="Arial"/>
                  <w:sz w:val="20"/>
                  <w:szCs w:val="20"/>
                </w:rPr>
                <m:t>​</m:t>
              </m:r>
              <m:d>
                <m:dPr>
                  <m:ctrlPr>
                    <w:rPr>
                      <w:rFonts w:ascii="Cambria Math" w:hAnsi="Cambria Math"/>
                      <w:i/>
                      <w:sz w:val="20"/>
                      <w:szCs w:val="20"/>
                    </w:rPr>
                  </m:ctrlPr>
                </m:dPr>
                <m:e>
                  <m:r>
                    <w:rPr>
                      <w:rFonts w:ascii="Cambria Math" w:hAnsi="Cambria Math"/>
                      <w:sz w:val="20"/>
                      <w:szCs w:val="20"/>
                    </w:rPr>
                    <m:t>t</m:t>
                  </m:r>
                </m:e>
              </m:d>
            </m:oMath>
            <w:r w:rsidR="00FE3156" w:rsidRPr="00FB634D">
              <w:rPr>
                <w:sz w:val="20"/>
                <w:szCs w:val="20"/>
              </w:rPr>
              <w:t xml:space="preserve"> is the hazard for the average patient</w:t>
            </w:r>
          </w:p>
        </w:tc>
      </w:tr>
    </w:tbl>
    <w:p w14:paraId="1A1A15A9" w14:textId="77777777" w:rsidR="00037F05" w:rsidRDefault="00037F05" w:rsidP="00FE3156">
      <w:pPr>
        <w:spacing w:after="160" w:line="278" w:lineRule="auto"/>
      </w:pPr>
    </w:p>
    <w:p w14:paraId="603E0906" w14:textId="76E0B015" w:rsidR="00FE3156" w:rsidRPr="003F30E5" w:rsidRDefault="00FE3156" w:rsidP="00FE3156">
      <w:pPr>
        <w:spacing w:after="160" w:line="278" w:lineRule="auto"/>
        <w:rPr>
          <w:rFonts w:eastAsiaTheme="majorEastAsia" w:cstheme="majorBidi"/>
          <w:color w:val="0F4761" w:themeColor="accent1" w:themeShade="BF"/>
        </w:rPr>
      </w:pPr>
      <w:r w:rsidRPr="003F30E5">
        <w:rPr>
          <w:rFonts w:eastAsiaTheme="majorEastAsia" w:cstheme="majorBidi"/>
          <w:color w:val="0F4761" w:themeColor="accent1" w:themeShade="BF"/>
        </w:rPr>
        <w:t>Mathematical Breakdown by Model Type</w:t>
      </w:r>
    </w:p>
    <w:p w14:paraId="46ED0ED6" w14:textId="77777777" w:rsidR="00FE3156" w:rsidRPr="00E2017B" w:rsidRDefault="00FE3156" w:rsidP="00FE3156">
      <w:pPr>
        <w:spacing w:after="160" w:line="278" w:lineRule="auto"/>
        <w:rPr>
          <w:b/>
          <w:bCs/>
        </w:rPr>
      </w:pPr>
      <w:r w:rsidRPr="00E2017B">
        <w:rPr>
          <w:b/>
          <w:bCs/>
        </w:rPr>
        <w:t>A. Linear Regression (The Base Case)</w:t>
      </w:r>
    </w:p>
    <w:p w14:paraId="0F5EF18D" w14:textId="77777777" w:rsidR="00FE3156" w:rsidRPr="00E2017B" w:rsidRDefault="00FE3156" w:rsidP="00FE3156">
      <w:pPr>
        <w:spacing w:after="160" w:line="278" w:lineRule="auto"/>
      </w:pPr>
      <w:r w:rsidRPr="00E2017B">
        <w:t xml:space="preserve">In the linear case, the "Red" and "Orange" shifts are mathematically identical. </w:t>
      </w:r>
    </w:p>
    <w:p w14:paraId="48655E7A" w14:textId="4D10F81D" w:rsidR="00FE3156" w:rsidRPr="00E2017B" w:rsidRDefault="00000000" w:rsidP="00FE3156">
      <w:pPr>
        <w:spacing w:after="160" w:line="278" w:lineRule="auto"/>
      </w:pPr>
      <m:oMathPara>
        <m:oMath>
          <m:sSub>
            <m:sSubPr>
              <m:ctrlPr>
                <w:rPr>
                  <w:rFonts w:ascii="Cambria Math" w:hAnsi="Cambria Math" w:cs="Arial"/>
                  <w:i/>
                </w:rPr>
              </m:ctrlPr>
            </m:sSubPr>
            <m:e>
              <m:acc>
                <m:accPr>
                  <m:chr m:val="̅"/>
                  <m:ctrlPr>
                    <w:rPr>
                      <w:rFonts w:ascii="Cambria Math" w:hAnsi="Cambria Math"/>
                      <w:i/>
                    </w:rPr>
                  </m:ctrlPr>
                </m:accPr>
                <m:e>
                  <m:r>
                    <w:rPr>
                      <w:rFonts w:ascii="Cambria Math" w:hAnsi="Cambria Math"/>
                    </w:rPr>
                    <m:t>y</m:t>
                  </m:r>
                </m:e>
              </m:acc>
            </m:e>
            <m:sub>
              <m:r>
                <w:rPr>
                  <w:rFonts w:ascii="Cambria Math" w:hAnsi="Cambria Math" w:cs="Arial"/>
                </w:rPr>
                <m:t>​</m:t>
              </m:r>
              <m:r>
                <w:rPr>
                  <w:rFonts w:ascii="Cambria Math" w:hAnsi="Cambria Math"/>
                </w:rPr>
                <m:t>ext</m:t>
              </m:r>
            </m:sub>
          </m:sSub>
          <m:r>
            <w:rPr>
              <w:rFonts w:ascii="Cambria Math" w:hAnsi="Cambria Math" w:cs="Arial"/>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r>
            <w:rPr>
              <w:rFonts w:ascii="Cambria Math" w:hAnsi="Cambria Math" w:cs="Arial"/>
            </w:rPr>
            <m:t>​</m:t>
          </m:r>
          <m:nary>
            <m:naryPr>
              <m:chr m:val="∑"/>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dev</m:t>
                      </m:r>
                    </m:sub>
                  </m:sSub>
                  <m:r>
                    <w:rPr>
                      <w:rFonts w:ascii="Cambria Math" w:hAnsi="Cambria Math" w:cs="Arial"/>
                    </w:rPr>
                    <m:t>​</m:t>
                  </m:r>
                  <m:r>
                    <w:rPr>
                      <w:rFonts w:ascii="Cambria Math" w:hAnsi="Cambria Math"/>
                    </w:rPr>
                    <m:t>+</m:t>
                  </m:r>
                  <m:r>
                    <m:rPr>
                      <m:sty m:val="p"/>
                    </m:rPr>
                    <w:rPr>
                      <w:rFonts w:ascii="Cambria Math" w:hAnsi="Cambria Math"/>
                    </w:rPr>
                    <m:t>shift</m:t>
                  </m:r>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cs="Arial"/>
                            </w:rPr>
                            <m:t>​</m:t>
                          </m:r>
                        </m:sub>
                      </m:sSub>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dev</m:t>
                          </m:r>
                        </m:sub>
                      </m:sSub>
                      <m:r>
                        <w:rPr>
                          <w:rFonts w:ascii="Cambria Math" w:hAnsi="Cambria Math" w:cs="Arial"/>
                        </w:rPr>
                        <m:t>​</m:t>
                      </m:r>
                    </m:e>
                  </m:d>
                </m:e>
              </m:d>
            </m:e>
          </m:nary>
        </m:oMath>
      </m:oMathPara>
    </w:p>
    <w:p w14:paraId="73E64742" w14:textId="7AE9AB18" w:rsidR="00FE3156" w:rsidRPr="00E2017B" w:rsidRDefault="00FE3156" w:rsidP="00FE3156">
      <w:pPr>
        <w:spacing w:after="160" w:line="278" w:lineRule="auto"/>
      </w:pPr>
      <w:r w:rsidRPr="00E2017B">
        <w:t xml:space="preserve">Since </w:t>
      </w:r>
      <m:oMath>
        <m:r>
          <w:rPr>
            <w:rFonts w:ascii="Cambria Math" w:hAnsi="Cambria Math" w:cs="Arial"/>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cs="Arial"/>
                  </w:rPr>
                  <m:t>​</m:t>
                </m:r>
              </m:sub>
            </m:sSub>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dev</m:t>
                </m:r>
              </m:sub>
            </m:sSub>
            <m:r>
              <w:rPr>
                <w:rFonts w:ascii="Cambria Math" w:hAnsi="Cambria Math" w:cs="Arial"/>
              </w:rPr>
              <m:t>​</m:t>
            </m:r>
          </m:e>
        </m:d>
      </m:oMath>
      <w:r w:rsidRPr="00E2017B">
        <w:t xml:space="preserve"> is just the difference in means multiplied by </w:t>
      </w:r>
      <m:oMath>
        <m:r>
          <w:rPr>
            <w:rFonts w:ascii="Cambria Math" w:hAnsi="Cambria Math"/>
          </w:rPr>
          <m:t>n</m:t>
        </m:r>
      </m:oMath>
      <w:r w:rsidRPr="00E2017B">
        <w:t xml:space="preserve">, the shift is simply: </w:t>
      </w:r>
    </w:p>
    <w:p w14:paraId="6448A01E" w14:textId="24466AF9" w:rsidR="00FE3156" w:rsidRPr="00E2017B" w:rsidRDefault="009274C9" w:rsidP="00FE3156">
      <w:pPr>
        <w:spacing w:after="160" w:line="278" w:lineRule="auto"/>
      </w:pPr>
      <m:oMathPara>
        <m:oMath>
          <m:r>
            <m:rPr>
              <m:sty m:val="p"/>
            </m:rPr>
            <w:rPr>
              <w:rFonts w:ascii="Cambria Math" w:hAnsi="Cambria Math"/>
            </w:rPr>
            <m:t>Shift</m:t>
          </m:r>
          <m:r>
            <w:rPr>
              <w:rFonts w:ascii="Cambria Math" w:hAnsi="Cambria Math"/>
            </w:rPr>
            <m:t>=</m:t>
          </m:r>
          <m:d>
            <m:dPr>
              <m:ctrlPr>
                <w:rPr>
                  <w:rFonts w:ascii="Cambria Math" w:hAnsi="Cambria Math"/>
                  <w:i/>
                </w:rPr>
              </m:ctrlPr>
            </m:dPr>
            <m:e>
              <m:sSub>
                <m:sSubPr>
                  <m:ctrlPr>
                    <w:rPr>
                      <w:rFonts w:ascii="Cambria Math" w:hAnsi="Cambria Math" w:cs="Arial"/>
                      <w:i/>
                    </w:rPr>
                  </m:ctrlPr>
                </m:sSubPr>
                <m:e>
                  <m:acc>
                    <m:accPr>
                      <m:chr m:val="̅"/>
                      <m:ctrlPr>
                        <w:rPr>
                          <w:rFonts w:ascii="Cambria Math" w:hAnsi="Cambria Math"/>
                          <w:i/>
                        </w:rPr>
                      </m:ctrlPr>
                    </m:accPr>
                    <m:e>
                      <m:r>
                        <w:rPr>
                          <w:rFonts w:ascii="Cambria Math" w:hAnsi="Cambria Math"/>
                        </w:rPr>
                        <m:t>y</m:t>
                      </m:r>
                    </m:e>
                  </m:acc>
                  <m:ctrlPr>
                    <w:rPr>
                      <w:rFonts w:ascii="Cambria Math" w:hAnsi="Cambria Math"/>
                      <w:i/>
                    </w:rPr>
                  </m:ctrlPr>
                </m:e>
                <m:sub>
                  <m:r>
                    <w:rPr>
                      <w:rFonts w:ascii="Cambria Math" w:hAnsi="Cambria Math" w:cs="Arial"/>
                    </w:rPr>
                    <m:t>​</m:t>
                  </m:r>
                  <m:r>
                    <w:rPr>
                      <w:rFonts w:ascii="Cambria Math" w:hAnsi="Cambria Math"/>
                    </w:rPr>
                    <m:t>ext</m:t>
                  </m:r>
                </m:sub>
              </m:sSub>
              <m:r>
                <w:rPr>
                  <w:rFonts w:ascii="Cambria Math" w:hAnsi="Cambria Math" w:cs="Arial"/>
                </w:rPr>
                <m:t>​</m:t>
              </m:r>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y</m:t>
                      </m:r>
                    </m:e>
                  </m:acc>
                  <m:ctrlPr>
                    <w:rPr>
                      <w:rFonts w:ascii="Cambria Math" w:hAnsi="Cambria Math"/>
                      <w:i/>
                    </w:rPr>
                  </m:ctrlPr>
                </m:e>
                <m:sub>
                  <m:r>
                    <w:rPr>
                      <w:rFonts w:ascii="Cambria Math" w:hAnsi="Cambria Math" w:cs="Arial"/>
                    </w:rPr>
                    <m:t>​</m:t>
                  </m:r>
                  <m:r>
                    <w:rPr>
                      <w:rFonts w:ascii="Cambria Math" w:hAnsi="Cambria Math"/>
                    </w:rPr>
                    <m:t>dev</m:t>
                  </m:r>
                </m:sub>
              </m:sSub>
              <m:r>
                <w:rPr>
                  <w:rFonts w:ascii="Cambria Math" w:hAnsi="Cambria Math" w:cs="Arial"/>
                </w:rPr>
                <m:t>​</m:t>
              </m:r>
            </m:e>
          </m:d>
          <m:r>
            <w:rPr>
              <w:rFonts w:ascii="Cambria Math" w:hAnsi="Cambria Math"/>
            </w:rPr>
            <m:t>-β</m:t>
          </m:r>
          <m:d>
            <m:dPr>
              <m:ctrlPr>
                <w:rPr>
                  <w:rFonts w:ascii="Cambria Math" w:hAnsi="Cambria Math"/>
                  <w:i/>
                </w:rPr>
              </m:ctrlPr>
            </m:dPr>
            <m:e>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ext</m:t>
                  </m:r>
                </m:sub>
              </m:sSub>
              <m:r>
                <w:rPr>
                  <w:rFonts w:ascii="Cambria Math" w:hAnsi="Cambria Math" w:cs="Arial"/>
                </w:rPr>
                <m:t>​</m:t>
              </m:r>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dev</m:t>
                  </m:r>
                </m:sub>
              </m:sSub>
              <m:r>
                <w:rPr>
                  <w:rFonts w:ascii="Cambria Math" w:hAnsi="Cambria Math" w:cs="Arial"/>
                </w:rPr>
                <m:t>​</m:t>
              </m:r>
            </m:e>
          </m:d>
        </m:oMath>
      </m:oMathPara>
    </w:p>
    <w:p w14:paraId="51338387" w14:textId="77777777" w:rsidR="00FE3156" w:rsidRPr="00E2017B" w:rsidRDefault="00FE3156" w:rsidP="00FE3156">
      <w:pPr>
        <w:spacing w:after="160" w:line="278" w:lineRule="auto"/>
        <w:rPr>
          <w:b/>
          <w:bCs/>
        </w:rPr>
      </w:pPr>
      <w:r w:rsidRPr="00E2017B">
        <w:rPr>
          <w:b/>
          <w:bCs/>
        </w:rPr>
        <w:t>B. Logistic Regression (The Non-Linear Case)</w:t>
      </w:r>
    </w:p>
    <w:p w14:paraId="65007286" w14:textId="51386189" w:rsidR="00FE3156" w:rsidRPr="00E2017B" w:rsidRDefault="00FE3156" w:rsidP="00FE3156">
      <w:pPr>
        <w:spacing w:after="160" w:line="278" w:lineRule="auto"/>
      </w:pPr>
      <w:r w:rsidRPr="00E2017B">
        <w:t xml:space="preserve">The "Offset" is the correction for the curvature of the sigmoid function: </w:t>
      </w:r>
    </w:p>
    <w:p w14:paraId="5D365C7D" w14:textId="710D08FE" w:rsidR="00FE3156" w:rsidRPr="00E2017B" w:rsidRDefault="009274C9" w:rsidP="00FE3156">
      <w:pPr>
        <w:spacing w:after="160" w:line="278" w:lineRule="auto"/>
      </w:pPr>
      <m:oMathPara>
        <m:oMath>
          <m:r>
            <m:rPr>
              <m:sty m:val="p"/>
            </m:rPr>
            <w:rPr>
              <w:rFonts w:ascii="Cambria Math" w:hAnsi="Cambria Math"/>
            </w:rPr>
            <m:t>Offset</m:t>
          </m:r>
          <m:r>
            <w:rPr>
              <w:rFonts w:ascii="Cambria Math" w:hAnsi="Cambria Math"/>
            </w:rPr>
            <m:t>=α-</m:t>
          </m:r>
          <m:r>
            <m:rPr>
              <m:sty m:val="p"/>
            </m:rPr>
            <w:rPr>
              <w:rFonts w:ascii="Cambria Math" w:hAnsi="Cambria Math"/>
            </w:rPr>
            <m:t>logit</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m:rPr>
                      <m:sty m:val="p"/>
                    </m:rPr>
                    <w:rPr>
                      <w:rFonts w:ascii="Cambria Math" w:hAnsi="Cambria Math"/>
                    </w:rPr>
                    <m:t>inv</m:t>
                  </m:r>
                  <m:r>
                    <w:rPr>
                      <w:rFonts w:ascii="Cambria Math" w:hAnsi="Cambria Math"/>
                    </w:rPr>
                    <m:t>-</m:t>
                  </m:r>
                  <m:r>
                    <m:rPr>
                      <m:sty m:val="p"/>
                    </m:rPr>
                    <w:rPr>
                      <w:rFonts w:ascii="Cambria Math" w:hAnsi="Cambria Math"/>
                    </w:rPr>
                    <m:t>logit</m:t>
                  </m:r>
                  <m:d>
                    <m:dPr>
                      <m:ctrlPr>
                        <w:rPr>
                          <w:rFonts w:ascii="Cambria Math" w:hAnsi="Cambria Math"/>
                          <w:i/>
                        </w:rPr>
                      </m:ctrlPr>
                    </m:dPr>
                    <m:e>
                      <m:r>
                        <w:rPr>
                          <w:rFonts w:ascii="Cambria Math" w:hAnsi="Cambria Math"/>
                        </w:rPr>
                        <m:t>L</m:t>
                      </m:r>
                    </m:e>
                  </m:d>
                </m:e>
              </m:d>
            </m:e>
          </m:d>
        </m:oMath>
      </m:oMathPara>
    </w:p>
    <w:p w14:paraId="49182D77" w14:textId="6E2CAE41" w:rsidR="004F60DD" w:rsidRPr="00E2017B" w:rsidRDefault="004F60DD" w:rsidP="00C76157">
      <w:pPr>
        <w:spacing w:after="160" w:line="278" w:lineRule="auto"/>
      </w:pPr>
      <w:r>
        <w:t>w</w:t>
      </w:r>
      <w:r w:rsidR="00FE3156" w:rsidRPr="00E2017B">
        <w:t xml:space="preserve">here L is the linear predictor. For recalibration, </w:t>
      </w:r>
      <w:r>
        <w:t>we</w:t>
      </w:r>
      <w:r w:rsidR="00FE3156" w:rsidRPr="00E2017B">
        <w:t xml:space="preserve"> assume this Offset is a </w:t>
      </w:r>
      <w:r>
        <w:t>“</w:t>
      </w:r>
      <w:r w:rsidR="00FE3156" w:rsidRPr="00E2017B">
        <w:t>constant bias</w:t>
      </w:r>
      <w:r>
        <w:t>”</w:t>
      </w:r>
      <w:r w:rsidR="00FE3156" w:rsidRPr="00E2017B">
        <w:t xml:space="preserve"> caused by the distribution of the predictors.</w:t>
      </w:r>
    </w:p>
    <w:p w14:paraId="1DA92A82" w14:textId="77777777" w:rsidR="00FE3156" w:rsidRPr="00E2017B" w:rsidRDefault="00FE3156" w:rsidP="00FE3156">
      <w:pPr>
        <w:spacing w:after="160" w:line="278" w:lineRule="auto"/>
        <w:rPr>
          <w:b/>
          <w:bCs/>
        </w:rPr>
      </w:pPr>
      <w:r w:rsidRPr="00E2017B">
        <w:rPr>
          <w:b/>
          <w:bCs/>
        </w:rPr>
        <w:lastRenderedPageBreak/>
        <w:t>C. Cox Proportional Hazards</w:t>
      </w:r>
    </w:p>
    <w:p w14:paraId="7DD078F1" w14:textId="351CA84B" w:rsidR="00FE3156" w:rsidRPr="00E2017B" w:rsidRDefault="00FE3156" w:rsidP="00FE3156">
      <w:pPr>
        <w:spacing w:after="160" w:line="278" w:lineRule="auto"/>
      </w:pPr>
      <w:r w:rsidRPr="00E2017B">
        <w:t xml:space="preserve">In Cox models, we don't usually have a single intercept </w:t>
      </w:r>
      <m:oMath>
        <m:r>
          <w:rPr>
            <w:rFonts w:ascii="Cambria Math" w:hAnsi="Cambria Math"/>
          </w:rPr>
          <m:t>α</m:t>
        </m:r>
      </m:oMath>
      <w:r w:rsidRPr="00E2017B">
        <w:t xml:space="preserve">, but a </w:t>
      </w:r>
      <w:r w:rsidR="004F60DD">
        <w:t>“</w:t>
      </w:r>
      <w:r w:rsidRPr="00E2017B">
        <w:t>Baseline Hazard Function</w:t>
      </w:r>
      <w:r w:rsidR="004F60DD">
        <w:t>”</w:t>
      </w:r>
      <w:r w:rsidRPr="00E2017B">
        <w:t xml:space="preserve"> </w:t>
      </w:r>
      <m:oMath>
        <m:sSub>
          <m:sSubPr>
            <m:ctrlPr>
              <w:rPr>
                <w:rFonts w:ascii="Cambria Math" w:hAnsi="Cambria Math"/>
                <w:i/>
              </w:rPr>
            </m:ctrlPr>
          </m:sSubPr>
          <m:e>
            <m:r>
              <w:rPr>
                <w:rFonts w:ascii="Cambria Math" w:hAnsi="Cambria Math"/>
              </w:rPr>
              <m:t>H</m:t>
            </m:r>
          </m:e>
          <m:sub>
            <m:r>
              <w:rPr>
                <w:rFonts w:ascii="Cambria Math" w:hAnsi="Cambria Math"/>
              </w:rPr>
              <m:t>0</m:t>
            </m:r>
            <m:r>
              <w:rPr>
                <w:rFonts w:ascii="Cambria Math" w:hAnsi="Cambria Math" w:cs="Arial"/>
              </w:rPr>
              <m:t>​</m:t>
            </m:r>
          </m:sub>
        </m:sSub>
        <m:d>
          <m:dPr>
            <m:ctrlPr>
              <w:rPr>
                <w:rFonts w:ascii="Cambria Math" w:hAnsi="Cambria Math"/>
                <w:i/>
              </w:rPr>
            </m:ctrlPr>
          </m:dPr>
          <m:e>
            <m:r>
              <w:rPr>
                <w:rFonts w:ascii="Cambria Math" w:hAnsi="Cambria Math"/>
              </w:rPr>
              <m:t>t</m:t>
            </m:r>
          </m:e>
        </m:d>
      </m:oMath>
      <w:r w:rsidRPr="00E2017B">
        <w:t>.</w:t>
      </w:r>
    </w:p>
    <w:p w14:paraId="41BCACD6" w14:textId="761AD227" w:rsidR="00FE3156" w:rsidRPr="004F60DD" w:rsidRDefault="00FE3156" w:rsidP="00FE3156">
      <w:pPr>
        <w:numPr>
          <w:ilvl w:val="0"/>
          <w:numId w:val="13"/>
        </w:numPr>
        <w:spacing w:after="160" w:line="278" w:lineRule="auto"/>
      </w:pPr>
      <w:r w:rsidRPr="004F60DD">
        <w:t xml:space="preserve">Original Model: </w:t>
      </w:r>
      <m:oMath>
        <m:r>
          <w:rPr>
            <w:rFonts w:ascii="Cambria Math" w:hAnsi="Cambria Math"/>
          </w:rPr>
          <m:t>H</m:t>
        </m:r>
        <m:d>
          <m:dPr>
            <m:sepChr m:val="∣"/>
            <m:ctrlPr>
              <w:rPr>
                <w:rFonts w:ascii="Cambria Math" w:hAnsi="Cambria Math"/>
                <w:i/>
              </w:rPr>
            </m:ctrlPr>
          </m:dPr>
          <m:e>
            <m:r>
              <w:rPr>
                <w:rFonts w:ascii="Cambria Math" w:hAnsi="Cambria Math"/>
              </w:rPr>
              <m:t>t</m:t>
            </m:r>
            <m:ctrlPr>
              <w:rPr>
                <w:rFonts w:ascii="Cambria Math" w:hAnsi="Cambria Math" w:cs="Cambria Math"/>
                <w:i/>
              </w:rPr>
            </m:ctrlP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0,dev</m:t>
            </m:r>
          </m:sub>
        </m:sSub>
        <m:r>
          <w:rPr>
            <w:rFonts w:ascii="Cambria Math" w:hAnsi="Cambria Math" w:cs="Arial"/>
          </w:rPr>
          <m:t>​</m:t>
        </m:r>
        <m:d>
          <m:dPr>
            <m:ctrlPr>
              <w:rPr>
                <w:rFonts w:ascii="Cambria Math" w:hAnsi="Cambria Math"/>
                <w:i/>
              </w:rPr>
            </m:ctrlPr>
          </m:dPr>
          <m:e>
            <m:r>
              <w:rPr>
                <w:rFonts w:ascii="Cambria Math" w:hAnsi="Cambria Math"/>
              </w:rPr>
              <m:t>t</m:t>
            </m:r>
          </m:e>
        </m:d>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cs="Arial"/>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cs="Arial"/>
                      </w:rPr>
                      <m:t>​</m:t>
                    </m:r>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dev</m:t>
                        </m:r>
                      </m:sub>
                    </m:sSub>
                    <m:r>
                      <w:rPr>
                        <w:rFonts w:ascii="Cambria Math" w:hAnsi="Cambria Math" w:cs="Arial"/>
                      </w:rPr>
                      <m:t>​</m:t>
                    </m:r>
                  </m:e>
                </m:d>
              </m:e>
            </m:d>
          </m:e>
        </m:func>
      </m:oMath>
    </w:p>
    <w:p w14:paraId="7E3F6E2C" w14:textId="6849C51C" w:rsidR="00FE3156" w:rsidRPr="00E2017B" w:rsidRDefault="00FE3156" w:rsidP="00FE3156">
      <w:pPr>
        <w:numPr>
          <w:ilvl w:val="0"/>
          <w:numId w:val="13"/>
        </w:numPr>
        <w:spacing w:after="160" w:line="278" w:lineRule="auto"/>
      </w:pPr>
      <w:r w:rsidRPr="004F60DD">
        <w:t xml:space="preserve">Recalibration: We find a scaling factor </w:t>
      </w:r>
      <m:oMath>
        <m:r>
          <w:rPr>
            <w:rFonts w:ascii="Cambria Math" w:hAnsi="Cambria Math"/>
          </w:rPr>
          <m:t>θ</m:t>
        </m:r>
      </m:oMath>
      <w:r w:rsidRPr="004F60DD">
        <w:t xml:space="preserve"> such that the predicted survival matches </w:t>
      </w:r>
      <w:r w:rsidRPr="00E2017B">
        <w:t xml:space="preserve">the observed survival in the external set. </w:t>
      </w:r>
    </w:p>
    <w:p w14:paraId="40479DA7" w14:textId="4EA858B4" w:rsidR="004F60DD" w:rsidRDefault="009274C9" w:rsidP="00FE3156">
      <w:pPr>
        <w:spacing w:after="160" w:line="278" w:lineRule="auto"/>
      </w:pPr>
      <m:oMathPara>
        <m:oMath>
          <m:r>
            <m:rPr>
              <m:sty m:val="p"/>
            </m:rPr>
            <w:rPr>
              <w:rFonts w:ascii="Cambria Math" w:hAnsi="Cambria Math"/>
            </w:rPr>
            <m:t>Shift</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 </m:t>
          </m:r>
        </m:oMath>
      </m:oMathPara>
    </w:p>
    <w:p w14:paraId="6272856B" w14:textId="61F9A257" w:rsidR="00FE3156" w:rsidRPr="00E2017B" w:rsidRDefault="00FE3156" w:rsidP="00FE3156">
      <w:pPr>
        <w:spacing w:after="160" w:line="278" w:lineRule="auto"/>
      </w:pPr>
      <w:r w:rsidRPr="00E2017B">
        <w:t>where θ=Expected Events</w:t>
      </w:r>
      <w:r w:rsidR="004F60DD">
        <w:t>/</w:t>
      </w:r>
      <w:r w:rsidRPr="00E2017B">
        <w:t>Observed Events</w:t>
      </w:r>
      <w:r w:rsidRPr="00E2017B">
        <w:rPr>
          <w:rFonts w:ascii="Arial" w:hAnsi="Arial" w:cs="Arial"/>
        </w:rPr>
        <w:t>​</w:t>
      </w:r>
    </w:p>
    <w:p w14:paraId="5466FB18" w14:textId="1135602B" w:rsidR="00FE3156" w:rsidRPr="00E2017B" w:rsidRDefault="00FE3156" w:rsidP="00037F05">
      <w:pPr>
        <w:spacing w:after="160" w:line="278" w:lineRule="auto"/>
      </w:pPr>
      <w:r w:rsidRPr="00E2017B">
        <w:t xml:space="preserve">This is known as the </w:t>
      </w:r>
      <w:r w:rsidR="004F60DD">
        <w:t>“</w:t>
      </w:r>
      <w:commentRangeStart w:id="32"/>
      <w:r w:rsidRPr="00E2017B">
        <w:t>Standardized Mortality Ratio</w:t>
      </w:r>
      <w:commentRangeEnd w:id="32"/>
      <w:r w:rsidR="00A83651">
        <w:rPr>
          <w:rStyle w:val="CommentReference"/>
          <w:sz w:val="24"/>
          <w:szCs w:val="24"/>
        </w:rPr>
        <w:commentReference w:id="32"/>
      </w:r>
      <w:r w:rsidR="004F60DD">
        <w:t>”</w:t>
      </w:r>
      <w:r w:rsidRPr="00E2017B">
        <w:t xml:space="preserve"> (SMR). It is the survival equivalent of our "Red Shift."</w:t>
      </w:r>
    </w:p>
    <w:p w14:paraId="0DBBAE99" w14:textId="1EEF0874" w:rsidR="00FE3156" w:rsidRPr="004F60DD" w:rsidRDefault="00FE3156" w:rsidP="00FE3156">
      <w:pPr>
        <w:spacing w:after="160" w:line="278" w:lineRule="auto"/>
        <w:rPr>
          <w:rFonts w:eastAsiaTheme="majorEastAsia" w:cstheme="majorBidi"/>
          <w:color w:val="0F4761" w:themeColor="accent1" w:themeShade="BF"/>
        </w:rPr>
      </w:pPr>
      <w:r w:rsidRPr="004F60DD">
        <w:rPr>
          <w:rFonts w:eastAsiaTheme="majorEastAsia" w:cstheme="majorBidi"/>
          <w:color w:val="0F4761" w:themeColor="accent1" w:themeShade="BF"/>
        </w:rPr>
        <w:t>Extraction of Higher Moments</w:t>
      </w:r>
    </w:p>
    <w:p w14:paraId="7425E61E" w14:textId="62289763" w:rsidR="00FE3156" w:rsidRPr="00E2017B" w:rsidRDefault="004F60DD" w:rsidP="00FE3156">
      <w:pPr>
        <w:spacing w:after="160" w:line="278" w:lineRule="auto"/>
      </w:pPr>
      <w:r>
        <w:t>O</w:t>
      </w:r>
      <w:r w:rsidR="00FE3156" w:rsidRPr="00E2017B">
        <w:t>ur current method focuses on the 1st Moment (The Mean) to fix the intercept (Calibration-in-the-large). Can we extract more?</w:t>
      </w:r>
    </w:p>
    <w:p w14:paraId="6CF9F220" w14:textId="77777777" w:rsidR="00FE3156" w:rsidRPr="00E2017B" w:rsidRDefault="00FE3156" w:rsidP="00FE3156">
      <w:pPr>
        <w:spacing w:after="160" w:line="278" w:lineRule="auto"/>
        <w:rPr>
          <w:b/>
          <w:bCs/>
        </w:rPr>
      </w:pPr>
      <w:r w:rsidRPr="00E2017B">
        <w:rPr>
          <w:b/>
          <w:bCs/>
        </w:rPr>
        <w:t>The 2nd Moment: Calibration Slope (Scale)</w:t>
      </w:r>
    </w:p>
    <w:p w14:paraId="3738FF98" w14:textId="1D396F5F" w:rsidR="00FE3156" w:rsidRPr="00E2017B" w:rsidRDefault="00FE3156" w:rsidP="004F60DD">
      <w:pPr>
        <w:spacing w:after="160" w:line="278" w:lineRule="auto"/>
      </w:pPr>
      <w:r w:rsidRPr="00E2017B">
        <w:t>If the external data has a different "spread" of risk (e.g., more extreme cases), the model will be over- or under-confident.</w:t>
      </w:r>
      <w:r w:rsidR="004F60DD">
        <w:t xml:space="preserve"> </w:t>
      </w:r>
      <w:r w:rsidRPr="00E2017B">
        <w:t xml:space="preserve">We introduce a scaling parameter γ: </w:t>
      </w:r>
    </w:p>
    <w:p w14:paraId="20B24DE0" w14:textId="0A26FB13" w:rsidR="00FE3156" w:rsidRPr="00E2017B" w:rsidRDefault="009274C9" w:rsidP="004F60DD">
      <w:pPr>
        <w:spacing w:after="160" w:line="278" w:lineRule="auto"/>
        <w:jc w:val="center"/>
      </w:pPr>
      <m:oMathPara>
        <m:oMath>
          <m: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new</m:t>
              </m:r>
              <m:r>
                <w:rPr>
                  <w:rFonts w:ascii="Cambria Math" w:hAnsi="Cambria Math" w:cs="Arial"/>
                </w:rPr>
                <m:t>​</m:t>
              </m:r>
            </m:sub>
          </m:sSub>
          <m:r>
            <w:rPr>
              <w:rFonts w:ascii="Cambria Math" w:hAnsi="Cambria Math"/>
            </w:rPr>
            <m:t>+γ</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r>
                    <w:rPr>
                      <w:rFonts w:ascii="Cambria Math" w:hAnsi="Cambria Math" w:cs="Arial"/>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cs="Arial"/>
                            </w:rPr>
                            <m:t>​</m:t>
                          </m:r>
                        </m:sub>
                      </m:sSub>
                      <m:r>
                        <w:rPr>
                          <w:rFonts w:ascii="Cambria Math" w:hAnsi="Cambria Math"/>
                        </w:rPr>
                        <m:t>-</m:t>
                      </m:r>
                      <m:sSub>
                        <m:sSubPr>
                          <m:ctrlPr>
                            <w:rPr>
                              <w:rFonts w:ascii="Cambria Math" w:hAnsi="Cambria Math" w:cs="Arial"/>
                              <w:i/>
                            </w:rPr>
                          </m:ctrlPr>
                        </m:sSubPr>
                        <m:e>
                          <m:acc>
                            <m:accPr>
                              <m:chr m:val="̅"/>
                              <m:ctrlPr>
                                <w:rPr>
                                  <w:rFonts w:ascii="Cambria Math" w:hAnsi="Cambria Math"/>
                                  <w:i/>
                                </w:rPr>
                              </m:ctrlPr>
                            </m:accPr>
                            <m:e>
                              <m:r>
                                <w:rPr>
                                  <w:rFonts w:ascii="Cambria Math" w:hAnsi="Cambria Math"/>
                                </w:rPr>
                                <m:t>x</m:t>
                              </m:r>
                            </m:e>
                          </m:acc>
                          <m:ctrlPr>
                            <w:rPr>
                              <w:rFonts w:ascii="Cambria Math" w:hAnsi="Cambria Math"/>
                              <w:i/>
                            </w:rPr>
                          </m:ctrlPr>
                        </m:e>
                        <m:sub>
                          <m:r>
                            <w:rPr>
                              <w:rFonts w:ascii="Cambria Math" w:hAnsi="Cambria Math"/>
                            </w:rPr>
                            <m:t>dev</m:t>
                          </m:r>
                        </m:sub>
                      </m:sSub>
                      <m:r>
                        <w:rPr>
                          <w:rFonts w:ascii="Cambria Math" w:hAnsi="Cambria Math" w:cs="Arial"/>
                        </w:rPr>
                        <m:t>​</m:t>
                      </m:r>
                    </m:e>
                  </m:d>
                </m:sub>
              </m:sSub>
            </m:e>
          </m:d>
        </m:oMath>
      </m:oMathPara>
    </w:p>
    <w:p w14:paraId="7362542D" w14:textId="3574A9A8" w:rsidR="00FE3156" w:rsidRPr="00E2017B" w:rsidRDefault="00FE3156" w:rsidP="00FE3156">
      <w:pPr>
        <w:numPr>
          <w:ilvl w:val="0"/>
          <w:numId w:val="14"/>
        </w:numPr>
        <w:spacing w:after="160" w:line="278" w:lineRule="auto"/>
      </w:pPr>
      <w:r w:rsidRPr="00E2017B">
        <w:t xml:space="preserve">If </w:t>
      </w:r>
      <m:oMath>
        <m:r>
          <w:rPr>
            <w:rFonts w:ascii="Cambria Math" w:hAnsi="Cambria Math"/>
          </w:rPr>
          <m:t>γ&lt;1</m:t>
        </m:r>
      </m:oMath>
      <w:r w:rsidRPr="00E2017B">
        <w:t>, your model is "too bold" (predictions are too extreme).</w:t>
      </w:r>
    </w:p>
    <w:p w14:paraId="1E443F55" w14:textId="499CC596" w:rsidR="00FE3156" w:rsidRPr="00E2017B" w:rsidRDefault="00FE3156" w:rsidP="00FE3156">
      <w:pPr>
        <w:numPr>
          <w:ilvl w:val="0"/>
          <w:numId w:val="14"/>
        </w:numPr>
        <w:spacing w:after="160" w:line="278" w:lineRule="auto"/>
      </w:pPr>
      <w:r w:rsidRPr="00E2017B">
        <w:t xml:space="preserve">If </w:t>
      </w:r>
      <m:oMath>
        <m:r>
          <w:rPr>
            <w:rFonts w:ascii="Cambria Math" w:hAnsi="Cambria Math"/>
          </w:rPr>
          <m:t>γ&gt;1</m:t>
        </m:r>
      </m:oMath>
      <w:r w:rsidRPr="00E2017B">
        <w:t>, your model is "too cautious."</w:t>
      </w:r>
    </w:p>
    <w:p w14:paraId="3B3E5275" w14:textId="77777777" w:rsidR="00FE3156" w:rsidRPr="00E2017B" w:rsidRDefault="00FE3156" w:rsidP="00FE3156">
      <w:pPr>
        <w:spacing w:after="160" w:line="278" w:lineRule="auto"/>
        <w:rPr>
          <w:b/>
          <w:bCs/>
        </w:rPr>
      </w:pPr>
      <w:r w:rsidRPr="00E2017B">
        <w:rPr>
          <w:b/>
          <w:bCs/>
        </w:rPr>
        <w:t>Higher Moments: Shape and Skew</w:t>
      </w:r>
    </w:p>
    <w:p w14:paraId="60EE1D48" w14:textId="77777777" w:rsidR="00FE3156" w:rsidRPr="00E2017B" w:rsidRDefault="00FE3156" w:rsidP="00FE3156">
      <w:pPr>
        <w:spacing w:after="160" w:line="278" w:lineRule="auto"/>
      </w:pPr>
      <w:r w:rsidRPr="00E2017B">
        <w:t xml:space="preserve">Extracting the 3rd (skewness) or 4th (kurtosis) moments would involve checking if the </w:t>
      </w:r>
      <w:r w:rsidRPr="004F60DD">
        <w:t>functional form</w:t>
      </w:r>
      <w:r w:rsidRPr="00E2017B">
        <w:t xml:space="preserve"> (like the rcs splines you used) needs to change.</w:t>
      </w:r>
    </w:p>
    <w:p w14:paraId="29E637A3" w14:textId="77777777" w:rsidR="00FE3156" w:rsidRPr="001B45B7" w:rsidRDefault="00FE3156" w:rsidP="00FE3156">
      <w:pPr>
        <w:numPr>
          <w:ilvl w:val="0"/>
          <w:numId w:val="15"/>
        </w:numPr>
        <w:spacing w:after="160" w:line="278" w:lineRule="auto"/>
      </w:pPr>
      <w:r w:rsidRPr="001B45B7">
        <w:t>Simulation approach: If the relationship between age and target is U-shaped in males but J-shaped in females, an intercept/slope shift won't fix it.</w:t>
      </w:r>
    </w:p>
    <w:p w14:paraId="6315E090" w14:textId="3C349D41" w:rsidR="00FE3156" w:rsidRPr="00E2017B" w:rsidRDefault="00FE3156" w:rsidP="00037F05">
      <w:pPr>
        <w:numPr>
          <w:ilvl w:val="0"/>
          <w:numId w:val="15"/>
        </w:numPr>
        <w:spacing w:after="160" w:line="278" w:lineRule="auto"/>
      </w:pPr>
      <w:r w:rsidRPr="001B45B7">
        <w:t>Detection: This is usually done by plotting the residuals</w:t>
      </w:r>
      <w:r w:rsidRPr="00E2017B">
        <w:t xml:space="preserve"> of the recalibrated model against the predictors. If you see a pattern, a higher-moment correction (re-estimation of non-linear terms) is required.</w:t>
      </w:r>
    </w:p>
    <w:p w14:paraId="0476DC21" w14:textId="77777777" w:rsidR="00FB634D" w:rsidRPr="004F60DD" w:rsidRDefault="00FB634D" w:rsidP="00FB634D">
      <w:pPr>
        <w:pStyle w:val="Heading2"/>
        <w:rPr>
          <w:rFonts w:asciiTheme="minorHAnsi" w:hAnsiTheme="minorHAnsi"/>
          <w:sz w:val="24"/>
          <w:szCs w:val="24"/>
        </w:rPr>
      </w:pPr>
      <w:bookmarkStart w:id="33" w:name="systematic-simulation-framework"/>
      <w:r w:rsidRPr="004F60DD">
        <w:rPr>
          <w:rFonts w:asciiTheme="minorHAnsi" w:hAnsiTheme="minorHAnsi"/>
          <w:sz w:val="24"/>
          <w:szCs w:val="24"/>
        </w:rPr>
        <w:lastRenderedPageBreak/>
        <w:t>Systematic Simulation Framework</w:t>
      </w:r>
    </w:p>
    <w:p w14:paraId="5EE799B4" w14:textId="77777777" w:rsidR="00FB634D" w:rsidRDefault="00FB634D" w:rsidP="00FB634D">
      <w:pPr>
        <w:pStyle w:val="FirstParagraph"/>
      </w:pPr>
      <w:r>
        <w:t>To run a “Systematic Simulation,” vary the “</w:t>
      </w:r>
      <w:r w:rsidRPr="00FB634D">
        <w:t>Distributional Shift</w:t>
      </w:r>
      <w:r>
        <w:t>” between Development (D) and External (E) datasets:</w:t>
      </w:r>
    </w:p>
    <w:p w14:paraId="760085AC" w14:textId="77777777" w:rsidR="00FB634D" w:rsidRDefault="00FB634D" w:rsidP="00FB634D">
      <w:pPr>
        <w:pStyle w:val="Compact"/>
        <w:ind w:left="720"/>
      </w:pPr>
      <w:r>
        <w:rPr>
          <w:b/>
          <w:bCs/>
        </w:rPr>
        <w:t>Mean Shift:</w:t>
      </w:r>
      <w:r>
        <w:t xml:space="preserve"> </w:t>
      </w:r>
      <m:oMath>
        <m:sSub>
          <m:sSubPr>
            <m:ctrlPr>
              <w:rPr>
                <w:rFonts w:ascii="Cambria Math" w:hAnsi="Cambria Math"/>
              </w:rPr>
            </m:ctrlPr>
          </m:sSubPr>
          <m:e>
            <m:r>
              <w:rPr>
                <w:rFonts w:ascii="Cambria Math" w:hAnsi="Cambria Math"/>
              </w:rPr>
              <m:t>μ</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δ</m:t>
        </m:r>
      </m:oMath>
      <w:r>
        <w:t xml:space="preserve"> (Tests the intercept/centering)</w:t>
      </w:r>
    </w:p>
    <w:p w14:paraId="0D151E49" w14:textId="77777777" w:rsidR="00FB634D" w:rsidRDefault="00FB634D" w:rsidP="00FB634D">
      <w:pPr>
        <w:pStyle w:val="Compact"/>
        <w:ind w:left="720"/>
      </w:pPr>
      <w:r>
        <w:rPr>
          <w:b/>
          <w:bCs/>
        </w:rPr>
        <w:t>Spread Shift:</w:t>
      </w:r>
      <w:r>
        <w:t xml:space="preserve"> </w:t>
      </w:r>
      <m:oMath>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
          <w:rPr>
            <w:rFonts w:ascii="Cambria Math" w:hAnsi="Cambria Math"/>
          </w:rPr>
          <m:t>γ</m:t>
        </m:r>
      </m:oMath>
      <w:r>
        <w:t xml:space="preserve"> (Tests the calibration slope)</w:t>
      </w:r>
    </w:p>
    <w:p w14:paraId="2877514E" w14:textId="4325D818" w:rsidR="00FB634D" w:rsidRDefault="00FB634D" w:rsidP="00C76157">
      <w:pPr>
        <w:pStyle w:val="Compact"/>
        <w:spacing w:after="0"/>
        <w:ind w:left="720"/>
        <w:rPr>
          <w:rtl/>
        </w:rPr>
      </w:pPr>
      <w:r>
        <w:rPr>
          <w:b/>
          <w:bCs/>
        </w:rPr>
        <w:t>Prevalence Shift:</w:t>
      </w:r>
      <w:r>
        <w:t xml:space="preserve"> Change the base intercept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in the outcome generation to simulate a population with higher/lower baseline risk</w:t>
      </w:r>
      <w:bookmarkEnd w:id="33"/>
    </w:p>
    <w:p w14:paraId="0942A292" w14:textId="77777777" w:rsidR="00C76157" w:rsidRPr="00C76157" w:rsidRDefault="00C76157" w:rsidP="00C76157">
      <w:pPr>
        <w:pStyle w:val="Compact"/>
        <w:spacing w:after="0"/>
        <w:ind w:left="720"/>
      </w:pPr>
    </w:p>
    <w:p w14:paraId="5954D172" w14:textId="3753E4A5" w:rsidR="00FE3156" w:rsidRPr="00E2017B" w:rsidRDefault="00FE3156" w:rsidP="00FE3156">
      <w:pPr>
        <w:spacing w:after="160" w:line="278" w:lineRule="auto"/>
        <w:rPr>
          <w:b/>
          <w:bCs/>
        </w:rPr>
      </w:pPr>
      <w:r w:rsidRPr="00E2017B">
        <w:rPr>
          <w:b/>
          <w:bCs/>
        </w:rPr>
        <w:t>Summary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093"/>
        <w:gridCol w:w="2350"/>
        <w:gridCol w:w="2033"/>
      </w:tblGrid>
      <w:tr w:rsidR="00FE3156" w:rsidRPr="00E2017B" w14:paraId="4F58F2FE" w14:textId="77777777" w:rsidTr="009957EC">
        <w:trPr>
          <w:tblHeader/>
          <w:tblCellSpacing w:w="15" w:type="dxa"/>
        </w:trPr>
        <w:tc>
          <w:tcPr>
            <w:tcW w:w="0" w:type="auto"/>
            <w:vAlign w:val="center"/>
            <w:hideMark/>
          </w:tcPr>
          <w:p w14:paraId="25F3FA27" w14:textId="77777777" w:rsidR="00FE3156" w:rsidRPr="004F60DD" w:rsidRDefault="00FE3156" w:rsidP="001D724E">
            <w:pPr>
              <w:spacing w:after="160" w:line="278" w:lineRule="auto"/>
              <w:rPr>
                <w:sz w:val="20"/>
                <w:szCs w:val="20"/>
              </w:rPr>
            </w:pPr>
            <w:r w:rsidRPr="004F60DD">
              <w:rPr>
                <w:sz w:val="20"/>
                <w:szCs w:val="20"/>
              </w:rPr>
              <w:t>Metric</w:t>
            </w:r>
          </w:p>
        </w:tc>
        <w:tc>
          <w:tcPr>
            <w:tcW w:w="0" w:type="auto"/>
            <w:vAlign w:val="center"/>
            <w:hideMark/>
          </w:tcPr>
          <w:p w14:paraId="1BD067B0" w14:textId="77777777" w:rsidR="00FE3156" w:rsidRPr="004F60DD" w:rsidRDefault="00FE3156" w:rsidP="001D724E">
            <w:pPr>
              <w:spacing w:after="160" w:line="278" w:lineRule="auto"/>
              <w:rPr>
                <w:b/>
                <w:bCs/>
                <w:sz w:val="20"/>
                <w:szCs w:val="20"/>
              </w:rPr>
            </w:pPr>
            <w:r w:rsidRPr="004F60DD">
              <w:rPr>
                <w:b/>
                <w:bCs/>
                <w:sz w:val="20"/>
                <w:szCs w:val="20"/>
              </w:rPr>
              <w:t>Linear</w:t>
            </w:r>
          </w:p>
        </w:tc>
        <w:tc>
          <w:tcPr>
            <w:tcW w:w="0" w:type="auto"/>
            <w:vAlign w:val="center"/>
            <w:hideMark/>
          </w:tcPr>
          <w:p w14:paraId="25268349" w14:textId="77777777" w:rsidR="00FE3156" w:rsidRPr="004F60DD" w:rsidRDefault="00FE3156" w:rsidP="001D724E">
            <w:pPr>
              <w:spacing w:after="160" w:line="278" w:lineRule="auto"/>
              <w:rPr>
                <w:b/>
                <w:bCs/>
                <w:sz w:val="20"/>
                <w:szCs w:val="20"/>
              </w:rPr>
            </w:pPr>
            <w:r w:rsidRPr="004F60DD">
              <w:rPr>
                <w:b/>
                <w:bCs/>
                <w:sz w:val="20"/>
                <w:szCs w:val="20"/>
              </w:rPr>
              <w:t>Logistic</w:t>
            </w:r>
          </w:p>
        </w:tc>
        <w:tc>
          <w:tcPr>
            <w:tcW w:w="0" w:type="auto"/>
            <w:vAlign w:val="center"/>
            <w:hideMark/>
          </w:tcPr>
          <w:p w14:paraId="518751C6" w14:textId="77777777" w:rsidR="00FE3156" w:rsidRPr="004F60DD" w:rsidRDefault="00FE3156" w:rsidP="001D724E">
            <w:pPr>
              <w:spacing w:after="160" w:line="278" w:lineRule="auto"/>
              <w:rPr>
                <w:b/>
                <w:bCs/>
                <w:sz w:val="20"/>
                <w:szCs w:val="20"/>
              </w:rPr>
            </w:pPr>
            <w:r w:rsidRPr="004F60DD">
              <w:rPr>
                <w:b/>
                <w:bCs/>
                <w:sz w:val="20"/>
                <w:szCs w:val="20"/>
              </w:rPr>
              <w:t>Cox</w:t>
            </w:r>
          </w:p>
        </w:tc>
      </w:tr>
      <w:tr w:rsidR="00FE3156" w:rsidRPr="00E2017B" w14:paraId="05162A1B" w14:textId="77777777" w:rsidTr="009957EC">
        <w:trPr>
          <w:tblCellSpacing w:w="15" w:type="dxa"/>
        </w:trPr>
        <w:tc>
          <w:tcPr>
            <w:tcW w:w="0" w:type="auto"/>
            <w:vAlign w:val="center"/>
            <w:hideMark/>
          </w:tcPr>
          <w:p w14:paraId="226EE0DA" w14:textId="77777777" w:rsidR="00FE3156" w:rsidRPr="004F60DD" w:rsidRDefault="00FE3156" w:rsidP="001D724E">
            <w:pPr>
              <w:spacing w:after="160" w:line="278" w:lineRule="auto"/>
              <w:rPr>
                <w:sz w:val="20"/>
                <w:szCs w:val="20"/>
              </w:rPr>
            </w:pPr>
            <w:r w:rsidRPr="004F60DD">
              <w:rPr>
                <w:b/>
                <w:bCs/>
                <w:sz w:val="20"/>
                <w:szCs w:val="20"/>
              </w:rPr>
              <w:t>Shift Target</w:t>
            </w:r>
          </w:p>
        </w:tc>
        <w:tc>
          <w:tcPr>
            <w:tcW w:w="0" w:type="auto"/>
            <w:vAlign w:val="center"/>
            <w:hideMark/>
          </w:tcPr>
          <w:p w14:paraId="12B4D83A" w14:textId="1DF28C89" w:rsidR="00FE3156" w:rsidRPr="004F60DD" w:rsidRDefault="00FE3156" w:rsidP="001D724E">
            <w:pPr>
              <w:spacing w:after="160" w:line="278" w:lineRule="auto"/>
              <w:rPr>
                <w:sz w:val="20"/>
                <w:szCs w:val="20"/>
              </w:rPr>
            </w:pPr>
            <w:r w:rsidRPr="004F60DD">
              <w:rPr>
                <w:sz w:val="20"/>
                <w:szCs w:val="20"/>
              </w:rPr>
              <w:t>Mean (</w:t>
            </w:r>
            <m:oMath>
              <m:acc>
                <m:accPr>
                  <m:chr m:val="̅"/>
                  <m:ctrlPr>
                    <w:rPr>
                      <w:rFonts w:ascii="Cambria Math" w:hAnsi="Cambria Math"/>
                      <w:i/>
                      <w:sz w:val="20"/>
                      <w:szCs w:val="20"/>
                    </w:rPr>
                  </m:ctrlPr>
                </m:accPr>
                <m:e>
                  <m:r>
                    <w:rPr>
                      <w:rFonts w:ascii="Cambria Math" w:hAnsi="Cambria Math"/>
                      <w:sz w:val="20"/>
                      <w:szCs w:val="20"/>
                    </w:rPr>
                    <m:t>y</m:t>
                  </m:r>
                </m:e>
              </m:acc>
            </m:oMath>
            <w:r w:rsidRPr="004F60DD">
              <w:rPr>
                <w:sz w:val="20"/>
                <w:szCs w:val="20"/>
              </w:rPr>
              <w:t>)</w:t>
            </w:r>
          </w:p>
        </w:tc>
        <w:tc>
          <w:tcPr>
            <w:tcW w:w="0" w:type="auto"/>
            <w:vAlign w:val="center"/>
            <w:hideMark/>
          </w:tcPr>
          <w:p w14:paraId="3ED7D20E" w14:textId="7259C825" w:rsidR="00FE3156" w:rsidRPr="004F60DD" w:rsidRDefault="00FE3156" w:rsidP="001D724E">
            <w:pPr>
              <w:spacing w:after="160" w:line="278" w:lineRule="auto"/>
              <w:rPr>
                <w:sz w:val="20"/>
                <w:szCs w:val="20"/>
              </w:rPr>
            </w:pPr>
            <w:r w:rsidRPr="004F60DD">
              <w:rPr>
                <w:sz w:val="20"/>
                <w:szCs w:val="20"/>
              </w:rPr>
              <w:t>Prevalence (</w:t>
            </w:r>
            <m:oMath>
              <m:r>
                <w:rPr>
                  <w:rFonts w:ascii="Cambria Math" w:hAnsi="Cambria Math"/>
                  <w:sz w:val="20"/>
                  <w:szCs w:val="20"/>
                </w:rPr>
                <m:t>p</m:t>
              </m:r>
            </m:oMath>
            <w:r w:rsidRPr="004F60DD">
              <w:rPr>
                <w:sz w:val="20"/>
                <w:szCs w:val="20"/>
              </w:rPr>
              <w:t>)</w:t>
            </w:r>
          </w:p>
        </w:tc>
        <w:tc>
          <w:tcPr>
            <w:tcW w:w="0" w:type="auto"/>
            <w:vAlign w:val="center"/>
            <w:hideMark/>
          </w:tcPr>
          <w:p w14:paraId="78A24AA2" w14:textId="78822B84" w:rsidR="00FE3156" w:rsidRPr="004F60DD" w:rsidRDefault="00FE3156" w:rsidP="001D724E">
            <w:pPr>
              <w:spacing w:after="160" w:line="278" w:lineRule="auto"/>
              <w:rPr>
                <w:sz w:val="20"/>
                <w:szCs w:val="20"/>
              </w:rPr>
            </w:pPr>
            <w:r w:rsidRPr="004F60DD">
              <w:rPr>
                <w:sz w:val="20"/>
                <w:szCs w:val="20"/>
              </w:rPr>
              <w:t>Hazard Rate (</w:t>
            </w:r>
            <m:oMath>
              <m:r>
                <w:rPr>
                  <w:rFonts w:ascii="Cambria Math" w:hAnsi="Cambria Math"/>
                  <w:sz w:val="20"/>
                  <w:szCs w:val="20"/>
                </w:rPr>
                <m:t>h</m:t>
              </m:r>
            </m:oMath>
            <w:r w:rsidRPr="004F60DD">
              <w:rPr>
                <w:sz w:val="20"/>
                <w:szCs w:val="20"/>
              </w:rPr>
              <w:t>)</w:t>
            </w:r>
          </w:p>
        </w:tc>
      </w:tr>
      <w:tr w:rsidR="00FE3156" w:rsidRPr="00E2017B" w14:paraId="4AC2BF06" w14:textId="77777777" w:rsidTr="009957EC">
        <w:trPr>
          <w:tblCellSpacing w:w="15" w:type="dxa"/>
        </w:trPr>
        <w:tc>
          <w:tcPr>
            <w:tcW w:w="0" w:type="auto"/>
            <w:vAlign w:val="center"/>
            <w:hideMark/>
          </w:tcPr>
          <w:p w14:paraId="3E5A0E06" w14:textId="77777777" w:rsidR="00FE3156" w:rsidRPr="004F60DD" w:rsidRDefault="00FE3156" w:rsidP="001D724E">
            <w:pPr>
              <w:spacing w:after="160" w:line="278" w:lineRule="auto"/>
              <w:rPr>
                <w:sz w:val="20"/>
                <w:szCs w:val="20"/>
              </w:rPr>
            </w:pPr>
            <w:r w:rsidRPr="004F60DD">
              <w:rPr>
                <w:b/>
                <w:bCs/>
                <w:sz w:val="20"/>
                <w:szCs w:val="20"/>
              </w:rPr>
              <w:t>Shift Math</w:t>
            </w:r>
          </w:p>
        </w:tc>
        <w:tc>
          <w:tcPr>
            <w:tcW w:w="0" w:type="auto"/>
            <w:vAlign w:val="center"/>
            <w:hideMark/>
          </w:tcPr>
          <w:p w14:paraId="1FD8C935" w14:textId="77777777" w:rsidR="00FE3156" w:rsidRPr="004F60DD" w:rsidRDefault="00FE3156" w:rsidP="001D724E">
            <w:pPr>
              <w:spacing w:after="160" w:line="278" w:lineRule="auto"/>
              <w:rPr>
                <w:sz w:val="20"/>
                <w:szCs w:val="20"/>
              </w:rPr>
            </w:pPr>
            <w:r w:rsidRPr="004F60DD">
              <w:rPr>
                <w:sz w:val="20"/>
                <w:szCs w:val="20"/>
              </w:rPr>
              <w:t>Subtraction</w:t>
            </w:r>
          </w:p>
        </w:tc>
        <w:tc>
          <w:tcPr>
            <w:tcW w:w="0" w:type="auto"/>
            <w:vAlign w:val="center"/>
            <w:hideMark/>
          </w:tcPr>
          <w:p w14:paraId="5AABC59A" w14:textId="77777777" w:rsidR="00FE3156" w:rsidRPr="004F60DD" w:rsidRDefault="00FE3156" w:rsidP="001D724E">
            <w:pPr>
              <w:spacing w:after="160" w:line="278" w:lineRule="auto"/>
              <w:rPr>
                <w:sz w:val="20"/>
                <w:szCs w:val="20"/>
              </w:rPr>
            </w:pPr>
            <w:r w:rsidRPr="004F60DD">
              <w:rPr>
                <w:sz w:val="20"/>
                <w:szCs w:val="20"/>
              </w:rPr>
              <w:t>Logit-diff + Offset</w:t>
            </w:r>
          </w:p>
        </w:tc>
        <w:tc>
          <w:tcPr>
            <w:tcW w:w="0" w:type="auto"/>
            <w:vAlign w:val="center"/>
            <w:hideMark/>
          </w:tcPr>
          <w:p w14:paraId="0AC88C80" w14:textId="77777777" w:rsidR="00FE3156" w:rsidRPr="004F60DD" w:rsidRDefault="00FE3156" w:rsidP="001D724E">
            <w:pPr>
              <w:spacing w:after="160" w:line="278" w:lineRule="auto"/>
              <w:rPr>
                <w:sz w:val="20"/>
                <w:szCs w:val="20"/>
              </w:rPr>
            </w:pPr>
            <w:r w:rsidRPr="004F60DD">
              <w:rPr>
                <w:sz w:val="20"/>
                <w:szCs w:val="20"/>
              </w:rPr>
              <w:t>Log-ratio (SMR)</w:t>
            </w:r>
          </w:p>
        </w:tc>
      </w:tr>
      <w:tr w:rsidR="00FE3156" w:rsidRPr="00E2017B" w14:paraId="26B2D5F5" w14:textId="77777777" w:rsidTr="009957EC">
        <w:trPr>
          <w:tblCellSpacing w:w="15" w:type="dxa"/>
        </w:trPr>
        <w:tc>
          <w:tcPr>
            <w:tcW w:w="0" w:type="auto"/>
            <w:vAlign w:val="center"/>
            <w:hideMark/>
          </w:tcPr>
          <w:p w14:paraId="2C272FAF" w14:textId="77777777" w:rsidR="00FE3156" w:rsidRPr="004F60DD" w:rsidRDefault="00FE3156" w:rsidP="001D724E">
            <w:pPr>
              <w:spacing w:after="160" w:line="278" w:lineRule="auto"/>
              <w:rPr>
                <w:sz w:val="20"/>
                <w:szCs w:val="20"/>
              </w:rPr>
            </w:pPr>
            <w:r w:rsidRPr="004F60DD">
              <w:rPr>
                <w:b/>
                <w:bCs/>
                <w:sz w:val="20"/>
                <w:szCs w:val="20"/>
              </w:rPr>
              <w:t>Stability</w:t>
            </w:r>
          </w:p>
        </w:tc>
        <w:tc>
          <w:tcPr>
            <w:tcW w:w="0" w:type="auto"/>
            <w:vAlign w:val="center"/>
            <w:hideMark/>
          </w:tcPr>
          <w:p w14:paraId="765D12A1" w14:textId="77777777" w:rsidR="00FE3156" w:rsidRPr="004F60DD" w:rsidRDefault="00FE3156" w:rsidP="001D724E">
            <w:pPr>
              <w:spacing w:after="160" w:line="278" w:lineRule="auto"/>
              <w:rPr>
                <w:sz w:val="20"/>
                <w:szCs w:val="20"/>
              </w:rPr>
            </w:pPr>
            <w:r w:rsidRPr="004F60DD">
              <w:rPr>
                <w:sz w:val="20"/>
                <w:szCs w:val="20"/>
              </w:rPr>
              <w:t>High</w:t>
            </w:r>
          </w:p>
        </w:tc>
        <w:tc>
          <w:tcPr>
            <w:tcW w:w="0" w:type="auto"/>
            <w:vAlign w:val="center"/>
            <w:hideMark/>
          </w:tcPr>
          <w:p w14:paraId="6BA0A452" w14:textId="77777777" w:rsidR="00FE3156" w:rsidRPr="004F60DD" w:rsidRDefault="00FE3156" w:rsidP="001D724E">
            <w:pPr>
              <w:spacing w:after="160" w:line="278" w:lineRule="auto"/>
              <w:rPr>
                <w:sz w:val="20"/>
                <w:szCs w:val="20"/>
              </w:rPr>
            </w:pPr>
            <w:r w:rsidRPr="004F60DD">
              <w:rPr>
                <w:sz w:val="20"/>
                <w:szCs w:val="20"/>
              </w:rPr>
              <w:t>Medium (Sensitive to tails)</w:t>
            </w:r>
          </w:p>
        </w:tc>
        <w:tc>
          <w:tcPr>
            <w:tcW w:w="0" w:type="auto"/>
            <w:vAlign w:val="center"/>
            <w:hideMark/>
          </w:tcPr>
          <w:p w14:paraId="0CCCC51E" w14:textId="77777777" w:rsidR="00FE3156" w:rsidRPr="004F60DD" w:rsidRDefault="00FE3156" w:rsidP="001D724E">
            <w:pPr>
              <w:spacing w:after="160" w:line="278" w:lineRule="auto"/>
              <w:rPr>
                <w:sz w:val="20"/>
                <w:szCs w:val="20"/>
              </w:rPr>
            </w:pPr>
            <w:r w:rsidRPr="004F60DD">
              <w:rPr>
                <w:sz w:val="20"/>
                <w:szCs w:val="20"/>
              </w:rPr>
              <w:t>Low (Time-dependent)</w:t>
            </w:r>
          </w:p>
        </w:tc>
      </w:tr>
      <w:tr w:rsidR="00FE3156" w:rsidRPr="00E2017B" w14:paraId="46A625C0" w14:textId="77777777" w:rsidTr="009957EC">
        <w:trPr>
          <w:tblCellSpacing w:w="15" w:type="dxa"/>
        </w:trPr>
        <w:tc>
          <w:tcPr>
            <w:tcW w:w="0" w:type="auto"/>
            <w:vAlign w:val="center"/>
            <w:hideMark/>
          </w:tcPr>
          <w:p w14:paraId="35C6EB7A" w14:textId="77777777" w:rsidR="00FE3156" w:rsidRPr="004F60DD" w:rsidRDefault="00FE3156" w:rsidP="001D724E">
            <w:pPr>
              <w:spacing w:after="160" w:line="278" w:lineRule="auto"/>
              <w:rPr>
                <w:sz w:val="20"/>
                <w:szCs w:val="20"/>
              </w:rPr>
            </w:pPr>
            <w:r w:rsidRPr="004F60DD">
              <w:rPr>
                <w:b/>
                <w:bCs/>
                <w:sz w:val="20"/>
                <w:szCs w:val="20"/>
              </w:rPr>
              <w:t>Optimal Method</w:t>
            </w:r>
          </w:p>
        </w:tc>
        <w:tc>
          <w:tcPr>
            <w:tcW w:w="0" w:type="auto"/>
            <w:vAlign w:val="center"/>
            <w:hideMark/>
          </w:tcPr>
          <w:p w14:paraId="2B446823" w14:textId="77777777" w:rsidR="00FE3156" w:rsidRPr="004F60DD" w:rsidRDefault="00FE3156" w:rsidP="001D724E">
            <w:pPr>
              <w:spacing w:after="160" w:line="278" w:lineRule="auto"/>
              <w:rPr>
                <w:sz w:val="20"/>
                <w:szCs w:val="20"/>
              </w:rPr>
            </w:pPr>
            <w:r w:rsidRPr="004F60DD">
              <w:rPr>
                <w:sz w:val="20"/>
                <w:szCs w:val="20"/>
              </w:rPr>
              <w:t>OLS</w:t>
            </w:r>
          </w:p>
        </w:tc>
        <w:tc>
          <w:tcPr>
            <w:tcW w:w="0" w:type="auto"/>
            <w:vAlign w:val="center"/>
            <w:hideMark/>
          </w:tcPr>
          <w:p w14:paraId="7A5BBEC2" w14:textId="77777777" w:rsidR="00FE3156" w:rsidRPr="004F60DD" w:rsidRDefault="00FE3156" w:rsidP="001D724E">
            <w:pPr>
              <w:spacing w:after="160" w:line="278" w:lineRule="auto"/>
              <w:rPr>
                <w:sz w:val="20"/>
                <w:szCs w:val="20"/>
              </w:rPr>
            </w:pPr>
            <w:r w:rsidRPr="004F60DD">
              <w:rPr>
                <w:sz w:val="20"/>
                <w:szCs w:val="20"/>
              </w:rPr>
              <w:t>Maximum Likelihood</w:t>
            </w:r>
          </w:p>
        </w:tc>
        <w:tc>
          <w:tcPr>
            <w:tcW w:w="0" w:type="auto"/>
            <w:vAlign w:val="center"/>
            <w:hideMark/>
          </w:tcPr>
          <w:p w14:paraId="2CB21396" w14:textId="77777777" w:rsidR="00FE3156" w:rsidRPr="004F60DD" w:rsidRDefault="00FE3156" w:rsidP="001D724E">
            <w:pPr>
              <w:spacing w:after="160" w:line="278" w:lineRule="auto"/>
              <w:rPr>
                <w:sz w:val="20"/>
                <w:szCs w:val="20"/>
              </w:rPr>
            </w:pPr>
            <w:r w:rsidRPr="004F60DD">
              <w:rPr>
                <w:sz w:val="20"/>
                <w:szCs w:val="20"/>
              </w:rPr>
              <w:t>Partial Likelihood</w:t>
            </w:r>
          </w:p>
        </w:tc>
      </w:tr>
    </w:tbl>
    <w:p w14:paraId="6312FB60" w14:textId="50DB3F90" w:rsidR="009D4A74" w:rsidRPr="00FF6B9B" w:rsidRDefault="00FF6B9B">
      <w:pPr>
        <w:pStyle w:val="Heading2"/>
        <w:rPr>
          <w:sz w:val="24"/>
          <w:szCs w:val="24"/>
        </w:rPr>
      </w:pPr>
      <w:bookmarkStart w:id="34" w:name="final-closing-statement"/>
      <w:bookmarkEnd w:id="31"/>
      <w:r w:rsidRPr="00FF6B9B">
        <w:rPr>
          <w:sz w:val="24"/>
          <w:szCs w:val="24"/>
        </w:rPr>
        <w:t xml:space="preserve">The Role of Moments </w:t>
      </w:r>
    </w:p>
    <w:p w14:paraId="6A42723B" w14:textId="70AFC84F" w:rsidR="009D4A74" w:rsidRPr="004550C9" w:rsidRDefault="00000000">
      <w:pPr>
        <w:pStyle w:val="FirstParagraph"/>
      </w:pPr>
      <w:r>
        <w:t xml:space="preserve">We have established that the </w:t>
      </w:r>
      <w:r w:rsidR="004F60DD">
        <w:t>“</w:t>
      </w:r>
      <w:r w:rsidRPr="004550C9">
        <w:t>Centered Recalibration Framework</w:t>
      </w:r>
      <w:r w:rsidR="004F60DD">
        <w:t>”</w:t>
      </w:r>
      <w:r w:rsidRPr="004550C9">
        <w:t xml:space="preserve"> is the most information-efficient path to transportability. It respects the </w:t>
      </w:r>
      <w:r w:rsidR="004F60DD">
        <w:t>“</w:t>
      </w:r>
      <w:r w:rsidRPr="004550C9">
        <w:t>Model’s Geometry</w:t>
      </w:r>
      <w:r w:rsidR="004F60DD">
        <w:t>”</w:t>
      </w:r>
      <w:r w:rsidRPr="004550C9">
        <w:t xml:space="preserve"> (Link Function), utilizes the </w:t>
      </w:r>
      <w:r w:rsidR="004F60DD">
        <w:t>“</w:t>
      </w:r>
      <w:r w:rsidRPr="004550C9">
        <w:t>Data’s Stability</w:t>
      </w:r>
      <w:r w:rsidR="004F60DD">
        <w:t>”</w:t>
      </w:r>
      <w:r w:rsidRPr="004550C9">
        <w:t xml:space="preserve"> (1st Moment), and protects the </w:t>
      </w:r>
      <w:r w:rsidR="004F60DD">
        <w:t>“</w:t>
      </w:r>
      <w:r w:rsidRPr="004550C9">
        <w:t>User’s Safety</w:t>
      </w:r>
      <w:r w:rsidR="004F60DD">
        <w:t>”</w:t>
      </w:r>
      <w:r w:rsidRPr="004550C9">
        <w:t xml:space="preserve"> (The Audit).</w:t>
      </w:r>
    </w:p>
    <w:p w14:paraId="122531E7" w14:textId="1846B349" w:rsidR="009D4A74" w:rsidRDefault="00000000">
      <w:pPr>
        <w:pStyle w:val="BodyText"/>
      </w:pPr>
      <w:r>
        <w:t xml:space="preserve">Whether </w:t>
      </w:r>
      <w:r w:rsidR="004F60DD">
        <w:t>we</w:t>
      </w:r>
      <w:r>
        <w:t xml:space="preserve"> are translating a model across sexes, across countries, or across decades, this protocol ensures that the “translation” is both mathematically sound and clinically responsible.</w:t>
      </w:r>
    </w:p>
    <w:p w14:paraId="74C918C2" w14:textId="77777777" w:rsidR="00941FD8" w:rsidRPr="00E2017B" w:rsidRDefault="00941FD8" w:rsidP="00941FD8">
      <w:pPr>
        <w:spacing w:after="160" w:line="278" w:lineRule="auto"/>
      </w:pPr>
      <w:r w:rsidRPr="00E2017B">
        <w:t>By combining centering with moment-based recalibration, you have built a Hierarchical Transportability Protocol:</w:t>
      </w:r>
    </w:p>
    <w:p w14:paraId="61C7BC24" w14:textId="77777777" w:rsidR="00941FD8" w:rsidRPr="001B45B7" w:rsidRDefault="00941FD8" w:rsidP="0036161A">
      <w:pPr>
        <w:spacing w:after="0" w:line="278" w:lineRule="auto"/>
        <w:ind w:left="720"/>
      </w:pPr>
      <w:r w:rsidRPr="001B45B7">
        <w:t>Center the Algorithm: This anchors the model to the "average" patient profile.</w:t>
      </w:r>
    </w:p>
    <w:p w14:paraId="4689A00C" w14:textId="77777777" w:rsidR="00941FD8" w:rsidRPr="001B45B7" w:rsidRDefault="00941FD8" w:rsidP="0036161A">
      <w:pPr>
        <w:spacing w:after="0" w:line="278" w:lineRule="auto"/>
        <w:ind w:left="720"/>
      </w:pPr>
      <w:r w:rsidRPr="001B45B7">
        <w:t>Calculate the Offset: This quantifies the model's inherent bias relative to prevalence.</w:t>
      </w:r>
    </w:p>
    <w:p w14:paraId="28CDC693" w14:textId="77777777" w:rsidR="00941FD8" w:rsidRPr="001B45B7" w:rsidRDefault="00941FD8" w:rsidP="0036161A">
      <w:pPr>
        <w:spacing w:after="0" w:line="278" w:lineRule="auto"/>
        <w:ind w:left="720"/>
      </w:pPr>
      <w:r w:rsidRPr="001B45B7">
        <w:t>Apply the 1st Moment Shift: This moves the model to the new population's prevalence.</w:t>
      </w:r>
    </w:p>
    <w:p w14:paraId="7947C38D" w14:textId="77777777" w:rsidR="00941FD8" w:rsidRPr="001B45B7" w:rsidRDefault="00941FD8" w:rsidP="0036161A">
      <w:pPr>
        <w:spacing w:after="0" w:line="278" w:lineRule="auto"/>
        <w:ind w:left="720"/>
      </w:pPr>
      <w:r w:rsidRPr="001B45B7">
        <w:t>Audit Higher Moments: This ensures that the discrimination (slope) and shape remain valid.</w:t>
      </w:r>
    </w:p>
    <w:p w14:paraId="5125E35F" w14:textId="20A91E17" w:rsidR="00941FD8" w:rsidRPr="00E2017B" w:rsidRDefault="00941FD8" w:rsidP="00941FD8">
      <w:pPr>
        <w:spacing w:after="160" w:line="278" w:lineRule="auto"/>
      </w:pPr>
      <w:r w:rsidRPr="00E2017B">
        <w:lastRenderedPageBreak/>
        <w:t>This framework is significantly more robust than standard validation because it doesn't just tell you the model is "bad" on external data</w:t>
      </w:r>
      <w:r w:rsidR="004F60DD">
        <w:t xml:space="preserve">; </w:t>
      </w:r>
      <w:r w:rsidRPr="00E2017B">
        <w:t>it tells u</w:t>
      </w:r>
      <w:r w:rsidR="004F60DD">
        <w:t>s</w:t>
      </w:r>
      <w:r w:rsidRPr="00E2017B">
        <w:t xml:space="preserve"> </w:t>
      </w:r>
      <w:r w:rsidRPr="004F60DD">
        <w:t>which moment</w:t>
      </w:r>
      <w:r w:rsidRPr="00E2017B">
        <w:t xml:space="preserve"> of the risk distribution failed and exactly how to fix it.</w:t>
      </w:r>
    </w:p>
    <w:p w14:paraId="5607754D" w14:textId="53312EB3" w:rsidR="00941FD8" w:rsidRPr="00E2017B" w:rsidRDefault="00941FD8" w:rsidP="00FF6B9B">
      <w:pPr>
        <w:pStyle w:val="ListParagraph"/>
        <w:numPr>
          <w:ilvl w:val="0"/>
          <w:numId w:val="65"/>
        </w:numPr>
        <w:spacing w:after="160" w:line="278" w:lineRule="auto"/>
      </w:pPr>
      <w:r w:rsidRPr="00FF6B9B">
        <w:rPr>
          <w:b/>
          <w:bCs/>
        </w:rPr>
        <w:t>The Problem:</w:t>
      </w:r>
      <w:r w:rsidRPr="00E2017B">
        <w:t xml:space="preserve"> Clinical prediction models (CPMs) often fail when applied to external populations (e.g., sex or geographic shifts) primarily due to </w:t>
      </w:r>
      <w:r w:rsidRPr="00FE0287">
        <w:t>calibration-in-the-large</w:t>
      </w:r>
      <w:r w:rsidRPr="00E2017B">
        <w:t xml:space="preserve"> (intercept drift).</w:t>
      </w:r>
    </w:p>
    <w:p w14:paraId="6DCD0D09" w14:textId="1FEEFAD8" w:rsidR="00C76157" w:rsidRPr="00FF6B9B" w:rsidRDefault="00941FD8" w:rsidP="00FF6B9B">
      <w:pPr>
        <w:pStyle w:val="ListParagraph"/>
        <w:numPr>
          <w:ilvl w:val="0"/>
          <w:numId w:val="65"/>
        </w:numPr>
        <w:spacing w:after="160" w:line="278" w:lineRule="auto"/>
        <w:rPr>
          <w:rtl/>
        </w:rPr>
      </w:pPr>
      <w:r w:rsidRPr="00FF6B9B">
        <w:rPr>
          <w:b/>
          <w:bCs/>
        </w:rPr>
        <w:t>The Solution:</w:t>
      </w:r>
      <w:r w:rsidRPr="00E2017B">
        <w:t xml:space="preserve"> A centered algorithmic approach that enables "Moment-based" recalibration, allowing for targeted updates to the model without losing the underlying predictive knowledge.</w:t>
      </w:r>
    </w:p>
    <w:p w14:paraId="6999D55F" w14:textId="419EE2CB" w:rsidR="00941FD8" w:rsidRPr="00FE0287" w:rsidRDefault="00941FD8" w:rsidP="00941FD8">
      <w:pPr>
        <w:spacing w:after="160" w:line="278" w:lineRule="auto"/>
        <w:rPr>
          <w:rFonts w:eastAsiaTheme="majorEastAsia" w:cstheme="majorBidi"/>
          <w:color w:val="0F4761" w:themeColor="accent1" w:themeShade="BF"/>
        </w:rPr>
      </w:pPr>
      <w:r w:rsidRPr="00FE0287">
        <w:rPr>
          <w:rFonts w:eastAsiaTheme="majorEastAsia" w:cstheme="majorBidi"/>
          <w:color w:val="0F4761" w:themeColor="accent1" w:themeShade="BF"/>
        </w:rPr>
        <w:t>The Centered Algorithm</w:t>
      </w:r>
    </w:p>
    <w:p w14:paraId="4D9B87D6" w14:textId="77777777" w:rsidR="00941FD8" w:rsidRPr="00E2017B" w:rsidRDefault="00941FD8" w:rsidP="00941FD8">
      <w:pPr>
        <w:spacing w:after="160" w:line="278" w:lineRule="auto"/>
        <w:rPr>
          <w:b/>
          <w:bCs/>
        </w:rPr>
      </w:pPr>
      <w:r w:rsidRPr="00E2017B">
        <w:rPr>
          <w:b/>
          <w:bCs/>
        </w:rPr>
        <w:t>A. The Anchor Property</w:t>
      </w:r>
    </w:p>
    <w:p w14:paraId="62B6ECEA" w14:textId="5EF164F8" w:rsidR="00941FD8" w:rsidRPr="00E2017B" w:rsidRDefault="00941FD8" w:rsidP="00941FD8">
      <w:pPr>
        <w:spacing w:after="160" w:line="278" w:lineRule="auto"/>
      </w:pPr>
      <w:r w:rsidRPr="00E2017B">
        <w:t xml:space="preserve">By centering predictors at the development mean </w:t>
      </w:r>
      <w:r w:rsidR="00FE0287">
        <w:t>(</w:t>
      </w:r>
      <m:oMath>
        <m:r>
          <w:rPr>
            <w:rFonts w:ascii="Cambria Math" w:hAnsi="Cambria Math"/>
          </w:rPr>
          <m:t>x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dev</m:t>
            </m:r>
          </m:sub>
        </m:sSub>
      </m:oMath>
      <w:r w:rsidRPr="00E2017B">
        <w:t xml:space="preserve">), the intercept becomes the </w:t>
      </w:r>
      <w:r w:rsidR="001B45B7">
        <w:t>“</w:t>
      </w:r>
      <w:r w:rsidRPr="001B45B7">
        <w:t>Anchor Point</w:t>
      </w:r>
      <w:r w:rsidR="001B45B7">
        <w:t>”</w:t>
      </w:r>
      <w:r w:rsidRPr="00E2017B">
        <w:t xml:space="preserve"> (</w:t>
      </w:r>
      <m:oMath>
        <m:sSub>
          <m:sSubPr>
            <m:ctrlPr>
              <w:rPr>
                <w:rFonts w:ascii="Cambria Math" w:hAnsi="Cambria Math"/>
                <w:i/>
              </w:rPr>
            </m:ctrlPr>
          </m:sSubPr>
          <m:e>
            <m:r>
              <w:rPr>
                <w:rFonts w:ascii="Cambria Math" w:hAnsi="Cambria Math"/>
              </w:rPr>
              <m:t>α</m:t>
            </m:r>
          </m:e>
          <m:sub>
            <m:r>
              <w:rPr>
                <w:rFonts w:ascii="Cambria Math" w:hAnsi="Cambria Math"/>
              </w:rPr>
              <m:t>dev</m:t>
            </m:r>
          </m:sub>
        </m:sSub>
      </m:oMath>
      <w:r w:rsidRPr="00E2017B">
        <w:t>), representing the log-odds of the average patient.</w:t>
      </w:r>
    </w:p>
    <w:p w14:paraId="1EABB47C" w14:textId="77777777" w:rsidR="00941FD8" w:rsidRPr="00E2017B" w:rsidRDefault="00941FD8" w:rsidP="00941FD8">
      <w:pPr>
        <w:spacing w:after="160" w:line="278" w:lineRule="auto"/>
        <w:rPr>
          <w:b/>
          <w:bCs/>
        </w:rPr>
      </w:pPr>
      <w:r w:rsidRPr="00E2017B">
        <w:rPr>
          <w:b/>
          <w:bCs/>
        </w:rPr>
        <w:t>B. The Global Offset</w:t>
      </w:r>
    </w:p>
    <w:p w14:paraId="3C37CCF8" w14:textId="6F81AE80" w:rsidR="00941FD8" w:rsidRPr="00E2017B" w:rsidRDefault="00941FD8" w:rsidP="00941FD8">
      <w:pPr>
        <w:spacing w:after="160" w:line="278" w:lineRule="auto"/>
      </w:pPr>
      <w:r w:rsidRPr="00E2017B">
        <w:t xml:space="preserve">We define the </w:t>
      </w:r>
      <w:r w:rsidR="001B45B7">
        <w:t>“</w:t>
      </w:r>
      <w:r w:rsidRPr="001B45B7">
        <w:t>Global Offset</w:t>
      </w:r>
      <w:r w:rsidR="001B45B7">
        <w:t>”</w:t>
      </w:r>
      <w:r w:rsidRPr="00E2017B">
        <w:t xml:space="preserve"> (</w:t>
      </w:r>
      <m:oMath>
        <m:r>
          <w:rPr>
            <w:rFonts w:ascii="Cambria Math" w:hAnsi="Cambria Math"/>
          </w:rPr>
          <m:t>ω</m:t>
        </m:r>
      </m:oMath>
      <w:r w:rsidRPr="00E2017B">
        <w:t>) as the systematic gap between the model's anchor point and the population prevalence:</w:t>
      </w:r>
    </w:p>
    <w:p w14:paraId="43BF0A5B" w14:textId="488018BC" w:rsidR="00941FD8" w:rsidRPr="00E2017B" w:rsidRDefault="009274C9" w:rsidP="00941FD8">
      <w:pPr>
        <w:spacing w:after="160" w:line="278" w:lineRule="auto"/>
      </w:pPr>
      <m:oMathPara>
        <m:oMath>
          <m:r>
            <w:rPr>
              <w:rFonts w:ascii="Cambria Math" w:hAnsi="Cambria Math"/>
            </w:rPr>
            <m:t>ω =</m:t>
          </m:r>
          <m:sSub>
            <m:sSubPr>
              <m:ctrlPr>
                <w:rPr>
                  <w:rFonts w:ascii="Cambria Math" w:hAnsi="Cambria Math"/>
                  <w:i/>
                </w:rPr>
              </m:ctrlPr>
            </m:sSubPr>
            <m:e>
              <m:r>
                <w:rPr>
                  <w:rFonts w:ascii="Cambria Math" w:hAnsi="Cambria Math"/>
                </w:rPr>
                <m:t>α</m:t>
              </m:r>
            </m:e>
            <m:sub>
              <m:r>
                <w:rPr>
                  <w:rFonts w:ascii="Cambria Math" w:hAnsi="Cambria Math"/>
                </w:rPr>
                <m:t>dev</m:t>
              </m:r>
            </m:sub>
          </m:sSub>
          <m:r>
            <w:rPr>
              <w:rFonts w:ascii="Cambria Math" w:hAnsi="Cambria Math"/>
            </w:rPr>
            <m:t xml:space="preserve"> - </m:t>
          </m:r>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dev</m:t>
                  </m:r>
                </m:sub>
              </m:sSub>
            </m:e>
          </m:d>
        </m:oMath>
      </m:oMathPara>
    </w:p>
    <w:p w14:paraId="12FD0ABF" w14:textId="5A09907D" w:rsidR="00941FD8" w:rsidRPr="00E2017B" w:rsidRDefault="00941FD8" w:rsidP="00941FD8">
      <w:pPr>
        <w:spacing w:after="160" w:line="278" w:lineRule="auto"/>
      </w:pPr>
      <w:r w:rsidRPr="00E2017B">
        <w:t>This represents the model's "internal calibration bias" and is treated as a stable property during transport.</w:t>
      </w:r>
    </w:p>
    <w:p w14:paraId="1091F205" w14:textId="739A4419" w:rsidR="00941FD8" w:rsidRPr="00491924" w:rsidRDefault="00941FD8" w:rsidP="00941FD8">
      <w:pPr>
        <w:spacing w:after="160" w:line="278" w:lineRule="auto"/>
        <w:rPr>
          <w:rFonts w:eastAsiaTheme="majorEastAsia" w:cstheme="majorBidi"/>
          <w:color w:val="0F4761" w:themeColor="accent1" w:themeShade="BF"/>
        </w:rPr>
      </w:pPr>
      <w:r w:rsidRPr="00491924">
        <w:rPr>
          <w:rFonts w:eastAsiaTheme="majorEastAsia" w:cstheme="majorBidi"/>
          <w:color w:val="0F4761" w:themeColor="accent1" w:themeShade="BF"/>
        </w:rPr>
        <w:t xml:space="preserve">The Hierarchical Recalibration </w:t>
      </w:r>
    </w:p>
    <w:p w14:paraId="49FE58DF" w14:textId="77777777" w:rsidR="00941FD8" w:rsidRPr="00E2017B" w:rsidRDefault="00941FD8" w:rsidP="00941FD8">
      <w:pPr>
        <w:spacing w:after="160" w:line="278" w:lineRule="auto"/>
      </w:pPr>
      <w:r w:rsidRPr="00E2017B">
        <w:t>We propose a three-tiered audit to determine the necessary level of transport:</w:t>
      </w:r>
    </w:p>
    <w:p w14:paraId="3DA43F8C" w14:textId="77777777" w:rsidR="00941FD8" w:rsidRPr="00E2017B" w:rsidRDefault="00941FD8" w:rsidP="00941FD8">
      <w:pPr>
        <w:spacing w:after="160" w:line="278" w:lineRule="auto"/>
        <w:rPr>
          <w:b/>
          <w:bCs/>
        </w:rPr>
      </w:pPr>
      <w:r w:rsidRPr="00E2017B">
        <w:rPr>
          <w:b/>
          <w:bCs/>
        </w:rPr>
        <w:t>Tier 1: The 1st Moment (Location)</w:t>
      </w:r>
    </w:p>
    <w:p w14:paraId="6126C436" w14:textId="27260ECC" w:rsidR="00941FD8" w:rsidRPr="00491924" w:rsidRDefault="00941FD8" w:rsidP="00941FD8">
      <w:pPr>
        <w:numPr>
          <w:ilvl w:val="0"/>
          <w:numId w:val="29"/>
        </w:numPr>
        <w:spacing w:after="160" w:line="278" w:lineRule="auto"/>
      </w:pPr>
      <w:r w:rsidRPr="00491924">
        <w:t xml:space="preserve">Mathematical Shift: </w:t>
      </w:r>
      <m:oMath>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rPr>
          <m:t xml:space="preserve"> = </m:t>
        </m:r>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ext</m:t>
                </m:r>
              </m:sub>
            </m:sSub>
          </m:e>
        </m:d>
        <m:r>
          <w:rPr>
            <w:rFonts w:ascii="Cambria Math" w:hAnsi="Cambria Math"/>
          </w:rPr>
          <m:t>+ω</m:t>
        </m:r>
      </m:oMath>
      <w:r w:rsidRPr="00491924">
        <w:t>.</w:t>
      </w:r>
    </w:p>
    <w:p w14:paraId="27422A1B" w14:textId="4736A197" w:rsidR="00941FD8" w:rsidRPr="00491924" w:rsidRDefault="00941FD8" w:rsidP="00941FD8">
      <w:pPr>
        <w:numPr>
          <w:ilvl w:val="0"/>
          <w:numId w:val="29"/>
        </w:numPr>
        <w:spacing w:after="160" w:line="278" w:lineRule="auto"/>
      </w:pPr>
      <w:r w:rsidRPr="00491924">
        <w:t>The "Red Shift" Logic: This aligns the model with the external population's prevalence. It assumes the Calibration Slope (</w:t>
      </w:r>
      <m:oMath>
        <m:r>
          <w:rPr>
            <w:rFonts w:ascii="Cambria Math" w:hAnsi="Cambria Math"/>
          </w:rPr>
          <m:t>γ</m:t>
        </m:r>
      </m:oMath>
      <w:r w:rsidRPr="00491924">
        <w:t>) is 1.</w:t>
      </w:r>
    </w:p>
    <w:p w14:paraId="30560329" w14:textId="77777777" w:rsidR="00941FD8" w:rsidRPr="00E2017B" w:rsidRDefault="00941FD8" w:rsidP="00941FD8">
      <w:pPr>
        <w:spacing w:after="160" w:line="278" w:lineRule="auto"/>
        <w:rPr>
          <w:b/>
          <w:bCs/>
        </w:rPr>
      </w:pPr>
      <w:r w:rsidRPr="00E2017B">
        <w:rPr>
          <w:b/>
          <w:bCs/>
        </w:rPr>
        <w:t>Tier 2: The 2nd Moment (Scale/Slope)</w:t>
      </w:r>
    </w:p>
    <w:p w14:paraId="6EC3FBF5" w14:textId="0543CAC6" w:rsidR="00941FD8" w:rsidRPr="00491924" w:rsidRDefault="00941FD8" w:rsidP="00941FD8">
      <w:pPr>
        <w:numPr>
          <w:ilvl w:val="0"/>
          <w:numId w:val="30"/>
        </w:numPr>
        <w:spacing w:after="160" w:line="278" w:lineRule="auto"/>
      </w:pPr>
      <w:r w:rsidRPr="00491924">
        <w:t xml:space="preserve">Mathematical Update: </w:t>
      </w:r>
      <m:oMath>
        <m:r>
          <m:rPr>
            <m:sty m:val="p"/>
          </m:rPr>
          <w:rPr>
            <w:rFonts w:ascii="Cambria Math" w:hAnsi="Cambria Math"/>
          </w:rPr>
          <m:t>logit</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rPr>
          <m:t xml:space="preserve"> +γ⋅ </m:t>
        </m:r>
        <m:d>
          <m:dPr>
            <m:ctrlPr>
              <w:rPr>
                <w:rFonts w:ascii="Cambria Math" w:hAnsi="Cambria Math"/>
                <w:i/>
              </w:rPr>
            </m:ctrlPr>
          </m:dPr>
          <m:e>
            <m:r>
              <w:rPr>
                <w:rFonts w:ascii="Cambria Math" w:hAnsi="Cambria Math"/>
              </w:rPr>
              <m:t>LP</m:t>
            </m:r>
          </m:e>
        </m:d>
      </m:oMath>
      <w:r w:rsidRPr="00491924">
        <w:t>.</w:t>
      </w:r>
    </w:p>
    <w:p w14:paraId="6FA5CB74" w14:textId="7DEDF276" w:rsidR="00941FD8" w:rsidRPr="00491924" w:rsidRDefault="00941FD8" w:rsidP="00941FD8">
      <w:pPr>
        <w:numPr>
          <w:ilvl w:val="0"/>
          <w:numId w:val="30"/>
        </w:numPr>
        <w:spacing w:after="160" w:line="278" w:lineRule="auto"/>
      </w:pPr>
      <w:r w:rsidRPr="00491924">
        <w:t>Audit Test: Likelihood Ratio Test (LRT) comparing a model with an offset (</w:t>
      </w:r>
      <m:oMath>
        <m:r>
          <w:rPr>
            <w:rFonts w:ascii="Cambria Math" w:hAnsi="Cambria Math"/>
          </w:rPr>
          <m:t>LP</m:t>
        </m:r>
      </m:oMath>
      <w:r w:rsidRPr="00491924">
        <w:t>) vs a model with a coefficient (</w:t>
      </w:r>
      <m:oMath>
        <m:r>
          <w:rPr>
            <w:rFonts w:ascii="Cambria Math" w:hAnsi="Cambria Math"/>
          </w:rPr>
          <m:t>γ⋅ LP</m:t>
        </m:r>
      </m:oMath>
      <w:r w:rsidRPr="00491924">
        <w:t>).</w:t>
      </w:r>
    </w:p>
    <w:p w14:paraId="467B1F3F" w14:textId="0A28BCBE" w:rsidR="00941FD8" w:rsidRPr="00491924" w:rsidRDefault="00941FD8" w:rsidP="00941FD8">
      <w:pPr>
        <w:numPr>
          <w:ilvl w:val="0"/>
          <w:numId w:val="30"/>
        </w:numPr>
        <w:spacing w:after="160" w:line="278" w:lineRule="auto"/>
      </w:pPr>
      <w:r w:rsidRPr="00491924">
        <w:lastRenderedPageBreak/>
        <w:t xml:space="preserve">Interpretation: If </w:t>
      </w:r>
      <m:oMath>
        <m:r>
          <w:rPr>
            <w:rFonts w:ascii="Cambria Math" w:hAnsi="Cambria Math"/>
          </w:rPr>
          <m:t>γ≠ 1</m:t>
        </m:r>
      </m:oMath>
      <w:r w:rsidRPr="00491924">
        <w:t>, the relative impact of risk factors differs in the new population.</w:t>
      </w:r>
    </w:p>
    <w:p w14:paraId="7C6A8255" w14:textId="77777777" w:rsidR="00941FD8" w:rsidRPr="00E2017B" w:rsidRDefault="00941FD8" w:rsidP="00941FD8">
      <w:pPr>
        <w:spacing w:after="160" w:line="278" w:lineRule="auto"/>
        <w:rPr>
          <w:b/>
          <w:bCs/>
        </w:rPr>
      </w:pPr>
      <w:r w:rsidRPr="00E2017B">
        <w:rPr>
          <w:b/>
          <w:bCs/>
        </w:rPr>
        <w:t>Tier 3: Higher Moments (Shape/Non-linearity)</w:t>
      </w:r>
    </w:p>
    <w:p w14:paraId="1D16FDE7" w14:textId="77777777" w:rsidR="00941FD8" w:rsidRPr="00491924" w:rsidRDefault="00941FD8" w:rsidP="00941FD8">
      <w:pPr>
        <w:numPr>
          <w:ilvl w:val="0"/>
          <w:numId w:val="31"/>
        </w:numPr>
        <w:spacing w:after="160" w:line="278" w:lineRule="auto"/>
      </w:pPr>
      <w:r w:rsidRPr="00491924">
        <w:t>Mathematical Update: Polynomial expansion of the linear predictor.</w:t>
      </w:r>
    </w:p>
    <w:p w14:paraId="161746AF" w14:textId="77777777" w:rsidR="00941FD8" w:rsidRPr="00491924" w:rsidRDefault="00941FD8" w:rsidP="00941FD8">
      <w:pPr>
        <w:numPr>
          <w:ilvl w:val="0"/>
          <w:numId w:val="31"/>
        </w:numPr>
        <w:spacing w:after="160" w:line="278" w:lineRule="auto"/>
      </w:pPr>
      <w:r w:rsidRPr="00491924">
        <w:t>Audit Test: LRT for higher-order terms or the Spiegelhalter Z-test.</w:t>
      </w:r>
    </w:p>
    <w:p w14:paraId="15FF7128" w14:textId="77777777" w:rsidR="00941FD8" w:rsidRPr="00E2017B" w:rsidRDefault="00941FD8" w:rsidP="00941FD8">
      <w:pPr>
        <w:numPr>
          <w:ilvl w:val="0"/>
          <w:numId w:val="31"/>
        </w:numPr>
        <w:spacing w:after="160" w:line="278" w:lineRule="auto"/>
      </w:pPr>
      <w:r w:rsidRPr="00491924">
        <w:t>Interpretation:</w:t>
      </w:r>
      <w:r w:rsidRPr="00E2017B">
        <w:t xml:space="preserve"> If significant, the functional form (e.g., splines) is no longer valid.</w:t>
      </w:r>
    </w:p>
    <w:p w14:paraId="03A4CD3F" w14:textId="5F00F4F0" w:rsidR="00941FD8" w:rsidRPr="00491924" w:rsidRDefault="00941FD8" w:rsidP="00941FD8">
      <w:pPr>
        <w:spacing w:after="160" w:line="278" w:lineRule="auto"/>
        <w:rPr>
          <w:rFonts w:eastAsiaTheme="majorEastAsia" w:cstheme="majorBidi"/>
          <w:color w:val="0F4761" w:themeColor="accent1" w:themeShade="BF"/>
        </w:rPr>
      </w:pPr>
      <w:r w:rsidRPr="00491924">
        <w:rPr>
          <w:rFonts w:eastAsiaTheme="majorEastAsia" w:cstheme="majorBidi"/>
          <w:color w:val="0F4761" w:themeColor="accent1" w:themeShade="BF"/>
        </w:rPr>
        <w:t>Application: Heart Disease Data (Male to Female)</w:t>
      </w:r>
    </w:p>
    <w:p w14:paraId="6462A8D3" w14:textId="77777777" w:rsidR="00941FD8" w:rsidRPr="00E2017B" w:rsidRDefault="00941FD8" w:rsidP="00941FD8">
      <w:pPr>
        <w:numPr>
          <w:ilvl w:val="0"/>
          <w:numId w:val="32"/>
        </w:numPr>
        <w:spacing w:after="160" w:line="278" w:lineRule="auto"/>
      </w:pPr>
      <w:r w:rsidRPr="00E2017B">
        <w:rPr>
          <w:b/>
          <w:bCs/>
        </w:rPr>
        <w:t>Step 1:</w:t>
      </w:r>
      <w:r w:rsidRPr="00E2017B">
        <w:t xml:space="preserve"> Fit centered model on Males.</w:t>
      </w:r>
    </w:p>
    <w:p w14:paraId="37F396AC" w14:textId="77777777" w:rsidR="00941FD8" w:rsidRPr="00E2017B" w:rsidRDefault="00941FD8" w:rsidP="00941FD8">
      <w:pPr>
        <w:numPr>
          <w:ilvl w:val="0"/>
          <w:numId w:val="32"/>
        </w:numPr>
        <w:spacing w:after="160" w:line="278" w:lineRule="auto"/>
      </w:pPr>
      <w:r w:rsidRPr="00E2017B">
        <w:rPr>
          <w:b/>
          <w:bCs/>
        </w:rPr>
        <w:t>Step 2:</w:t>
      </w:r>
      <w:r w:rsidRPr="00E2017B">
        <w:t xml:space="preserve"> Transport to Females using Tier 1 (Red Shift).</w:t>
      </w:r>
    </w:p>
    <w:p w14:paraId="16E80D2B" w14:textId="77777777" w:rsidR="00941FD8" w:rsidRPr="00E2017B" w:rsidRDefault="00941FD8" w:rsidP="00941FD8">
      <w:pPr>
        <w:numPr>
          <w:ilvl w:val="0"/>
          <w:numId w:val="32"/>
        </w:numPr>
        <w:spacing w:after="160" w:line="278" w:lineRule="auto"/>
      </w:pPr>
      <w:r w:rsidRPr="00E2017B">
        <w:rPr>
          <w:b/>
          <w:bCs/>
        </w:rPr>
        <w:t>Step 3:</w:t>
      </w:r>
      <w:r w:rsidRPr="00E2017B">
        <w:t xml:space="preserve"> Perform Audit.</w:t>
      </w:r>
    </w:p>
    <w:p w14:paraId="5F4DE570" w14:textId="77777777" w:rsidR="00941FD8" w:rsidRPr="00E2017B" w:rsidRDefault="00941FD8" w:rsidP="00941FD8">
      <w:pPr>
        <w:numPr>
          <w:ilvl w:val="1"/>
          <w:numId w:val="32"/>
        </w:numPr>
        <w:spacing w:after="160" w:line="278" w:lineRule="auto"/>
      </w:pPr>
      <w:r w:rsidRPr="00E2017B">
        <w:rPr>
          <w:i/>
          <w:iCs/>
        </w:rPr>
        <w:t>Anticipated result:</w:t>
      </w:r>
      <w:r w:rsidRPr="00E2017B">
        <w:t xml:space="preserve"> Tier 1 significantly reduces Eavg/Emax. Tier 2 check determines if discrimination is preserved across sexes.</w:t>
      </w:r>
    </w:p>
    <w:p w14:paraId="38E4400A" w14:textId="1F4D05DF" w:rsidR="00941FD8" w:rsidRPr="009957EC" w:rsidRDefault="00941FD8" w:rsidP="009957EC">
      <w:pPr>
        <w:spacing w:after="160" w:line="278" w:lineRule="auto"/>
        <w:rPr>
          <w:b/>
          <w:bCs/>
        </w:rPr>
      </w:pPr>
      <w:r w:rsidRPr="009957EC">
        <w:rPr>
          <w:b/>
          <w:bCs/>
        </w:rPr>
        <w:t>Mathematical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1728"/>
        <w:gridCol w:w="1878"/>
        <w:gridCol w:w="1981"/>
      </w:tblGrid>
      <w:tr w:rsidR="00941FD8" w:rsidRPr="00E2017B" w14:paraId="1D19A1FC"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98851" w14:textId="77777777" w:rsidR="00941FD8" w:rsidRPr="00491924" w:rsidRDefault="00941FD8" w:rsidP="001D724E">
            <w:pPr>
              <w:spacing w:after="160" w:line="278" w:lineRule="auto"/>
              <w:rPr>
                <w:sz w:val="20"/>
                <w:szCs w:val="20"/>
              </w:rPr>
            </w:pPr>
            <w:r w:rsidRPr="00491924">
              <w:rPr>
                <w:b/>
                <w:bCs/>
                <w:sz w:val="20"/>
                <w:szCs w:val="2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F463E" w14:textId="77777777" w:rsidR="00941FD8" w:rsidRPr="00491924" w:rsidRDefault="00941FD8" w:rsidP="001D724E">
            <w:pPr>
              <w:spacing w:after="160" w:line="278" w:lineRule="auto"/>
              <w:rPr>
                <w:sz w:val="20"/>
                <w:szCs w:val="20"/>
              </w:rPr>
            </w:pPr>
            <w:r w:rsidRPr="00491924">
              <w:rPr>
                <w:b/>
                <w:bCs/>
                <w:sz w:val="20"/>
                <w:szCs w:val="20"/>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6A8EA" w14:textId="77777777" w:rsidR="00941FD8" w:rsidRPr="00491924" w:rsidRDefault="00941FD8" w:rsidP="001D724E">
            <w:pPr>
              <w:spacing w:after="160" w:line="278" w:lineRule="auto"/>
              <w:rPr>
                <w:sz w:val="20"/>
                <w:szCs w:val="20"/>
              </w:rPr>
            </w:pPr>
            <w:r w:rsidRPr="00491924">
              <w:rPr>
                <w:b/>
                <w:bCs/>
                <w:sz w:val="20"/>
                <w:szCs w:val="20"/>
              </w:rPr>
              <w:t>Logistic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B0487" w14:textId="77777777" w:rsidR="00941FD8" w:rsidRPr="00491924" w:rsidRDefault="00941FD8" w:rsidP="001D724E">
            <w:pPr>
              <w:spacing w:after="160" w:line="278" w:lineRule="auto"/>
              <w:rPr>
                <w:sz w:val="20"/>
                <w:szCs w:val="20"/>
              </w:rPr>
            </w:pPr>
            <w:r w:rsidRPr="00491924">
              <w:rPr>
                <w:b/>
                <w:bCs/>
                <w:sz w:val="20"/>
                <w:szCs w:val="20"/>
              </w:rPr>
              <w:t>Cox PH</w:t>
            </w:r>
          </w:p>
        </w:tc>
      </w:tr>
      <w:tr w:rsidR="00941FD8" w:rsidRPr="00E2017B" w14:paraId="37F333E4"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80C72" w14:textId="61523A15" w:rsidR="00941FD8" w:rsidRPr="00491924" w:rsidRDefault="00941FD8" w:rsidP="001D724E">
            <w:pPr>
              <w:spacing w:after="160" w:line="278" w:lineRule="auto"/>
              <w:rPr>
                <w:sz w:val="20"/>
                <w:szCs w:val="20"/>
              </w:rPr>
            </w:pPr>
            <w:r w:rsidRPr="00491924">
              <w:rPr>
                <w:b/>
                <w:bCs/>
                <w:sz w:val="20"/>
                <w:szCs w:val="20"/>
              </w:rPr>
              <w:t xml:space="preserve">Link </w:t>
            </w:r>
            <m:oMath>
              <m:r>
                <m:rPr>
                  <m:sty m:val="bi"/>
                </m:rPr>
                <w:rPr>
                  <w:rFonts w:ascii="Cambria Math" w:hAnsi="Cambria Math"/>
                  <w:sz w:val="20"/>
                  <w:szCs w:val="20"/>
                </w:rPr>
                <m:t>g</m:t>
              </m:r>
              <m:d>
                <m:dPr>
                  <m:ctrlPr>
                    <w:rPr>
                      <w:rFonts w:ascii="Cambria Math" w:hAnsi="Cambria Math"/>
                      <w:b/>
                      <w:i/>
                      <w:sz w:val="20"/>
                      <w:szCs w:val="20"/>
                    </w:rPr>
                  </m:ctrlPr>
                </m:dPr>
                <m:e>
                  <m:r>
                    <m:rPr>
                      <m:sty m:val="bi"/>
                    </m:rPr>
                    <w:rPr>
                      <w:rFonts w:ascii="Cambria Math" w:hAnsi="Cambria Math"/>
                      <w:sz w:val="20"/>
                      <w:szCs w:val="20"/>
                    </w:rPr>
                    <m:t>⋅</m:t>
                  </m:r>
                </m:e>
              </m:d>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1B271B1" w14:textId="77777777" w:rsidR="00941FD8" w:rsidRPr="00491924" w:rsidRDefault="00941FD8" w:rsidP="001D724E">
            <w:pPr>
              <w:spacing w:after="160" w:line="278" w:lineRule="auto"/>
              <w:rPr>
                <w:sz w:val="20"/>
                <w:szCs w:val="20"/>
              </w:rPr>
            </w:pPr>
            <w:r w:rsidRPr="00491924">
              <w:rPr>
                <w:sz w:val="20"/>
                <w:szCs w:val="20"/>
              </w:rPr>
              <w:t>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06BF2" w14:textId="77777777" w:rsidR="00941FD8" w:rsidRPr="00491924" w:rsidRDefault="00941FD8" w:rsidP="001D724E">
            <w:pPr>
              <w:spacing w:after="160" w:line="278" w:lineRule="auto"/>
              <w:rPr>
                <w:sz w:val="20"/>
                <w:szCs w:val="20"/>
              </w:rPr>
            </w:pPr>
            <w:r w:rsidRPr="00491924">
              <w:rPr>
                <w:sz w:val="20"/>
                <w:szCs w:val="20"/>
              </w:rPr>
              <w:t>Logit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9D1D3" w14:textId="77777777" w:rsidR="00941FD8" w:rsidRPr="00491924" w:rsidRDefault="00941FD8" w:rsidP="001D724E">
            <w:pPr>
              <w:spacing w:after="160" w:line="278" w:lineRule="auto"/>
              <w:rPr>
                <w:sz w:val="20"/>
                <w:szCs w:val="20"/>
              </w:rPr>
            </w:pPr>
            <w:r w:rsidRPr="00491924">
              <w:rPr>
                <w:sz w:val="20"/>
                <w:szCs w:val="20"/>
              </w:rPr>
              <w:t>Log-Hazard</w:t>
            </w:r>
          </w:p>
        </w:tc>
      </w:tr>
      <w:tr w:rsidR="00941FD8" w:rsidRPr="00E2017B" w14:paraId="29722E55"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A7A10" w14:textId="77777777" w:rsidR="00941FD8" w:rsidRPr="00491924" w:rsidRDefault="00941FD8" w:rsidP="001D724E">
            <w:pPr>
              <w:spacing w:after="160" w:line="278" w:lineRule="auto"/>
              <w:rPr>
                <w:sz w:val="20"/>
                <w:szCs w:val="20"/>
              </w:rPr>
            </w:pPr>
            <w:r w:rsidRPr="00491924">
              <w:rPr>
                <w:b/>
                <w:bCs/>
                <w:sz w:val="20"/>
                <w:szCs w:val="20"/>
              </w:rPr>
              <w:t>1st Moment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96F2E" w14:textId="77777777" w:rsidR="00941FD8" w:rsidRPr="00491924" w:rsidRDefault="00941FD8" w:rsidP="001D724E">
            <w:pPr>
              <w:spacing w:after="160" w:line="278" w:lineRule="auto"/>
              <w:rPr>
                <w:sz w:val="20"/>
                <w:szCs w:val="20"/>
              </w:rPr>
            </w:pPr>
            <w:r w:rsidRPr="00491924">
              <w:rPr>
                <w:sz w:val="20"/>
                <w:szCs w:val="20"/>
              </w:rPr>
              <w:t>Mean Subtraction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B40D5" w14:textId="77777777" w:rsidR="00941FD8" w:rsidRPr="00491924" w:rsidRDefault="00941FD8" w:rsidP="001D724E">
            <w:pPr>
              <w:spacing w:after="160" w:line="278" w:lineRule="auto"/>
              <w:rPr>
                <w:sz w:val="20"/>
                <w:szCs w:val="20"/>
              </w:rPr>
            </w:pPr>
            <w:r w:rsidRPr="00491924">
              <w:rPr>
                <w:sz w:val="20"/>
                <w:szCs w:val="20"/>
              </w:rPr>
              <w:t>Logit-diff + Offset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EE70" w14:textId="77777777" w:rsidR="00941FD8" w:rsidRPr="00491924" w:rsidRDefault="00941FD8" w:rsidP="001D724E">
            <w:pPr>
              <w:spacing w:after="160" w:line="278" w:lineRule="auto"/>
              <w:rPr>
                <w:sz w:val="20"/>
                <w:szCs w:val="20"/>
              </w:rPr>
            </w:pPr>
            <w:r w:rsidRPr="00491924">
              <w:rPr>
                <w:sz w:val="20"/>
                <w:szCs w:val="20"/>
              </w:rPr>
              <w:t>SMR (Obs/Exp)</w:t>
            </w:r>
          </w:p>
        </w:tc>
      </w:tr>
      <w:tr w:rsidR="00941FD8" w:rsidRPr="00E2017B" w14:paraId="44FFDBC2"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83F15" w14:textId="77777777" w:rsidR="00941FD8" w:rsidRPr="00491924" w:rsidRDefault="00941FD8" w:rsidP="001D724E">
            <w:pPr>
              <w:spacing w:after="160" w:line="278" w:lineRule="auto"/>
              <w:rPr>
                <w:sz w:val="20"/>
                <w:szCs w:val="20"/>
              </w:rPr>
            </w:pPr>
            <w:r w:rsidRPr="00491924">
              <w:rPr>
                <w:b/>
                <w:bCs/>
                <w:sz w:val="20"/>
                <w:szCs w:val="20"/>
              </w:rPr>
              <w:t>2nd Moment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8D80D" w14:textId="77777777" w:rsidR="00941FD8" w:rsidRPr="00491924" w:rsidRDefault="00941FD8" w:rsidP="001D724E">
            <w:pPr>
              <w:spacing w:after="160" w:line="278" w:lineRule="auto"/>
              <w:rPr>
                <w:sz w:val="20"/>
                <w:szCs w:val="20"/>
              </w:rPr>
            </w:pPr>
            <w:r w:rsidRPr="00491924">
              <w:rPr>
                <w:sz w:val="20"/>
                <w:szCs w:val="20"/>
              </w:rPr>
              <w:t>OLS Slope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5593F" w14:textId="77777777" w:rsidR="00941FD8" w:rsidRPr="00491924" w:rsidRDefault="00941FD8" w:rsidP="001D724E">
            <w:pPr>
              <w:spacing w:after="160" w:line="278" w:lineRule="auto"/>
              <w:rPr>
                <w:sz w:val="20"/>
                <w:szCs w:val="20"/>
              </w:rPr>
            </w:pPr>
            <w:r w:rsidRPr="00491924">
              <w:rPr>
                <w:sz w:val="20"/>
                <w:szCs w:val="20"/>
              </w:rPr>
              <w:t>Maximum Likelihood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D764A" w14:textId="77777777" w:rsidR="00941FD8" w:rsidRPr="00491924" w:rsidRDefault="00941FD8" w:rsidP="001D724E">
            <w:pPr>
              <w:spacing w:after="160" w:line="278" w:lineRule="auto"/>
              <w:rPr>
                <w:sz w:val="20"/>
                <w:szCs w:val="20"/>
              </w:rPr>
            </w:pPr>
            <w:r w:rsidRPr="00491924">
              <w:rPr>
                <w:sz w:val="20"/>
                <w:szCs w:val="20"/>
              </w:rPr>
              <w:t>Partial Likelihood</w:t>
            </w:r>
          </w:p>
        </w:tc>
      </w:tr>
      <w:tr w:rsidR="00941FD8" w:rsidRPr="00E2017B" w14:paraId="4A3DABFF"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E8A61" w14:textId="77777777" w:rsidR="00941FD8" w:rsidRPr="00491924" w:rsidRDefault="00941FD8" w:rsidP="001D724E">
            <w:pPr>
              <w:spacing w:after="160" w:line="278" w:lineRule="auto"/>
              <w:rPr>
                <w:sz w:val="20"/>
                <w:szCs w:val="20"/>
              </w:rPr>
            </w:pPr>
            <w:r w:rsidRPr="00491924">
              <w:rPr>
                <w:b/>
                <w:bCs/>
                <w:sz w:val="20"/>
                <w:szCs w:val="20"/>
              </w:rPr>
              <w:t>Higher Moment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F6A1B" w14:textId="77777777" w:rsidR="00941FD8" w:rsidRPr="00491924" w:rsidRDefault="00941FD8" w:rsidP="001D724E">
            <w:pPr>
              <w:spacing w:after="160" w:line="278" w:lineRule="auto"/>
              <w:rPr>
                <w:sz w:val="20"/>
                <w:szCs w:val="20"/>
              </w:rPr>
            </w:pPr>
            <w:r w:rsidRPr="00491924">
              <w:rPr>
                <w:sz w:val="20"/>
                <w:szCs w:val="20"/>
              </w:rPr>
              <w:t>Heteroscedasticity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6507E" w14:textId="77777777" w:rsidR="00941FD8" w:rsidRPr="00491924" w:rsidRDefault="00941FD8" w:rsidP="001D724E">
            <w:pPr>
              <w:spacing w:after="160" w:line="278" w:lineRule="auto"/>
              <w:rPr>
                <w:sz w:val="20"/>
                <w:szCs w:val="20"/>
              </w:rPr>
            </w:pPr>
            <w:r w:rsidRPr="00491924">
              <w:rPr>
                <w:sz w:val="20"/>
                <w:szCs w:val="20"/>
              </w:rPr>
              <w:t>Polynomial LR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AE4F0" w14:textId="77777777" w:rsidR="00941FD8" w:rsidRPr="00491924" w:rsidRDefault="00941FD8" w:rsidP="001D724E">
            <w:pPr>
              <w:spacing w:after="160" w:line="278" w:lineRule="auto"/>
              <w:rPr>
                <w:sz w:val="20"/>
                <w:szCs w:val="20"/>
              </w:rPr>
            </w:pPr>
            <w:r w:rsidRPr="00491924">
              <w:rPr>
                <w:sz w:val="20"/>
                <w:szCs w:val="20"/>
              </w:rPr>
              <w:t>Schoenfeld Residuals</w:t>
            </w:r>
          </w:p>
        </w:tc>
      </w:tr>
    </w:tbl>
    <w:p w14:paraId="59A09760" w14:textId="77777777" w:rsidR="001B45B7" w:rsidRDefault="001B45B7" w:rsidP="0036161A">
      <w:pPr>
        <w:spacing w:after="160" w:line="278" w:lineRule="auto"/>
      </w:pPr>
    </w:p>
    <w:p w14:paraId="7DCD0F97" w14:textId="5D106932" w:rsidR="00941FD8" w:rsidRPr="0036161A" w:rsidRDefault="00941FD8" w:rsidP="0036161A">
      <w:pPr>
        <w:spacing w:after="160" w:line="278" w:lineRule="auto"/>
        <w:rPr>
          <w:b/>
          <w:bCs/>
        </w:rPr>
      </w:pPr>
      <w:r w:rsidRPr="00E2017B">
        <w:t xml:space="preserve">The Centered Algorithm provides a "Minimum Viable Update" for model transport. By isolating </w:t>
      </w:r>
      <w:r w:rsidRPr="00491924">
        <w:t>the 1st Moment (Prevalence) from Higher Moments (Relationship Intensity), researchers can safely deploy algorithms in new settings while maintaining a clear audit trail of the model's validity.</w:t>
      </w:r>
    </w:p>
    <w:p w14:paraId="5B7DEED9" w14:textId="050AFF04" w:rsidR="00941FD8" w:rsidRPr="0036161A" w:rsidRDefault="00941FD8" w:rsidP="0036161A">
      <w:pPr>
        <w:spacing w:after="160" w:line="278" w:lineRule="auto"/>
        <w:rPr>
          <w:b/>
          <w:bCs/>
        </w:rPr>
      </w:pPr>
      <w:r w:rsidRPr="00E2017B">
        <w:t xml:space="preserve">This methodology treats a prediction model not as a static equation, but as a </w:t>
      </w:r>
      <w:r w:rsidRPr="00491924">
        <w:t>dynamic risk distribution that can be translated (1st moment), scaled (2nd moment), or warped (higher moments) to fit new clinical realities.</w:t>
      </w:r>
    </w:p>
    <w:p w14:paraId="0940D8B9" w14:textId="07117511" w:rsidR="00941FD8" w:rsidRPr="00491924" w:rsidRDefault="00941FD8" w:rsidP="00941FD8">
      <w:pPr>
        <w:spacing w:after="160" w:line="278" w:lineRule="auto"/>
      </w:pPr>
      <w:r w:rsidRPr="00491924">
        <w:lastRenderedPageBreak/>
        <w:t xml:space="preserve">The use of the </w:t>
      </w:r>
      <w:r w:rsidR="00562EE7">
        <w:t>“</w:t>
      </w:r>
      <w:r w:rsidRPr="00491924">
        <w:t>Global Offset</w:t>
      </w:r>
      <w:r w:rsidR="00562EE7">
        <w:t>”</w:t>
      </w:r>
      <w:r w:rsidRPr="00491924">
        <w:t xml:space="preserve"> is the key innovation here—it allows you to preserve the "expert knowledge" of the model while acknowledging that different populations have different baseline risks.</w:t>
      </w:r>
    </w:p>
    <w:p w14:paraId="3540910C" w14:textId="50FD00D0" w:rsidR="00941FD8" w:rsidRPr="00562EE7" w:rsidRDefault="00941FD8" w:rsidP="00562EE7">
      <w:pPr>
        <w:spacing w:after="160" w:line="278" w:lineRule="auto"/>
        <w:rPr>
          <w:rFonts w:eastAsiaTheme="majorEastAsia" w:cstheme="majorBidi"/>
          <w:color w:val="0F4761" w:themeColor="accent1" w:themeShade="BF"/>
        </w:rPr>
      </w:pPr>
      <w:r w:rsidRPr="00562EE7">
        <w:rPr>
          <w:rFonts w:eastAsiaTheme="majorEastAsia" w:cstheme="majorBidi"/>
          <w:color w:val="0F4761" w:themeColor="accent1" w:themeShade="BF"/>
        </w:rPr>
        <w:t xml:space="preserve">Clinical and Structural Implications </w:t>
      </w:r>
    </w:p>
    <w:p w14:paraId="09094531" w14:textId="17754289" w:rsidR="00941FD8" w:rsidRPr="00E2017B" w:rsidRDefault="00941FD8" w:rsidP="00941FD8">
      <w:pPr>
        <w:spacing w:after="160" w:line="278" w:lineRule="auto"/>
        <w:rPr>
          <w:b/>
          <w:bCs/>
        </w:rPr>
      </w:pPr>
      <w:r w:rsidRPr="00E2017B">
        <w:rPr>
          <w:b/>
          <w:bCs/>
        </w:rPr>
        <w:t>The Clinical Meaning of the 1st Moment (The Intercept)</w:t>
      </w:r>
    </w:p>
    <w:p w14:paraId="43B01562" w14:textId="77777777" w:rsidR="00941FD8" w:rsidRPr="00562EE7" w:rsidRDefault="00941FD8" w:rsidP="00941FD8">
      <w:pPr>
        <w:spacing w:after="160" w:line="278" w:lineRule="auto"/>
      </w:pPr>
      <w:r w:rsidRPr="00E2017B">
        <w:t xml:space="preserve">A significant 1st moment shift (the "Red Shift") between males and females indicates a </w:t>
      </w:r>
      <w:r w:rsidRPr="00562EE7">
        <w:t>change in Baseline Risk.</w:t>
      </w:r>
    </w:p>
    <w:p w14:paraId="55312D5D" w14:textId="77777777" w:rsidR="00941FD8" w:rsidRPr="00562EE7" w:rsidRDefault="00941FD8" w:rsidP="00941FD8">
      <w:pPr>
        <w:numPr>
          <w:ilvl w:val="0"/>
          <w:numId w:val="33"/>
        </w:numPr>
        <w:spacing w:after="160" w:line="278" w:lineRule="auto"/>
      </w:pPr>
      <w:r w:rsidRPr="00562EE7">
        <w:t>Interpretation: Even if a man and a woman have identical age, cholesterol, and blood pressure, their baseline probability of heart disease differs. This is often due to unmeasured biological factors (e.g., estrogen protection) or structural biases (e.g., different diagnostic thresholds for women).</w:t>
      </w:r>
    </w:p>
    <w:p w14:paraId="5AA61DAD" w14:textId="77777777" w:rsidR="00941FD8" w:rsidRPr="00E2017B" w:rsidRDefault="00941FD8" w:rsidP="00941FD8">
      <w:pPr>
        <w:numPr>
          <w:ilvl w:val="0"/>
          <w:numId w:val="33"/>
        </w:numPr>
        <w:spacing w:after="160" w:line="278" w:lineRule="auto"/>
      </w:pPr>
      <w:r w:rsidRPr="00562EE7">
        <w:t xml:space="preserve">Action: Updating the intercept via the Global Offset ensures we don't systematically over-diagnose the "lower-prevalence" group or under-diagnose the </w:t>
      </w:r>
      <w:r w:rsidRPr="00E2017B">
        <w:t>"higher-prevalence" group.</w:t>
      </w:r>
    </w:p>
    <w:p w14:paraId="31CD6E55" w14:textId="71DF7A3F" w:rsidR="00941FD8" w:rsidRPr="00E2017B" w:rsidRDefault="00941FD8" w:rsidP="00941FD8">
      <w:pPr>
        <w:spacing w:after="160" w:line="278" w:lineRule="auto"/>
        <w:rPr>
          <w:b/>
          <w:bCs/>
        </w:rPr>
      </w:pPr>
      <w:r w:rsidRPr="00E2017B">
        <w:rPr>
          <w:b/>
          <w:bCs/>
        </w:rPr>
        <w:t>The Structural Meaning of the 2nd Moment (The Slope)</w:t>
      </w:r>
    </w:p>
    <w:p w14:paraId="310E8FB7" w14:textId="77777777" w:rsidR="00941FD8" w:rsidRPr="00562EE7" w:rsidRDefault="00941FD8" w:rsidP="00941FD8">
      <w:pPr>
        <w:spacing w:after="160" w:line="278" w:lineRule="auto"/>
      </w:pPr>
      <w:r w:rsidRPr="00562EE7">
        <w:t>If the Audit reveals a 2nd moment (Slope) significantly different from 1, it suggests a change in Predictor Potency.</w:t>
      </w:r>
    </w:p>
    <w:p w14:paraId="16AC3B58" w14:textId="740DD9E0" w:rsidR="00941FD8" w:rsidRPr="00562EE7" w:rsidRDefault="00941FD8" w:rsidP="00941FD8">
      <w:pPr>
        <w:numPr>
          <w:ilvl w:val="0"/>
          <w:numId w:val="34"/>
        </w:numPr>
        <w:spacing w:after="160" w:line="278" w:lineRule="auto"/>
      </w:pPr>
      <w:r w:rsidRPr="00562EE7">
        <w:t xml:space="preserve">Interpretation: A slope </w:t>
      </w:r>
      <m:oMath>
        <m:r>
          <w:rPr>
            <w:rFonts w:ascii="Cambria Math" w:hAnsi="Cambria Math"/>
          </w:rPr>
          <m:t>γ &lt; 1</m:t>
        </m:r>
      </m:oMath>
      <w:r w:rsidRPr="00562EE7">
        <w:t xml:space="preserve"> (overconfidence) implies that the risk factors are "noisier" in the new population. For example, serum cholesterol might be a very sharp predictor of CAD in men, but a more diluted indicator in women due to different lipid metabolic pathways.</w:t>
      </w:r>
    </w:p>
    <w:p w14:paraId="686D6CF8" w14:textId="77777777" w:rsidR="00941FD8" w:rsidRPr="00562EE7" w:rsidRDefault="00941FD8" w:rsidP="00941FD8">
      <w:pPr>
        <w:numPr>
          <w:ilvl w:val="0"/>
          <w:numId w:val="34"/>
        </w:numPr>
        <w:spacing w:after="160" w:line="278" w:lineRule="auto"/>
      </w:pPr>
      <w:r w:rsidRPr="00562EE7">
        <w:t>Risk: Using the original model without a slope adjustment would lead to extreme risk predictions (too close to 0% or 100%) that the clinical data doesn't actually support.</w:t>
      </w:r>
    </w:p>
    <w:p w14:paraId="48FA434E" w14:textId="5A78CA9C" w:rsidR="00941FD8" w:rsidRPr="00E2017B" w:rsidRDefault="00941FD8" w:rsidP="00941FD8">
      <w:pPr>
        <w:spacing w:after="160" w:line="278" w:lineRule="auto"/>
        <w:rPr>
          <w:b/>
          <w:bCs/>
        </w:rPr>
      </w:pPr>
      <w:r w:rsidRPr="00E2017B">
        <w:rPr>
          <w:b/>
          <w:bCs/>
        </w:rPr>
        <w:t>The Higher Moments (The Shape)</w:t>
      </w:r>
    </w:p>
    <w:p w14:paraId="43F4DFAD" w14:textId="77777777" w:rsidR="00941FD8" w:rsidRPr="00E2017B" w:rsidRDefault="00941FD8" w:rsidP="00941FD8">
      <w:pPr>
        <w:spacing w:after="160" w:line="278" w:lineRule="auto"/>
      </w:pPr>
      <w:r w:rsidRPr="00E2017B">
        <w:t>When the "Shape" P-value is significant, the model’s internal logic is breaking down.</w:t>
      </w:r>
    </w:p>
    <w:p w14:paraId="2435CF9C" w14:textId="77777777" w:rsidR="00941FD8" w:rsidRPr="00562EE7" w:rsidRDefault="00941FD8" w:rsidP="00941FD8">
      <w:pPr>
        <w:numPr>
          <w:ilvl w:val="0"/>
          <w:numId w:val="35"/>
        </w:numPr>
        <w:spacing w:after="160" w:line="278" w:lineRule="auto"/>
      </w:pPr>
      <w:r w:rsidRPr="00562EE7">
        <w:t>Interpretation: This occurs when a predictor has a different functional relationship across groups. Perhaps age is linear for men but follows a sharp non-linear "step-function" for women post-menopause.</w:t>
      </w:r>
    </w:p>
    <w:p w14:paraId="6C01856C" w14:textId="596A074D" w:rsidR="00941FD8" w:rsidRPr="00E2017B" w:rsidRDefault="00941FD8" w:rsidP="00562EE7">
      <w:pPr>
        <w:numPr>
          <w:ilvl w:val="0"/>
          <w:numId w:val="35"/>
        </w:numPr>
        <w:spacing w:after="160" w:line="278" w:lineRule="auto"/>
      </w:pPr>
      <w:r w:rsidRPr="00562EE7">
        <w:t>Conclusion: In these cases, simple recalibration is a "band-aid." The model requires re-training or the inclusion of group-specific interaction terms to capture the warped risk surface.</w:t>
      </w:r>
    </w:p>
    <w:p w14:paraId="35363563" w14:textId="77777777" w:rsidR="00FF6B9B" w:rsidRPr="00FF6B9B" w:rsidRDefault="00FF6B9B" w:rsidP="00941FD8">
      <w:pPr>
        <w:spacing w:after="160" w:line="278" w:lineRule="auto"/>
        <w:rPr>
          <w:rFonts w:eastAsiaTheme="majorEastAsia" w:cstheme="majorBidi"/>
          <w:b/>
          <w:bCs/>
          <w:color w:val="0F4761" w:themeColor="accent1" w:themeShade="BF"/>
          <w:sz w:val="32"/>
          <w:szCs w:val="32"/>
        </w:rPr>
      </w:pPr>
      <w:r w:rsidRPr="00FF6B9B">
        <w:rPr>
          <w:rFonts w:eastAsiaTheme="majorEastAsia" w:cstheme="majorBidi"/>
          <w:b/>
          <w:bCs/>
          <w:color w:val="0F4761" w:themeColor="accent1" w:themeShade="BF"/>
          <w:sz w:val="32"/>
          <w:szCs w:val="32"/>
        </w:rPr>
        <w:lastRenderedPageBreak/>
        <w:t xml:space="preserve">Transformability and Generalizability </w:t>
      </w:r>
    </w:p>
    <w:p w14:paraId="11686C0F" w14:textId="1D14776C" w:rsidR="00941FD8" w:rsidRPr="00562EE7" w:rsidRDefault="00941FD8" w:rsidP="00941FD8">
      <w:pPr>
        <w:spacing w:after="160" w:line="278" w:lineRule="auto"/>
        <w:rPr>
          <w:rFonts w:eastAsiaTheme="majorEastAsia" w:cstheme="majorBidi"/>
          <w:color w:val="0F4761" w:themeColor="accent1" w:themeShade="BF"/>
        </w:rPr>
      </w:pPr>
      <w:r w:rsidRPr="00562EE7">
        <w:rPr>
          <w:rFonts w:eastAsiaTheme="majorEastAsia" w:cstheme="majorBidi"/>
          <w:color w:val="0F4761" w:themeColor="accent1" w:themeShade="BF"/>
        </w:rPr>
        <w:t>Transportability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395"/>
        <w:gridCol w:w="4934"/>
      </w:tblGrid>
      <w:tr w:rsidR="00941FD8" w:rsidRPr="00E2017B" w14:paraId="20BF75B7"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63D9C" w14:textId="77777777" w:rsidR="00941FD8" w:rsidRPr="00562EE7" w:rsidRDefault="00941FD8" w:rsidP="001D724E">
            <w:pPr>
              <w:spacing w:after="160" w:line="278" w:lineRule="auto"/>
              <w:rPr>
                <w:sz w:val="20"/>
                <w:szCs w:val="20"/>
              </w:rPr>
            </w:pPr>
            <w:r w:rsidRPr="00562EE7">
              <w:rPr>
                <w:b/>
                <w:bCs/>
                <w:sz w:val="20"/>
                <w:szCs w:val="20"/>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6726D" w14:textId="77777777" w:rsidR="00941FD8" w:rsidRPr="00562EE7" w:rsidRDefault="00941FD8" w:rsidP="001D724E">
            <w:pPr>
              <w:spacing w:after="160" w:line="278" w:lineRule="auto"/>
              <w:rPr>
                <w:sz w:val="20"/>
                <w:szCs w:val="20"/>
              </w:rPr>
            </w:pPr>
            <w:r w:rsidRPr="00562EE7">
              <w:rPr>
                <w:b/>
                <w:bCs/>
                <w:sz w:val="20"/>
                <w:szCs w:val="20"/>
              </w:rPr>
              <w:t>Mathematical Evidence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070AD" w14:textId="77777777" w:rsidR="00941FD8" w:rsidRPr="00562EE7" w:rsidRDefault="00941FD8" w:rsidP="001D724E">
            <w:pPr>
              <w:spacing w:after="160" w:line="278" w:lineRule="auto"/>
              <w:rPr>
                <w:sz w:val="20"/>
                <w:szCs w:val="20"/>
              </w:rPr>
            </w:pPr>
            <w:r w:rsidRPr="00562EE7">
              <w:rPr>
                <w:b/>
                <w:bCs/>
                <w:sz w:val="20"/>
                <w:szCs w:val="20"/>
              </w:rPr>
              <w:t>Clinical Strategy</w:t>
            </w:r>
          </w:p>
        </w:tc>
      </w:tr>
      <w:tr w:rsidR="00941FD8" w:rsidRPr="00E2017B" w14:paraId="35D8E37C"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3BCC1" w14:textId="77777777" w:rsidR="00941FD8" w:rsidRPr="00562EE7" w:rsidRDefault="00941FD8" w:rsidP="001D724E">
            <w:pPr>
              <w:spacing w:after="160" w:line="278" w:lineRule="auto"/>
              <w:rPr>
                <w:sz w:val="20"/>
                <w:szCs w:val="20"/>
              </w:rPr>
            </w:pPr>
            <w:r w:rsidRPr="00562EE7">
              <w:rPr>
                <w:b/>
                <w:bCs/>
                <w:sz w:val="20"/>
                <w:szCs w:val="20"/>
              </w:rPr>
              <w:t>Population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D18B2" w14:textId="77777777" w:rsidR="00941FD8" w:rsidRPr="00562EE7" w:rsidRDefault="00941FD8" w:rsidP="001D724E">
            <w:pPr>
              <w:spacing w:after="160" w:line="278" w:lineRule="auto"/>
              <w:rPr>
                <w:sz w:val="20"/>
                <w:szCs w:val="20"/>
              </w:rPr>
            </w:pPr>
            <w:r w:rsidRPr="00562EE7">
              <w:rPr>
                <w:sz w:val="20"/>
                <w:szCs w:val="20"/>
              </w:rPr>
              <w:t>1st Moment 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943BF" w14:textId="77777777" w:rsidR="00941FD8" w:rsidRPr="00562EE7" w:rsidRDefault="00941FD8" w:rsidP="001D724E">
            <w:pPr>
              <w:spacing w:after="160" w:line="278" w:lineRule="auto"/>
              <w:rPr>
                <w:sz w:val="20"/>
                <w:szCs w:val="20"/>
              </w:rPr>
            </w:pPr>
            <w:r w:rsidRPr="00562EE7">
              <w:rPr>
                <w:sz w:val="20"/>
                <w:szCs w:val="20"/>
              </w:rPr>
              <w:t>Recalibrate Intercept. Safe for general deployment.</w:t>
            </w:r>
          </w:p>
        </w:tc>
      </w:tr>
      <w:tr w:rsidR="00941FD8" w:rsidRPr="00E2017B" w14:paraId="0DD5D9E2"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BD181" w14:textId="77777777" w:rsidR="00941FD8" w:rsidRPr="00562EE7" w:rsidRDefault="00941FD8" w:rsidP="001D724E">
            <w:pPr>
              <w:spacing w:after="160" w:line="278" w:lineRule="auto"/>
              <w:rPr>
                <w:sz w:val="20"/>
                <w:szCs w:val="20"/>
              </w:rPr>
            </w:pPr>
            <w:r w:rsidRPr="00562EE7">
              <w:rPr>
                <w:b/>
                <w:bCs/>
                <w:sz w:val="20"/>
                <w:szCs w:val="20"/>
              </w:rPr>
              <w:t>Risk Intensity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12A50" w14:textId="77777777" w:rsidR="00941FD8" w:rsidRPr="00562EE7" w:rsidRDefault="00941FD8" w:rsidP="001D724E">
            <w:pPr>
              <w:spacing w:after="160" w:line="278" w:lineRule="auto"/>
              <w:rPr>
                <w:sz w:val="20"/>
                <w:szCs w:val="20"/>
              </w:rPr>
            </w:pPr>
            <w:r w:rsidRPr="00562EE7">
              <w:rPr>
                <w:sz w:val="20"/>
                <w:szCs w:val="20"/>
              </w:rPr>
              <w:t>2nd Moment 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120D7" w14:textId="77777777" w:rsidR="00941FD8" w:rsidRPr="00562EE7" w:rsidRDefault="00941FD8" w:rsidP="001D724E">
            <w:pPr>
              <w:spacing w:after="160" w:line="278" w:lineRule="auto"/>
              <w:rPr>
                <w:sz w:val="20"/>
                <w:szCs w:val="20"/>
              </w:rPr>
            </w:pPr>
            <w:r w:rsidRPr="00562EE7">
              <w:rPr>
                <w:sz w:val="20"/>
                <w:szCs w:val="20"/>
              </w:rPr>
              <w:t>Recalibrate Slope. Use with caution; monitor for overfitting.</w:t>
            </w:r>
          </w:p>
        </w:tc>
      </w:tr>
      <w:tr w:rsidR="00941FD8" w:rsidRPr="00E2017B" w14:paraId="1A835AF2"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47DA7" w14:textId="77777777" w:rsidR="00941FD8" w:rsidRPr="00562EE7" w:rsidRDefault="00941FD8" w:rsidP="001D724E">
            <w:pPr>
              <w:spacing w:after="160" w:line="278" w:lineRule="auto"/>
              <w:rPr>
                <w:sz w:val="20"/>
                <w:szCs w:val="20"/>
              </w:rPr>
            </w:pPr>
            <w:r w:rsidRPr="00562EE7">
              <w:rPr>
                <w:b/>
                <w:bCs/>
                <w:sz w:val="20"/>
                <w:szCs w:val="20"/>
              </w:rPr>
              <w:t>Biological Divergence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5659C" w14:textId="77777777" w:rsidR="00941FD8" w:rsidRPr="00562EE7" w:rsidRDefault="00941FD8" w:rsidP="001D724E">
            <w:pPr>
              <w:spacing w:after="160" w:line="278" w:lineRule="auto"/>
              <w:rPr>
                <w:sz w:val="20"/>
                <w:szCs w:val="20"/>
              </w:rPr>
            </w:pPr>
            <w:r w:rsidRPr="00562EE7">
              <w:rPr>
                <w:sz w:val="20"/>
                <w:szCs w:val="20"/>
              </w:rPr>
              <w:t>Higher Moments Significant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7C166" w14:textId="77777777" w:rsidR="00941FD8" w:rsidRPr="00562EE7" w:rsidRDefault="00941FD8" w:rsidP="001D724E">
            <w:pPr>
              <w:spacing w:after="160" w:line="278" w:lineRule="auto"/>
              <w:rPr>
                <w:sz w:val="20"/>
                <w:szCs w:val="20"/>
              </w:rPr>
            </w:pPr>
            <w:r w:rsidRPr="00562EE7">
              <w:rPr>
                <w:sz w:val="20"/>
                <w:szCs w:val="20"/>
              </w:rPr>
              <w:t>Re-train Model. The original "logic" no longer fits.</w:t>
            </w:r>
          </w:p>
        </w:tc>
      </w:tr>
    </w:tbl>
    <w:p w14:paraId="3C44B72D" w14:textId="306FFFE4" w:rsidR="00941FD8" w:rsidRPr="00E2017B" w:rsidRDefault="00941FD8" w:rsidP="00941FD8">
      <w:pPr>
        <w:spacing w:after="160" w:line="278" w:lineRule="auto"/>
      </w:pPr>
    </w:p>
    <w:p w14:paraId="5493C931" w14:textId="0B42F4BE" w:rsidR="00941FD8" w:rsidRPr="00562EE7" w:rsidRDefault="00562EE7" w:rsidP="00941FD8">
      <w:pPr>
        <w:spacing w:after="160" w:line="278" w:lineRule="auto"/>
        <w:rPr>
          <w:rFonts w:eastAsiaTheme="majorEastAsia" w:cstheme="majorBidi"/>
          <w:color w:val="0F4761" w:themeColor="accent1" w:themeShade="BF"/>
        </w:rPr>
      </w:pPr>
      <w:r>
        <w:rPr>
          <w:rFonts w:eastAsiaTheme="majorEastAsia" w:cstheme="majorBidi"/>
          <w:color w:val="0F4761" w:themeColor="accent1" w:themeShade="BF"/>
        </w:rPr>
        <w:t xml:space="preserve">Framework Across various Models </w:t>
      </w:r>
    </w:p>
    <w:p w14:paraId="449A4015" w14:textId="7BEF6E8E" w:rsidR="00941FD8" w:rsidRPr="00E2017B" w:rsidRDefault="00941FD8" w:rsidP="00941FD8">
      <w:pPr>
        <w:spacing w:after="160" w:line="278" w:lineRule="auto"/>
        <w:rPr>
          <w:b/>
          <w:bCs/>
        </w:rPr>
      </w:pPr>
      <w:r w:rsidRPr="00E2017B">
        <w:rPr>
          <w:b/>
          <w:bCs/>
        </w:rPr>
        <w:t>Model-Dependen</w:t>
      </w:r>
      <w:r w:rsidR="00562EE7">
        <w:rPr>
          <w:b/>
          <w:bCs/>
        </w:rPr>
        <w:t>ce</w:t>
      </w:r>
    </w:p>
    <w:p w14:paraId="6C9932F4" w14:textId="4971A69F" w:rsidR="00941FD8" w:rsidRPr="00E2017B" w:rsidRDefault="00941FD8" w:rsidP="00941FD8">
      <w:pPr>
        <w:spacing w:after="160" w:line="278" w:lineRule="auto"/>
      </w:pPr>
      <w:r w:rsidRPr="00E2017B">
        <w:t xml:space="preserve">The </w:t>
      </w:r>
      <w:r w:rsidR="00562EE7">
        <w:t>“</w:t>
      </w:r>
      <w:r w:rsidRPr="00562EE7">
        <w:t>Link Function</w:t>
      </w:r>
      <w:r w:rsidR="00562EE7">
        <w:t>”</w:t>
      </w:r>
      <w:r w:rsidRPr="00E2017B">
        <w:t xml:space="preserve"> acts as a "warper." In a Linear model, a 1-unit shift in the intercept has the same effect on a patient with low risk as one with high risk. In a Logistic model, a 1-unit shift in the intercept (on the logit scale) has a massive effect on patients with 50% risk, but a negligible effect on those with 1% or 99% risk.</w:t>
      </w:r>
    </w:p>
    <w:p w14:paraId="4C44A5DD" w14:textId="4FCCF179" w:rsidR="00941FD8" w:rsidRPr="00E2017B" w:rsidRDefault="00562EE7" w:rsidP="00941FD8">
      <w:pPr>
        <w:spacing w:after="160" w:line="278" w:lineRule="auto"/>
      </w:pPr>
      <w:r>
        <w:t>Our</w:t>
      </w:r>
      <w:r w:rsidR="00941FD8" w:rsidRPr="00E2017B">
        <w:t xml:space="preserve"> framework respects this</w:t>
      </w:r>
      <w:r>
        <w:t>. Indeed,</w:t>
      </w:r>
      <w:r w:rsidR="00941FD8" w:rsidRPr="00E2017B">
        <w:t xml:space="preserve"> by shifting in the </w:t>
      </w:r>
      <w:r>
        <w:t>“</w:t>
      </w:r>
      <w:r w:rsidR="00941FD8" w:rsidRPr="00562EE7">
        <w:t>Link Space</w:t>
      </w:r>
      <w:r>
        <w:t>”</w:t>
      </w:r>
      <w:r w:rsidR="00941FD8" w:rsidRPr="00562EE7">
        <w:t xml:space="preserve"> </w:t>
      </w:r>
      <w:r w:rsidR="00941FD8" w:rsidRPr="00E2017B">
        <w:t xml:space="preserve">(the Logit or Log scale), </w:t>
      </w:r>
      <w:r>
        <w:t>we</w:t>
      </w:r>
      <w:r w:rsidR="00941FD8" w:rsidRPr="00E2017B">
        <w:t xml:space="preserve"> ensure that the probabilities remain bounded and the model's fundamental assumptions about risk curvature are preserved.</w:t>
      </w:r>
    </w:p>
    <w:p w14:paraId="009BE66E" w14:textId="33A4A4B7" w:rsidR="00941FD8" w:rsidRPr="00E2017B" w:rsidRDefault="00941FD8" w:rsidP="00941FD8">
      <w:pPr>
        <w:spacing w:after="160" w:line="278" w:lineRule="auto"/>
        <w:rPr>
          <w:b/>
          <w:bCs/>
        </w:rPr>
      </w:pPr>
      <w:r w:rsidRPr="00E2017B">
        <w:rPr>
          <w:b/>
          <w:bCs/>
        </w:rPr>
        <w:t>Generalizab</w:t>
      </w:r>
      <w:r w:rsidR="00562EE7">
        <w:rPr>
          <w:b/>
          <w:bCs/>
        </w:rPr>
        <w:t>ility</w:t>
      </w:r>
    </w:p>
    <w:p w14:paraId="77E3C6F3" w14:textId="41003094" w:rsidR="00941FD8" w:rsidRPr="00562EE7" w:rsidRDefault="00941FD8" w:rsidP="00941FD8">
      <w:pPr>
        <w:spacing w:after="160" w:line="278" w:lineRule="auto"/>
      </w:pPr>
      <w:r w:rsidRPr="00E2017B">
        <w:t xml:space="preserve">The </w:t>
      </w:r>
      <w:r w:rsidR="00562EE7">
        <w:t>“</w:t>
      </w:r>
      <w:r w:rsidRPr="00562EE7">
        <w:t>Audit Logic</w:t>
      </w:r>
      <w:r w:rsidR="00562EE7">
        <w:t>”</w:t>
      </w:r>
      <w:r w:rsidRPr="00562EE7">
        <w:t xml:space="preserve"> is agnostic to the model type. Regardless of the link function, the </w:t>
      </w:r>
      <w:r w:rsidR="00562EE7">
        <w:t>“</w:t>
      </w:r>
      <w:r w:rsidRPr="00562EE7">
        <w:t>Score Test</w:t>
      </w:r>
      <w:r w:rsidR="00562EE7">
        <w:t>”</w:t>
      </w:r>
      <w:r w:rsidRPr="00562EE7">
        <w:t xml:space="preserve"> and </w:t>
      </w:r>
      <w:r w:rsidR="00562EE7">
        <w:t>“</w:t>
      </w:r>
      <w:r w:rsidRPr="00562EE7">
        <w:t>Likelihood Ratio Test</w:t>
      </w:r>
      <w:r w:rsidR="00562EE7">
        <w:t>”</w:t>
      </w:r>
      <w:r w:rsidRPr="00562EE7">
        <w:t xml:space="preserve"> work the same way:</w:t>
      </w:r>
    </w:p>
    <w:p w14:paraId="785452EF" w14:textId="77777777" w:rsidR="00941FD8" w:rsidRPr="00562EE7" w:rsidRDefault="00941FD8" w:rsidP="00941FD8">
      <w:pPr>
        <w:numPr>
          <w:ilvl w:val="0"/>
          <w:numId w:val="41"/>
        </w:numPr>
        <w:spacing w:after="160" w:line="278" w:lineRule="auto"/>
      </w:pPr>
      <w:r w:rsidRPr="00562EE7">
        <w:t>Tier 1: Does the "Baseline" (Intercept) fit?</w:t>
      </w:r>
    </w:p>
    <w:p w14:paraId="55FE8D8A" w14:textId="77777777" w:rsidR="00941FD8" w:rsidRPr="00562EE7" w:rsidRDefault="00941FD8" w:rsidP="00941FD8">
      <w:pPr>
        <w:numPr>
          <w:ilvl w:val="0"/>
          <w:numId w:val="41"/>
        </w:numPr>
        <w:spacing w:after="160" w:line="278" w:lineRule="auto"/>
      </w:pPr>
      <w:r w:rsidRPr="00562EE7">
        <w:t>Tier 2: Does the "Magnitude" (Slope) fit?</w:t>
      </w:r>
    </w:p>
    <w:p w14:paraId="2188C492" w14:textId="77777777" w:rsidR="00941FD8" w:rsidRPr="00562EE7" w:rsidRDefault="00941FD8" w:rsidP="00941FD8">
      <w:pPr>
        <w:numPr>
          <w:ilvl w:val="0"/>
          <w:numId w:val="41"/>
        </w:numPr>
        <w:spacing w:after="160" w:line="278" w:lineRule="auto"/>
      </w:pPr>
      <w:r w:rsidRPr="00562EE7">
        <w:t>Tier 3: Does the "Shape" (Higher Moments) fit?</w:t>
      </w:r>
    </w:p>
    <w:p w14:paraId="16E9DBED" w14:textId="35155E5C" w:rsidR="00941FD8" w:rsidRPr="00E2017B" w:rsidRDefault="00941FD8" w:rsidP="00941FD8">
      <w:pPr>
        <w:spacing w:after="160" w:line="278" w:lineRule="auto"/>
        <w:rPr>
          <w:b/>
          <w:bCs/>
        </w:rPr>
      </w:pPr>
      <w:r w:rsidRPr="00E2017B">
        <w:rPr>
          <w:b/>
          <w:bCs/>
        </w:rPr>
        <w:t>The Information Geometry</w:t>
      </w:r>
    </w:p>
    <w:p w14:paraId="24A6C022" w14:textId="5CD02D58" w:rsidR="00941FD8" w:rsidRPr="00E2017B" w:rsidRDefault="00941FD8" w:rsidP="00941FD8">
      <w:pPr>
        <w:spacing w:after="160" w:line="278" w:lineRule="auto"/>
      </w:pPr>
      <w:r w:rsidRPr="00E2017B">
        <w:t xml:space="preserve">In </w:t>
      </w:r>
      <w:r w:rsidR="00562EE7">
        <w:t>“</w:t>
      </w:r>
      <w:r w:rsidRPr="00E2017B">
        <w:t>information geometry</w:t>
      </w:r>
      <w:r w:rsidR="00562EE7">
        <w:t>”</w:t>
      </w:r>
      <w:r w:rsidRPr="00E2017B">
        <w:t xml:space="preserve">, the coefficients </w:t>
      </w:r>
      <m:oMath>
        <m:r>
          <w:rPr>
            <w:rFonts w:ascii="Cambria Math" w:hAnsi="Cambria Math"/>
          </w:rPr>
          <m:t>β</m:t>
        </m:r>
      </m:oMath>
      <w:r w:rsidRPr="00E2017B">
        <w:t xml:space="preserve"> define the </w:t>
      </w:r>
      <w:r w:rsidR="00562EE7">
        <w:t>“</w:t>
      </w:r>
      <w:r w:rsidRPr="00562EE7">
        <w:t>Orientation</w:t>
      </w:r>
      <w:r w:rsidR="00562EE7">
        <w:t>”</w:t>
      </w:r>
      <w:r w:rsidRPr="00562EE7">
        <w:t xml:space="preserve"> of the model in the feature space, while the intercept </w:t>
      </w:r>
      <m:oMath>
        <m:r>
          <w:rPr>
            <w:rFonts w:ascii="Cambria Math" w:hAnsi="Cambria Math"/>
          </w:rPr>
          <m:t>α</m:t>
        </m:r>
      </m:oMath>
      <w:r w:rsidR="00562EE7">
        <w:t xml:space="preserve"> </w:t>
      </w:r>
      <w:r w:rsidRPr="00562EE7">
        <w:t xml:space="preserve">defines its </w:t>
      </w:r>
      <w:r w:rsidR="00562EE7">
        <w:t>“</w:t>
      </w:r>
      <w:r w:rsidRPr="00562EE7">
        <w:t>Position</w:t>
      </w:r>
      <w:r w:rsidR="00562EE7">
        <w:t>”</w:t>
      </w:r>
      <w:r w:rsidRPr="00562EE7">
        <w:t>.</w:t>
      </w:r>
    </w:p>
    <w:p w14:paraId="7D7F3F46" w14:textId="6EFE5DB6" w:rsidR="00941FD8" w:rsidRPr="00562EE7" w:rsidRDefault="00562EE7" w:rsidP="00562EE7">
      <w:pPr>
        <w:spacing w:after="160" w:line="278" w:lineRule="auto"/>
      </w:pPr>
      <w:r>
        <w:t>O</w:t>
      </w:r>
      <w:r w:rsidR="00941FD8" w:rsidRPr="00E2017B">
        <w:t xml:space="preserve">ur "Centered Algorithm" assumes that the </w:t>
      </w:r>
      <w:r>
        <w:t>“</w:t>
      </w:r>
      <w:r w:rsidR="00941FD8" w:rsidRPr="00562EE7">
        <w:t>Orientation</w:t>
      </w:r>
      <w:r>
        <w:t>”</w:t>
      </w:r>
      <w:r w:rsidR="00941FD8" w:rsidRPr="00562EE7">
        <w:t xml:space="preserve"> (how age or cholesterol relates to heart disease) is a biological constant that generalizes well, but the </w:t>
      </w:r>
      <w:r>
        <w:t>“</w:t>
      </w:r>
      <w:r w:rsidR="00941FD8" w:rsidRPr="00562EE7">
        <w:t>Position</w:t>
      </w:r>
      <w:r>
        <w:t>”</w:t>
      </w:r>
      <w:r w:rsidR="00941FD8" w:rsidRPr="00562EE7">
        <w:t xml:space="preserve"> </w:t>
      </w:r>
      <w:r w:rsidR="00941FD8" w:rsidRPr="00E2017B">
        <w:t xml:space="preserve">(the </w:t>
      </w:r>
      <w:r w:rsidR="00941FD8" w:rsidRPr="00E2017B">
        <w:lastRenderedPageBreak/>
        <w:t xml:space="preserve">population prevalence) is a geographic or demographic variable. By isolating the Intercept as the primary recalibration moment, </w:t>
      </w:r>
      <w:r>
        <w:t>we</w:t>
      </w:r>
      <w:r w:rsidR="00941FD8" w:rsidRPr="00E2017B">
        <w:t xml:space="preserve"> are choosing the most "information-efficient" way to transport an algorithm.</w:t>
      </w:r>
    </w:p>
    <w:p w14:paraId="5271FB7A" w14:textId="44C6C266" w:rsidR="00941FD8" w:rsidRPr="00E2017B" w:rsidRDefault="00941FD8" w:rsidP="00941FD8">
      <w:pPr>
        <w:spacing w:after="160" w:line="278" w:lineRule="auto"/>
      </w:pPr>
      <w:r w:rsidRPr="00E2017B">
        <w:rPr>
          <w:b/>
          <w:bCs/>
        </w:rPr>
        <w:t>Statistical Transportability</w:t>
      </w:r>
    </w:p>
    <w:p w14:paraId="2770FE92" w14:textId="05A70596" w:rsidR="009926CD" w:rsidRPr="00E2017B" w:rsidRDefault="00941FD8" w:rsidP="009926CD">
      <w:pPr>
        <w:spacing w:after="160" w:line="278" w:lineRule="auto"/>
      </w:pPr>
      <w:r w:rsidRPr="00E2017B">
        <w:t xml:space="preserve">The </w:t>
      </w:r>
      <w:r w:rsidR="00562EE7">
        <w:t>framework</w:t>
      </w:r>
      <w:r w:rsidRPr="00E2017B">
        <w:rPr>
          <w:b/>
          <w:bCs/>
        </w:rPr>
        <w:t xml:space="preserve"> </w:t>
      </w:r>
      <w:r w:rsidRPr="00562EE7">
        <w:t>is not data</w:t>
      </w:r>
      <w:r w:rsidR="009926CD">
        <w:t xml:space="preserve"> </w:t>
      </w:r>
      <w:r w:rsidRPr="00562EE7">
        <w:t xml:space="preserve">independent. </w:t>
      </w:r>
      <w:r w:rsidRPr="00E2017B">
        <w:t xml:space="preserve">In fact, </w:t>
      </w:r>
      <w:r w:rsidR="009926CD">
        <w:t>t</w:t>
      </w:r>
      <w:r w:rsidR="009926CD" w:rsidRPr="00E2017B">
        <w:t xml:space="preserve">he </w:t>
      </w:r>
      <w:r w:rsidR="009926CD" w:rsidRPr="00E2017B">
        <w:rPr>
          <w:i/>
          <w:iCs/>
        </w:rPr>
        <w:t>logic</w:t>
      </w:r>
      <w:r w:rsidR="009926CD" w:rsidRPr="00E2017B">
        <w:t xml:space="preserve"> of the shift is generalizable (it works for any data), but the </w:t>
      </w:r>
      <w:r w:rsidR="009926CD" w:rsidRPr="00E2017B">
        <w:rPr>
          <w:i/>
          <w:iCs/>
        </w:rPr>
        <w:t>value</w:t>
      </w:r>
      <w:r w:rsidR="009926CD" w:rsidRPr="00E2017B">
        <w:t xml:space="preserve"> of the shift is entirely dependent on the specific external data you are looking at.</w:t>
      </w:r>
    </w:p>
    <w:p w14:paraId="52B8C83C" w14:textId="63E94185" w:rsidR="00941FD8" w:rsidRPr="00E2017B" w:rsidRDefault="009926CD" w:rsidP="009926CD">
      <w:pPr>
        <w:spacing w:after="160" w:line="278" w:lineRule="auto"/>
      </w:pPr>
      <w:r>
        <w:t>On the other hand, t</w:t>
      </w:r>
      <w:r w:rsidR="00941FD8" w:rsidRPr="00E2017B">
        <w:t xml:space="preserve">he strength of our framework is that it is </w:t>
      </w:r>
      <w:r w:rsidR="00562EE7">
        <w:t>“</w:t>
      </w:r>
      <w:r>
        <w:t>d</w:t>
      </w:r>
      <w:r w:rsidR="00941FD8" w:rsidRPr="00562EE7">
        <w:t>ata-</w:t>
      </w:r>
      <w:r>
        <w:t>i</w:t>
      </w:r>
      <w:r w:rsidR="00941FD8" w:rsidRPr="00562EE7">
        <w:t>nformed</w:t>
      </w:r>
      <w:r w:rsidR="00562EE7">
        <w:t>”</w:t>
      </w:r>
      <w:r w:rsidR="00941FD8" w:rsidRPr="00562EE7">
        <w:t xml:space="preserve"> while remaining </w:t>
      </w:r>
      <w:r w:rsidR="00562EE7">
        <w:t>“</w:t>
      </w:r>
      <w:r>
        <w:t>s</w:t>
      </w:r>
      <w:r w:rsidR="00941FD8" w:rsidRPr="00562EE7">
        <w:t xml:space="preserve">tructurally </w:t>
      </w:r>
      <w:r>
        <w:t>g</w:t>
      </w:r>
      <w:r w:rsidR="00941FD8" w:rsidRPr="00562EE7">
        <w:t>eneralizable</w:t>
      </w:r>
      <w:r w:rsidR="00562EE7">
        <w:t>”</w:t>
      </w:r>
      <w:r w:rsidR="00941FD8" w:rsidRPr="00562EE7">
        <w:t>.</w:t>
      </w:r>
      <w:r>
        <w:t xml:space="preserve"> </w:t>
      </w:r>
      <w:r w:rsidR="00941FD8" w:rsidRPr="00E2017B">
        <w:t>To understand this distinction, we have to look at what is "</w:t>
      </w:r>
      <w:r>
        <w:t>l</w:t>
      </w:r>
      <w:r w:rsidR="00941FD8" w:rsidRPr="00E2017B">
        <w:t>ocked" (from the development data) and what is "</w:t>
      </w:r>
      <w:r>
        <w:t>f</w:t>
      </w:r>
      <w:r w:rsidR="00941FD8" w:rsidRPr="00E2017B">
        <w:t>luid" (informed by the external data).</w:t>
      </w:r>
      <w:r>
        <w:t xml:space="preserve"> </w:t>
      </w:r>
      <w:r w:rsidR="00941FD8" w:rsidRPr="00E2017B">
        <w:t>In our framework, "</w:t>
      </w:r>
      <w:r>
        <w:t>g</w:t>
      </w:r>
      <w:r w:rsidR="00941FD8" w:rsidRPr="00E2017B">
        <w:t xml:space="preserve">eneralizability" refers to the </w:t>
      </w:r>
      <w:r w:rsidRPr="009926CD">
        <w:t>i</w:t>
      </w:r>
      <w:r w:rsidR="00941FD8" w:rsidRPr="009926CD">
        <w:t xml:space="preserve">nvariance of the </w:t>
      </w:r>
      <w:r>
        <w:t>beta-</w:t>
      </w:r>
      <w:r w:rsidRPr="009926CD">
        <w:t>c</w:t>
      </w:r>
      <w:r w:rsidR="00941FD8" w:rsidRPr="009926CD">
        <w:t>oefficients</w:t>
      </w:r>
      <w:r w:rsidR="00941FD8" w:rsidRPr="00E2017B">
        <w:rPr>
          <w:b/>
          <w:bCs/>
        </w:rPr>
        <w:t xml:space="preserve"> </w:t>
      </w:r>
    </w:p>
    <w:p w14:paraId="4E5C506F" w14:textId="34F2B552" w:rsidR="00941FD8" w:rsidRPr="00E2017B" w:rsidRDefault="009926CD" w:rsidP="009926CD">
      <w:pPr>
        <w:spacing w:after="160" w:line="278" w:lineRule="auto"/>
      </w:pPr>
      <w:r>
        <w:t>As a typical example, w</w:t>
      </w:r>
      <w:r w:rsidR="00941FD8" w:rsidRPr="00E2017B">
        <w:t>hen we move from Males to Females, we make a bold assumption:</w:t>
      </w:r>
      <w:r>
        <w:t xml:space="preserve"> </w:t>
      </w:r>
      <w:r w:rsidR="00941FD8" w:rsidRPr="00E2017B">
        <w:t xml:space="preserve">The </w:t>
      </w:r>
      <w:r w:rsidRPr="009926CD">
        <w:t>r</w:t>
      </w:r>
      <w:r w:rsidR="00941FD8" w:rsidRPr="009926CD">
        <w:t xml:space="preserve">elative </w:t>
      </w:r>
      <w:r w:rsidRPr="009926CD">
        <w:t>r</w:t>
      </w:r>
      <w:r w:rsidR="00941FD8" w:rsidRPr="009926CD">
        <w:t>isk</w:t>
      </w:r>
      <w:r w:rsidR="00941FD8" w:rsidRPr="00E2017B">
        <w:t xml:space="preserve"> (the </w:t>
      </w:r>
      <m:oMath>
        <m:r>
          <w:rPr>
            <w:rFonts w:ascii="Cambria Math" w:hAnsi="Cambria Math"/>
          </w:rPr>
          <m:t>β</m:t>
        </m:r>
      </m:oMath>
      <w:r>
        <w:t xml:space="preserve"> coefficient</w:t>
      </w:r>
      <w:r w:rsidR="00941FD8" w:rsidRPr="00E2017B">
        <w:t xml:space="preserve">) is a stable biological property, but the </w:t>
      </w:r>
      <w:r w:rsidRPr="009926CD">
        <w:t>b</w:t>
      </w:r>
      <w:r w:rsidR="00941FD8" w:rsidRPr="009926CD">
        <w:t xml:space="preserve">aseline </w:t>
      </w:r>
      <w:r w:rsidRPr="009926CD">
        <w:t>r</w:t>
      </w:r>
      <w:r w:rsidR="00941FD8" w:rsidRPr="009926CD">
        <w:t>isk</w:t>
      </w:r>
      <w:r w:rsidR="00941FD8" w:rsidRPr="00E2017B">
        <w:t xml:space="preserve"> (the </w:t>
      </w:r>
      <w:r>
        <w:t>i</w:t>
      </w:r>
      <w:r w:rsidR="00941FD8" w:rsidRPr="00E2017B">
        <w:t>ntercept</w:t>
      </w:r>
      <w:r>
        <w:t xml:space="preserve"> </w:t>
      </w:r>
      <m:oMath>
        <m:r>
          <w:rPr>
            <w:rFonts w:ascii="Cambria Math" w:hAnsi="Cambria Math"/>
          </w:rPr>
          <m:t>α</m:t>
        </m:r>
      </m:oMath>
      <w:r w:rsidR="00941FD8" w:rsidRPr="00E2017B">
        <w:t>) is a population property.</w:t>
      </w:r>
      <w:r>
        <w:t xml:space="preserve"> While t</w:t>
      </w:r>
      <w:r w:rsidR="00941FD8" w:rsidRPr="00E2017B">
        <w:t xml:space="preserve">he </w:t>
      </w:r>
      <w:r>
        <w:t>beta-</w:t>
      </w:r>
      <w:r w:rsidR="00941FD8" w:rsidRPr="00E2017B">
        <w:t xml:space="preserve">coefficients are "data-independent" relative to the </w:t>
      </w:r>
      <w:r w:rsidR="00941FD8" w:rsidRPr="00E2017B">
        <w:rPr>
          <w:i/>
          <w:iCs/>
        </w:rPr>
        <w:t>external</w:t>
      </w:r>
      <w:r w:rsidR="00941FD8" w:rsidRPr="00E2017B">
        <w:t xml:space="preserve"> set </w:t>
      </w:r>
      <w:r>
        <w:t>(</w:t>
      </w:r>
      <w:r w:rsidR="00941FD8" w:rsidRPr="00E2017B">
        <w:t xml:space="preserve">because </w:t>
      </w:r>
      <w:r>
        <w:t>we</w:t>
      </w:r>
      <w:r w:rsidR="00941FD8" w:rsidRPr="00E2017B">
        <w:t xml:space="preserve"> are transporting them from the </w:t>
      </w:r>
      <w:r w:rsidR="00941FD8" w:rsidRPr="00E2017B">
        <w:rPr>
          <w:i/>
          <w:iCs/>
        </w:rPr>
        <w:t>development</w:t>
      </w:r>
      <w:r w:rsidR="00941FD8" w:rsidRPr="00E2017B">
        <w:t xml:space="preserve"> set</w:t>
      </w:r>
      <w:r>
        <w:t xml:space="preserve">), </w:t>
      </w:r>
      <w:r w:rsidR="00941FD8" w:rsidRPr="00E2017B">
        <w:t xml:space="preserve">the </w:t>
      </w:r>
      <w:r>
        <w:t>“</w:t>
      </w:r>
      <w:r w:rsidRPr="009926CD">
        <w:t>r</w:t>
      </w:r>
      <w:r w:rsidR="00941FD8" w:rsidRPr="009926CD">
        <w:t xml:space="preserve">ecalibration </w:t>
      </w:r>
      <w:r w:rsidRPr="009926CD">
        <w:t>i</w:t>
      </w:r>
      <w:r w:rsidR="00941FD8" w:rsidRPr="009926CD">
        <w:t>ntercept</w:t>
      </w:r>
      <w:r>
        <w:t>”</w:t>
      </w:r>
      <w:r w:rsidR="00941FD8" w:rsidRPr="00E2017B">
        <w:t xml:space="preserve"> </w:t>
      </w:r>
      <w:r>
        <w:t>works as</w:t>
      </w:r>
      <w:r w:rsidR="00941FD8" w:rsidRPr="00E2017B">
        <w:t xml:space="preserve"> </w:t>
      </w:r>
      <w:r>
        <w:t>a</w:t>
      </w:r>
      <w:r w:rsidR="00941FD8" w:rsidRPr="00E2017B">
        <w:t xml:space="preserve"> bridge that makes those "old" coefficients relevant to </w:t>
      </w:r>
      <w:r>
        <w:t xml:space="preserve">the </w:t>
      </w:r>
      <w:r w:rsidR="00941FD8" w:rsidRPr="00E2017B">
        <w:t>"new" data.</w:t>
      </w:r>
    </w:p>
    <w:p w14:paraId="33C18D29" w14:textId="7934427B" w:rsidR="00941FD8" w:rsidRPr="00E2017B" w:rsidRDefault="00941FD8" w:rsidP="00941FD8">
      <w:pPr>
        <w:spacing w:after="160" w:line="278" w:lineRule="auto"/>
      </w:pPr>
      <w:r w:rsidRPr="00E2017B">
        <w:t xml:space="preserve">Let's look at the </w:t>
      </w:r>
      <w:r w:rsidR="009926CD">
        <w:t>l</w:t>
      </w:r>
      <w:r w:rsidRPr="00E2017B">
        <w:t>ogistic recalibration formula again to see where the dependencies lie:</w:t>
      </w:r>
    </w:p>
    <w:p w14:paraId="23513FE7" w14:textId="6782C4BB" w:rsidR="00941FD8" w:rsidRPr="00E2017B" w:rsidRDefault="00000000" w:rsidP="00941FD8">
      <w:pPr>
        <w:spacing w:after="160" w:line="278" w:lineRule="auto"/>
      </w:pPr>
      <m:oMathPara>
        <m:oMath>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rPr>
            <m:t xml:space="preserve"> = </m:t>
          </m:r>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ext</m:t>
                  </m:r>
                </m:sub>
              </m:sSub>
            </m:e>
          </m:d>
          <m:r>
            <w:rPr>
              <w:rFonts w:ascii="Cambria Math" w:hAnsi="Cambria Math"/>
            </w:rPr>
            <m:t xml:space="preserve">+ </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dev</m:t>
                      </m:r>
                    </m:sub>
                  </m:sSub>
                  <m:r>
                    <w:rPr>
                      <w:rFonts w:ascii="Cambria Math" w:hAnsi="Cambria Math"/>
                    </w:rPr>
                    <m:t xml:space="preserve"> - </m:t>
                  </m:r>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dev</m:t>
                          </m:r>
                        </m:sub>
                      </m:sSub>
                    </m:e>
                  </m:d>
                </m:e>
              </m:d>
            </m:e>
            <m:sub/>
          </m:sSub>
        </m:oMath>
      </m:oMathPara>
    </w:p>
    <w:p w14:paraId="21C05887" w14:textId="74248447" w:rsidR="00941FD8" w:rsidRPr="00E2017B" w:rsidRDefault="00941FD8" w:rsidP="009274C9">
      <w:pPr>
        <w:spacing w:after="160" w:line="278" w:lineRule="auto"/>
      </w:pPr>
      <w:r w:rsidRPr="009274C9">
        <w:t xml:space="preserve">The </w:t>
      </w:r>
      <w:r w:rsidR="009274C9" w:rsidRPr="009274C9">
        <w:t>f</w:t>
      </w:r>
      <w:r w:rsidRPr="009274C9">
        <w:t xml:space="preserve">irst </w:t>
      </w:r>
      <w:r w:rsidR="009274C9" w:rsidRPr="009274C9">
        <w:t>t</w:t>
      </w:r>
      <w:r w:rsidRPr="009274C9">
        <w:t xml:space="preserve">erm is purely </w:t>
      </w:r>
      <w:r w:rsidR="009274C9">
        <w:t>“d</w:t>
      </w:r>
      <w:r w:rsidRPr="009274C9">
        <w:t xml:space="preserve">ata </w:t>
      </w:r>
      <w:r w:rsidR="009274C9">
        <w:t>d</w:t>
      </w:r>
      <w:r w:rsidRPr="009274C9">
        <w:t>ependent</w:t>
      </w:r>
      <w:r w:rsidR="009274C9">
        <w:t>” (a</w:t>
      </w:r>
      <w:r w:rsidRPr="009274C9">
        <w:t xml:space="preserve"> "</w:t>
      </w:r>
      <w:r w:rsidR="009274C9">
        <w:t>r</w:t>
      </w:r>
      <w:r w:rsidRPr="009274C9">
        <w:t>eal-world anchor" from the new population</w:t>
      </w:r>
      <w:r w:rsidR="009274C9">
        <w:t xml:space="preserve">), whereas </w:t>
      </w:r>
      <w:r w:rsidR="009274C9" w:rsidRPr="009274C9">
        <w:t>t</w:t>
      </w:r>
      <w:r w:rsidRPr="009274C9">
        <w:t xml:space="preserve">he </w:t>
      </w:r>
      <w:r w:rsidR="009274C9" w:rsidRPr="009274C9">
        <w:t>s</w:t>
      </w:r>
      <w:r w:rsidRPr="009274C9">
        <w:t xml:space="preserve">econd </w:t>
      </w:r>
      <w:r w:rsidR="009274C9" w:rsidRPr="009274C9">
        <w:t>t</w:t>
      </w:r>
      <w:r w:rsidRPr="009274C9">
        <w:t>erm (</w:t>
      </w:r>
      <w:r w:rsidR="009274C9" w:rsidRPr="009274C9">
        <w:t>t</w:t>
      </w:r>
      <w:r w:rsidRPr="009274C9">
        <w:t xml:space="preserve">he </w:t>
      </w:r>
      <w:r w:rsidR="009274C9" w:rsidRPr="009274C9">
        <w:t>o</w:t>
      </w:r>
      <w:r w:rsidRPr="009274C9">
        <w:t xml:space="preserve">ffset) is </w:t>
      </w:r>
      <w:r w:rsidR="009274C9" w:rsidRPr="009274C9">
        <w:t>“m</w:t>
      </w:r>
      <w:r w:rsidRPr="009274C9">
        <w:t xml:space="preserve">odel </w:t>
      </w:r>
      <w:r w:rsidR="009274C9" w:rsidRPr="009274C9">
        <w:t>d</w:t>
      </w:r>
      <w:r w:rsidRPr="009274C9">
        <w:t>ependent</w:t>
      </w:r>
      <w:r w:rsidR="009274C9" w:rsidRPr="009274C9">
        <w:t>”</w:t>
      </w:r>
      <w:r w:rsidR="009274C9">
        <w:t xml:space="preserve"> (</w:t>
      </w:r>
      <w:r w:rsidRPr="00E2017B">
        <w:t>a characteristic of how the original model fits its own training data</w:t>
      </w:r>
      <w:r w:rsidR="009274C9">
        <w:t>)</w:t>
      </w:r>
      <w:r w:rsidRPr="00E2017B">
        <w:t>.</w:t>
      </w:r>
    </w:p>
    <w:p w14:paraId="2E225054" w14:textId="47E819F0" w:rsidR="00941FD8" w:rsidRPr="00E7639E" w:rsidRDefault="00941FD8" w:rsidP="00E7639E">
      <w:pPr>
        <w:spacing w:after="160" w:line="278" w:lineRule="auto"/>
      </w:pPr>
      <w:r w:rsidRPr="00E2017B">
        <w:t>If the recalibration were truly "data-</w:t>
      </w:r>
      <w:r w:rsidRPr="00E7639E">
        <w:t>independent"</w:t>
      </w:r>
      <w:r w:rsidR="009274C9" w:rsidRPr="00E7639E">
        <w:t>,</w:t>
      </w:r>
      <w:r w:rsidRPr="00E7639E">
        <w:t xml:space="preserve"> the </w:t>
      </w:r>
      <w:r w:rsidR="009274C9" w:rsidRPr="00E7639E">
        <w:t>a</w:t>
      </w:r>
      <w:r w:rsidRPr="00E7639E">
        <w:t xml:space="preserve">udit (Tier 2 and Tier 3) would always pass. But because the audit is </w:t>
      </w:r>
      <w:r w:rsidR="009274C9" w:rsidRPr="00E7639E">
        <w:t>“d</w:t>
      </w:r>
      <w:r w:rsidRPr="00E7639E">
        <w:t>ata-</w:t>
      </w:r>
      <w:r w:rsidR="009274C9" w:rsidRPr="00E7639E">
        <w:t>d</w:t>
      </w:r>
      <w:r w:rsidRPr="00E7639E">
        <w:t>riven</w:t>
      </w:r>
      <w:r w:rsidR="009274C9" w:rsidRPr="00E7639E">
        <w:t>”</w:t>
      </w:r>
      <w:r w:rsidRPr="00E7639E">
        <w:t xml:space="preserve">, </w:t>
      </w:r>
      <w:r w:rsidR="009274C9" w:rsidRPr="00E7639E">
        <w:t>it gives us a flexibility (e.g., t</w:t>
      </w:r>
      <w:r w:rsidRPr="00E7639E">
        <w:t xml:space="preserve">he data </w:t>
      </w:r>
      <w:r w:rsidR="009274C9" w:rsidRPr="00E7639E">
        <w:t xml:space="preserve">could </w:t>
      </w:r>
      <w:r w:rsidRPr="00E7639E">
        <w:t xml:space="preserve">suggest </w:t>
      </w:r>
      <w:r w:rsidR="009274C9" w:rsidRPr="00E7639E">
        <w:t xml:space="preserve">that </w:t>
      </w:r>
      <w:r w:rsidRPr="00E7639E">
        <w:t>the beta</w:t>
      </w:r>
      <w:r w:rsidR="009274C9" w:rsidRPr="00E7639E">
        <w:t>-coefficients</w:t>
      </w:r>
      <w:r w:rsidRPr="00E7639E">
        <w:t xml:space="preserve"> from the Males</w:t>
      </w:r>
      <w:r w:rsidRPr="00E2017B">
        <w:t xml:space="preserve"> are too strong for Females (Tier 2 failure</w:t>
      </w:r>
      <w:r w:rsidR="009274C9">
        <w:t>; or t</w:t>
      </w:r>
      <w:r w:rsidRPr="00E2017B">
        <w:t xml:space="preserve">he data </w:t>
      </w:r>
      <w:r w:rsidR="009274C9">
        <w:t xml:space="preserve">could </w:t>
      </w:r>
      <w:r w:rsidRPr="00E2017B">
        <w:t xml:space="preserve">suggest </w:t>
      </w:r>
      <w:r w:rsidR="009274C9">
        <w:t xml:space="preserve">that </w:t>
      </w:r>
      <w:r w:rsidRPr="00E2017B">
        <w:t>the non-linear age spline you is warped (Tier 3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746"/>
        <w:gridCol w:w="2849"/>
      </w:tblGrid>
      <w:tr w:rsidR="00941FD8" w:rsidRPr="00E2017B" w14:paraId="398F7F97"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708419" w14:textId="77777777" w:rsidR="00941FD8" w:rsidRPr="009274C9" w:rsidRDefault="00941FD8" w:rsidP="001D724E">
            <w:pPr>
              <w:spacing w:after="160" w:line="278" w:lineRule="auto"/>
              <w:rPr>
                <w:sz w:val="20"/>
                <w:szCs w:val="20"/>
              </w:rPr>
            </w:pPr>
            <w:r w:rsidRPr="009274C9">
              <w:rPr>
                <w:b/>
                <w:bCs/>
                <w:sz w:val="20"/>
                <w:szCs w:val="20"/>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8AE43" w14:textId="77777777" w:rsidR="00941FD8" w:rsidRPr="009274C9" w:rsidRDefault="00941FD8" w:rsidP="001D724E">
            <w:pPr>
              <w:spacing w:after="160" w:line="278" w:lineRule="auto"/>
              <w:rPr>
                <w:sz w:val="20"/>
                <w:szCs w:val="20"/>
              </w:rPr>
            </w:pPr>
            <w:r w:rsidRPr="009274C9">
              <w:rPr>
                <w:b/>
                <w:bCs/>
                <w:sz w:val="20"/>
                <w:szCs w:val="20"/>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231DC" w14:textId="77777777" w:rsidR="00941FD8" w:rsidRPr="009274C9" w:rsidRDefault="00941FD8" w:rsidP="001D724E">
            <w:pPr>
              <w:spacing w:after="160" w:line="278" w:lineRule="auto"/>
              <w:rPr>
                <w:sz w:val="20"/>
                <w:szCs w:val="20"/>
              </w:rPr>
            </w:pPr>
            <w:r w:rsidRPr="009274C9">
              <w:rPr>
                <w:b/>
                <w:bCs/>
                <w:sz w:val="20"/>
                <w:szCs w:val="20"/>
              </w:rPr>
              <w:t>Source</w:t>
            </w:r>
          </w:p>
        </w:tc>
      </w:tr>
      <w:tr w:rsidR="00941FD8" w:rsidRPr="00E2017B" w14:paraId="23F76766"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1EA64F" w14:textId="1E1A4D9E" w:rsidR="00941FD8" w:rsidRPr="009274C9" w:rsidRDefault="00941FD8" w:rsidP="001D724E">
            <w:pPr>
              <w:spacing w:after="160" w:line="278" w:lineRule="auto"/>
              <w:rPr>
                <w:sz w:val="20"/>
                <w:szCs w:val="20"/>
              </w:rPr>
            </w:pPr>
            <w:r w:rsidRPr="009274C9">
              <w:rPr>
                <w:b/>
                <w:bCs/>
                <w:sz w:val="20"/>
                <w:szCs w:val="20"/>
              </w:rPr>
              <w:t>Coefficients (</w:t>
            </w:r>
            <m:oMath>
              <m:r>
                <m:rPr>
                  <m:sty m:val="bi"/>
                </m:rPr>
                <w:rPr>
                  <w:rFonts w:ascii="Cambria Math" w:hAnsi="Cambria Math"/>
                  <w:sz w:val="20"/>
                  <w:szCs w:val="20"/>
                </w:rPr>
                <m:t>β</m:t>
              </m:r>
            </m:oMath>
            <w:r w:rsidRPr="009274C9">
              <w:rPr>
                <w:b/>
                <w:bCs/>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F1877" w14:textId="77777777" w:rsidR="00941FD8" w:rsidRPr="009274C9" w:rsidRDefault="00941FD8" w:rsidP="001D724E">
            <w:pPr>
              <w:spacing w:after="160" w:line="278" w:lineRule="auto"/>
              <w:rPr>
                <w:sz w:val="20"/>
                <w:szCs w:val="20"/>
              </w:rPr>
            </w:pPr>
            <w:r w:rsidRPr="009274C9">
              <w:rPr>
                <w:sz w:val="20"/>
                <w:szCs w:val="20"/>
              </w:rPr>
              <w:t>Fixed / Transported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A590F" w14:textId="77777777" w:rsidR="00941FD8" w:rsidRPr="009274C9" w:rsidRDefault="00941FD8" w:rsidP="001D724E">
            <w:pPr>
              <w:spacing w:after="160" w:line="278" w:lineRule="auto"/>
              <w:rPr>
                <w:sz w:val="20"/>
                <w:szCs w:val="20"/>
              </w:rPr>
            </w:pPr>
            <w:r w:rsidRPr="009274C9">
              <w:rPr>
                <w:sz w:val="20"/>
                <w:szCs w:val="20"/>
              </w:rPr>
              <w:t>Development Data</w:t>
            </w:r>
          </w:p>
        </w:tc>
      </w:tr>
      <w:tr w:rsidR="00941FD8" w:rsidRPr="00E2017B" w14:paraId="0727B92B"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66A73" w14:textId="60525EF5" w:rsidR="00941FD8" w:rsidRPr="009274C9" w:rsidRDefault="00941FD8" w:rsidP="001D724E">
            <w:pPr>
              <w:spacing w:after="160" w:line="278" w:lineRule="auto"/>
              <w:rPr>
                <w:sz w:val="20"/>
                <w:szCs w:val="20"/>
              </w:rPr>
            </w:pPr>
            <w:r w:rsidRPr="009274C9">
              <w:rPr>
                <w:b/>
                <w:bCs/>
                <w:sz w:val="20"/>
                <w:szCs w:val="20"/>
              </w:rPr>
              <w:t>Link Function (</w:t>
            </w:r>
            <m:oMath>
              <m:r>
                <m:rPr>
                  <m:sty m:val="bi"/>
                </m:rPr>
                <w:rPr>
                  <w:rFonts w:ascii="Cambria Math" w:hAnsi="Cambria Math"/>
                  <w:sz w:val="20"/>
                  <w:szCs w:val="20"/>
                </w:rPr>
                <m:t>g</m:t>
              </m:r>
            </m:oMath>
            <w:r w:rsidRPr="009274C9">
              <w:rPr>
                <w:b/>
                <w:bCs/>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EB908" w14:textId="77777777" w:rsidR="00941FD8" w:rsidRPr="009274C9" w:rsidRDefault="00941FD8" w:rsidP="001D724E">
            <w:pPr>
              <w:spacing w:after="160" w:line="278" w:lineRule="auto"/>
              <w:rPr>
                <w:sz w:val="20"/>
                <w:szCs w:val="20"/>
              </w:rPr>
            </w:pPr>
            <w:r w:rsidRPr="009274C9">
              <w:rPr>
                <w:sz w:val="20"/>
                <w:szCs w:val="20"/>
              </w:rPr>
              <w:t>Model-Dependent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D6065" w14:textId="77777777" w:rsidR="00941FD8" w:rsidRPr="009274C9" w:rsidRDefault="00941FD8" w:rsidP="001D724E">
            <w:pPr>
              <w:spacing w:after="160" w:line="278" w:lineRule="auto"/>
              <w:rPr>
                <w:sz w:val="20"/>
                <w:szCs w:val="20"/>
              </w:rPr>
            </w:pPr>
            <w:r w:rsidRPr="009274C9">
              <w:rPr>
                <w:sz w:val="20"/>
                <w:szCs w:val="20"/>
              </w:rPr>
              <w:t>Statistical Theory</w:t>
            </w:r>
          </w:p>
        </w:tc>
      </w:tr>
      <w:tr w:rsidR="00941FD8" w:rsidRPr="00E2017B" w14:paraId="5E0CFB90"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75C1F" w14:textId="084346F6" w:rsidR="00941FD8" w:rsidRPr="009274C9" w:rsidRDefault="00941FD8" w:rsidP="001D724E">
            <w:pPr>
              <w:spacing w:after="160" w:line="278" w:lineRule="auto"/>
              <w:rPr>
                <w:sz w:val="20"/>
                <w:szCs w:val="20"/>
              </w:rPr>
            </w:pPr>
            <w:r w:rsidRPr="009274C9">
              <w:rPr>
                <w:b/>
                <w:bCs/>
                <w:sz w:val="20"/>
                <w:szCs w:val="20"/>
              </w:rPr>
              <w:t>Intercept Shift (</w:t>
            </w:r>
            <m:oMath>
              <m:r>
                <m:rPr>
                  <m:sty m:val="bi"/>
                </m:rPr>
                <w:rPr>
                  <w:rFonts w:ascii="Cambria Math" w:hAnsi="Cambria Math"/>
                  <w:sz w:val="20"/>
                  <w:szCs w:val="20"/>
                </w:rPr>
                <m:t>c</m:t>
              </m:r>
            </m:oMath>
            <w:r w:rsidRPr="009274C9">
              <w:rPr>
                <w:b/>
                <w:bCs/>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5DF43" w14:textId="77777777" w:rsidR="00941FD8" w:rsidRPr="009274C9" w:rsidRDefault="00941FD8" w:rsidP="001D724E">
            <w:pPr>
              <w:spacing w:after="160" w:line="278" w:lineRule="auto"/>
              <w:rPr>
                <w:sz w:val="20"/>
                <w:szCs w:val="20"/>
              </w:rPr>
            </w:pPr>
            <w:r w:rsidRPr="009274C9">
              <w:rPr>
                <w:sz w:val="20"/>
                <w:szCs w:val="20"/>
              </w:rPr>
              <w:t>Data-Dependent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2EA8D" w14:textId="77777777" w:rsidR="00941FD8" w:rsidRPr="009274C9" w:rsidRDefault="00941FD8" w:rsidP="001D724E">
            <w:pPr>
              <w:spacing w:after="160" w:line="278" w:lineRule="auto"/>
              <w:rPr>
                <w:sz w:val="20"/>
                <w:szCs w:val="20"/>
              </w:rPr>
            </w:pPr>
            <w:r w:rsidRPr="009274C9">
              <w:rPr>
                <w:sz w:val="20"/>
                <w:szCs w:val="20"/>
              </w:rPr>
              <w:t>External Data (1st Moment)</w:t>
            </w:r>
          </w:p>
        </w:tc>
      </w:tr>
      <w:tr w:rsidR="00941FD8" w:rsidRPr="00E2017B" w14:paraId="482F8561"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BA312" w14:textId="77777777" w:rsidR="00941FD8" w:rsidRPr="009274C9" w:rsidRDefault="00941FD8" w:rsidP="001D724E">
            <w:pPr>
              <w:spacing w:after="160" w:line="278" w:lineRule="auto"/>
              <w:rPr>
                <w:sz w:val="20"/>
                <w:szCs w:val="20"/>
              </w:rPr>
            </w:pPr>
            <w:r w:rsidRPr="009274C9">
              <w:rPr>
                <w:b/>
                <w:bCs/>
                <w:sz w:val="20"/>
                <w:szCs w:val="20"/>
              </w:rPr>
              <w:lastRenderedPageBreak/>
              <w:t>Audit (Tier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BC89F" w14:textId="77777777" w:rsidR="00941FD8" w:rsidRPr="009274C9" w:rsidRDefault="00941FD8" w:rsidP="001D724E">
            <w:pPr>
              <w:spacing w:after="160" w:line="278" w:lineRule="auto"/>
              <w:rPr>
                <w:sz w:val="20"/>
                <w:szCs w:val="20"/>
              </w:rPr>
            </w:pPr>
            <w:r w:rsidRPr="009274C9">
              <w:rPr>
                <w:sz w:val="20"/>
                <w:szCs w:val="20"/>
              </w:rPr>
              <w:t>Data-Dependent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C68DB" w14:textId="77777777" w:rsidR="00941FD8" w:rsidRPr="009274C9" w:rsidRDefault="00941FD8" w:rsidP="001D724E">
            <w:pPr>
              <w:spacing w:after="160" w:line="278" w:lineRule="auto"/>
              <w:rPr>
                <w:sz w:val="20"/>
                <w:szCs w:val="20"/>
              </w:rPr>
            </w:pPr>
            <w:r w:rsidRPr="009274C9">
              <w:rPr>
                <w:sz w:val="20"/>
                <w:szCs w:val="20"/>
              </w:rPr>
              <w:t>External Data (Higher Moments)</w:t>
            </w:r>
          </w:p>
        </w:tc>
      </w:tr>
    </w:tbl>
    <w:p w14:paraId="2E39EDD6" w14:textId="77777777" w:rsidR="0079179F" w:rsidRDefault="0079179F" w:rsidP="00941FD8">
      <w:pPr>
        <w:spacing w:after="160" w:line="278" w:lineRule="auto"/>
        <w:rPr>
          <w:b/>
          <w:bCs/>
        </w:rPr>
      </w:pPr>
    </w:p>
    <w:p w14:paraId="0465BBB9" w14:textId="76018B92" w:rsidR="00941FD8" w:rsidRPr="00E2017B" w:rsidRDefault="0079179F" w:rsidP="00941FD8">
      <w:pPr>
        <w:spacing w:after="160" w:line="278" w:lineRule="auto"/>
      </w:pPr>
      <w:r w:rsidRPr="0079179F">
        <w:t xml:space="preserve">This makes </w:t>
      </w:r>
      <w:r w:rsidR="00941FD8" w:rsidRPr="0079179F">
        <w:t xml:space="preserve">our method </w:t>
      </w:r>
      <w:r w:rsidRPr="0079179F">
        <w:t>“m</w:t>
      </w:r>
      <w:r w:rsidR="00941FD8" w:rsidRPr="0079179F">
        <w:t>odel-</w:t>
      </w:r>
      <w:r w:rsidRPr="0079179F">
        <w:t>a</w:t>
      </w:r>
      <w:r w:rsidR="00941FD8" w:rsidRPr="0079179F">
        <w:t>ware</w:t>
      </w:r>
      <w:r w:rsidRPr="0079179F">
        <w:t>”</w:t>
      </w:r>
      <w:r w:rsidR="00941FD8" w:rsidRPr="0079179F">
        <w:t xml:space="preserve"> and </w:t>
      </w:r>
      <w:r w:rsidRPr="0079179F">
        <w:t>“d</w:t>
      </w:r>
      <w:r w:rsidR="00941FD8" w:rsidRPr="0079179F">
        <w:t>ata-</w:t>
      </w:r>
      <w:r w:rsidRPr="0079179F">
        <w:t>a</w:t>
      </w:r>
      <w:r w:rsidR="00941FD8" w:rsidRPr="0079179F">
        <w:t>daptive</w:t>
      </w:r>
      <w:r w:rsidRPr="0079179F">
        <w:t>”</w:t>
      </w:r>
      <w:r w:rsidR="00941FD8" w:rsidRPr="0079179F">
        <w:t>.</w:t>
      </w:r>
      <w:r w:rsidR="00941FD8" w:rsidRPr="00E2017B">
        <w:t xml:space="preserve"> It is generalizable because it provides a universal "port" to plug old models into new data, but it remains strictly anchored to the empirical reality of the new data.</w:t>
      </w:r>
    </w:p>
    <w:p w14:paraId="60890E0A" w14:textId="705F3003" w:rsidR="00941FD8" w:rsidRPr="00E2017B" w:rsidRDefault="00941FD8" w:rsidP="00E7639E">
      <w:pPr>
        <w:spacing w:after="160" w:line="278" w:lineRule="auto"/>
      </w:pPr>
      <w:r w:rsidRPr="00E7639E">
        <w:t>The Intercept (1st Moment)</w:t>
      </w:r>
      <w:r w:rsidR="00E7639E">
        <w:t xml:space="preserve"> </w:t>
      </w:r>
      <w:r w:rsidRPr="00E7639E">
        <w:t xml:space="preserve">is 100% dependent on the external dataset's mean. If our external sample is only 20 people, </w:t>
      </w:r>
      <w:r w:rsidR="00E7639E">
        <w:t>the</w:t>
      </w:r>
      <w:r w:rsidRPr="00E7639E">
        <w:t xml:space="preserve"> shift will be highly unstable</w:t>
      </w:r>
      <w:r w:rsidR="00E7639E">
        <w:t>, and t</w:t>
      </w:r>
      <w:r w:rsidRPr="00E7639E">
        <w:t xml:space="preserve">he </w:t>
      </w:r>
      <w:r w:rsidR="00E7639E">
        <w:t>a</w:t>
      </w:r>
      <w:r w:rsidRPr="00E7639E">
        <w:t>udit (2nd/3rd Moments) require even more data to be reliable</w:t>
      </w:r>
      <w:r w:rsidR="00E7639E">
        <w:t xml:space="preserve">, yet the framework is </w:t>
      </w:r>
      <w:r w:rsidRPr="00E7639E">
        <w:t>"</w:t>
      </w:r>
      <w:r w:rsidR="00E7639E">
        <w:t>s</w:t>
      </w:r>
      <w:r w:rsidRPr="00E7639E">
        <w:t xml:space="preserve">tructurally </w:t>
      </w:r>
      <w:r w:rsidR="00E7639E">
        <w:t>g</w:t>
      </w:r>
      <w:r w:rsidRPr="00E7639E">
        <w:t>eneralizable</w:t>
      </w:r>
      <w:r w:rsidR="00E7639E">
        <w:t>”.</w:t>
      </w:r>
      <w:r w:rsidR="00E7639E">
        <w:rPr>
          <w:b/>
          <w:bCs/>
        </w:rPr>
        <w:t xml:space="preserve"> </w:t>
      </w:r>
    </w:p>
    <w:p w14:paraId="7D57E84F" w14:textId="3C4C696C" w:rsidR="00941FD8" w:rsidRPr="00E2017B" w:rsidRDefault="00941FD8" w:rsidP="00941FD8">
      <w:pPr>
        <w:spacing w:after="160" w:line="278" w:lineRule="auto"/>
      </w:pPr>
      <w:r w:rsidRPr="00E2017B">
        <w:t xml:space="preserve">As </w:t>
      </w:r>
      <w:r w:rsidR="00E7639E">
        <w:t>we</w:t>
      </w:r>
      <w:r w:rsidRPr="00E2017B">
        <w:t xml:space="preserve"> move from the 1st to higher moments, </w:t>
      </w:r>
      <w:r w:rsidR="00E7639E" w:rsidRPr="00E7639E">
        <w:t>the</w:t>
      </w:r>
      <w:r w:rsidRPr="00E7639E">
        <w:t xml:space="preserve"> </w:t>
      </w:r>
      <w:r w:rsidR="00E7639E" w:rsidRPr="00E7639E">
        <w:t>d</w:t>
      </w:r>
      <w:r w:rsidRPr="00E7639E">
        <w:t>ata-</w:t>
      </w:r>
      <w:r w:rsidR="00E7639E" w:rsidRPr="00E7639E">
        <w:t>d</w:t>
      </w:r>
      <w:r w:rsidRPr="00E7639E">
        <w:t>ependency</w:t>
      </w:r>
      <w:r w:rsidRPr="00E2017B">
        <w:t xml:space="preserve"> increases exponentially:</w:t>
      </w:r>
    </w:p>
    <w:p w14:paraId="3078074D" w14:textId="77777777" w:rsidR="00941FD8" w:rsidRPr="00E7639E" w:rsidRDefault="00941FD8" w:rsidP="00E7639E">
      <w:pPr>
        <w:spacing w:after="160" w:line="278" w:lineRule="auto"/>
        <w:ind w:left="720"/>
      </w:pPr>
      <w:r w:rsidRPr="00E7639E">
        <w:t>Tier 1 (Intercept): Requires only the Mean (n≈100 is usually stable).</w:t>
      </w:r>
    </w:p>
    <w:p w14:paraId="07BCDE55" w14:textId="77777777" w:rsidR="00941FD8" w:rsidRPr="00E7639E" w:rsidRDefault="00941FD8" w:rsidP="00E7639E">
      <w:pPr>
        <w:spacing w:after="160" w:line="278" w:lineRule="auto"/>
        <w:ind w:left="720"/>
      </w:pPr>
      <w:r w:rsidRPr="00E7639E">
        <w:t>Tier 2 (Slope): Requires the Covariance of predictions and outcomes (n≈200−400).</w:t>
      </w:r>
    </w:p>
    <w:p w14:paraId="3981056F" w14:textId="25BA53E9" w:rsidR="00E7639E" w:rsidRPr="00E7639E" w:rsidRDefault="00941FD8" w:rsidP="00E7639E">
      <w:pPr>
        <w:spacing w:after="160" w:line="278" w:lineRule="auto"/>
        <w:ind w:left="720"/>
      </w:pPr>
      <w:r w:rsidRPr="00E7639E">
        <w:t>Tier 3 (Higher Moments): Requires enough data to fill the Tails of the distribution (n&gt;500).</w:t>
      </w:r>
    </w:p>
    <w:p w14:paraId="6C9F8A91" w14:textId="7831CA4A" w:rsidR="007A5AD3" w:rsidRPr="00E2017B" w:rsidRDefault="007A5AD3" w:rsidP="007A5AD3">
      <w:pPr>
        <w:spacing w:after="160" w:line="278" w:lineRule="auto"/>
        <w:rPr>
          <w:b/>
          <w:bCs/>
        </w:rPr>
      </w:pPr>
      <w:r w:rsidRPr="00E2017B">
        <w:rPr>
          <w:b/>
          <w:bCs/>
        </w:rPr>
        <w:t>Sensitivity Analysis</w:t>
      </w:r>
    </w:p>
    <w:p w14:paraId="3F93CA4C" w14:textId="598BBFBE" w:rsidR="007A5AD3" w:rsidRPr="00E2017B" w:rsidRDefault="007A5AD3" w:rsidP="007A5AD3">
      <w:pPr>
        <w:spacing w:after="160" w:line="278" w:lineRule="auto"/>
      </w:pPr>
      <w:r w:rsidRPr="00E2017B">
        <w:t>Because the 1st-moment shift (</w:t>
      </w:r>
      <m:oMath>
        <m:r>
          <w:rPr>
            <w:rFonts w:ascii="Cambria Math" w:hAnsi="Cambria Math"/>
          </w:rPr>
          <m:t>c</m:t>
        </m:r>
      </m:oMath>
      <w:r w:rsidRPr="00E2017B">
        <w:t>) is data-dependent, it carries a standard error. A robust transportability report should not just give a point estimate for the shift, but a range.</w:t>
      </w:r>
    </w:p>
    <w:p w14:paraId="47AA6185" w14:textId="777A98AE" w:rsidR="007A5AD3" w:rsidRPr="00E2017B" w:rsidRDefault="007A5AD3" w:rsidP="007A5AD3">
      <w:pPr>
        <w:spacing w:after="160" w:line="278" w:lineRule="auto"/>
      </w:pPr>
      <w:r w:rsidRPr="00E2017B">
        <w:t xml:space="preserve">If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ctrlPr>
              <w:rPr>
                <w:rFonts w:ascii="Cambria Math" w:hAnsi="Cambria Math" w:cs="Arial"/>
                <w:i/>
              </w:rPr>
            </m:ctrlPr>
          </m:e>
          <m:sub>
            <m:r>
              <w:rPr>
                <w:rFonts w:ascii="Cambria Math" w:hAnsi="Cambria Math" w:cs="Arial"/>
              </w:rPr>
              <m:t>​</m:t>
            </m:r>
            <m:r>
              <w:rPr>
                <w:rFonts w:ascii="Cambria Math" w:hAnsi="Cambria Math"/>
              </w:rPr>
              <m:t>ext</m:t>
            </m:r>
          </m:sub>
        </m:sSub>
      </m:oMath>
      <w:r w:rsidR="00E7639E">
        <w:rPr>
          <w:rFonts w:ascii="Arial" w:hAnsi="Arial" w:cs="Arial"/>
        </w:rPr>
        <w:t xml:space="preserve"> </w:t>
      </w:r>
      <w:r w:rsidRPr="00E2017B">
        <w:rPr>
          <w:rFonts w:ascii="Arial" w:hAnsi="Arial" w:cs="Arial"/>
        </w:rPr>
        <w:t>​</w:t>
      </w:r>
      <w:r w:rsidRPr="00E2017B">
        <w:t xml:space="preserve">is the mean outcome in your external sample of size </w:t>
      </w:r>
      <m:oMath>
        <m:r>
          <w:rPr>
            <w:rFonts w:ascii="Cambria Math" w:hAnsi="Cambria Math"/>
          </w:rPr>
          <m:t>n</m:t>
        </m:r>
      </m:oMath>
      <w:r w:rsidRPr="00E2017B">
        <w:t xml:space="preserve">, the variance of shift is approximately: </w:t>
      </w:r>
    </w:p>
    <w:p w14:paraId="6E6C0B99" w14:textId="15D32304" w:rsidR="007A5AD3" w:rsidRPr="00E2017B" w:rsidRDefault="00E7639E" w:rsidP="007A5AD3">
      <w:pPr>
        <w:spacing w:after="160" w:line="278" w:lineRule="auto"/>
      </w:pPr>
      <m:oMathPara>
        <m:oMath>
          <m:r>
            <w:rPr>
              <w:rFonts w:ascii="Cambria Math" w:hAnsi="Cambria Math"/>
            </w:rPr>
            <m:t>Var(c)≈n</m:t>
          </m:r>
          <m:r>
            <w:rPr>
              <w:rFonts w:ascii="Cambria Math" w:hAnsi="Cambria Math" w:cs="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ctrlPr>
                <w:rPr>
                  <w:rFonts w:ascii="Cambria Math" w:hAnsi="Cambria Math" w:cs="Arial"/>
                  <w:i/>
                </w:rPr>
              </m:ctrlPr>
            </m:e>
            <m:sub>
              <m:r>
                <w:rPr>
                  <w:rFonts w:ascii="Cambria Math" w:hAnsi="Cambria Math" w:cs="Arial"/>
                </w:rPr>
                <m:t>​</m:t>
              </m:r>
              <m:r>
                <w:rPr>
                  <w:rFonts w:ascii="Cambria Math" w:hAnsi="Cambria Math"/>
                </w:rPr>
                <m:t>ext</m:t>
              </m:r>
            </m:sub>
          </m:sSub>
          <m:r>
            <w:rPr>
              <w:rFonts w:ascii="Cambria Math" w:hAnsi="Cambria Math" w:cs="Arial"/>
            </w:rPr>
            <m:t>​</m:t>
          </m:r>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ctrlPr>
                <w:rPr>
                  <w:rFonts w:ascii="Cambria Math" w:hAnsi="Cambria Math" w:cs="Arial"/>
                  <w:i/>
                </w:rPr>
              </m:ctrlPr>
            </m:e>
            <m:sub>
              <m:r>
                <w:rPr>
                  <w:rFonts w:ascii="Cambria Math" w:hAnsi="Cambria Math" w:cs="Arial"/>
                </w:rPr>
                <m:t>​</m:t>
              </m:r>
              <m:r>
                <w:rPr>
                  <w:rFonts w:ascii="Cambria Math" w:hAnsi="Cambria Math"/>
                </w:rPr>
                <m:t>ext</m:t>
              </m:r>
            </m:sub>
          </m:sSub>
          <m:r>
            <w:rPr>
              <w:rFonts w:ascii="Cambria Math" w:hAnsi="Cambria Math" w:cs="Arial"/>
            </w:rPr>
            <m:t>​</m:t>
          </m:r>
          <m:r>
            <w:rPr>
              <w:rFonts w:ascii="Cambria Math" w:hAnsi="Cambria Math"/>
            </w:rPr>
            <m:t>)</m:t>
          </m:r>
          <m:r>
            <w:rPr>
              <w:rFonts w:ascii="Cambria Math" w:hAnsi="Cambria Math" w:cs="Arial"/>
            </w:rPr>
            <m:t>​</m:t>
          </m:r>
        </m:oMath>
      </m:oMathPara>
    </w:p>
    <w:p w14:paraId="74F2B3E0" w14:textId="1C7C2322" w:rsidR="007A5AD3" w:rsidRPr="00E2017B" w:rsidRDefault="007A5AD3" w:rsidP="00420A7E">
      <w:pPr>
        <w:spacing w:after="160" w:line="278" w:lineRule="auto"/>
      </w:pPr>
      <w:r w:rsidRPr="00E2017B">
        <w:t>If the external sample is small or the disease is very rare (low prevalence), the "Red Shift" becomes highly sensitive to noise.</w:t>
      </w:r>
    </w:p>
    <w:p w14:paraId="7BDD6A5D" w14:textId="7E5B21CE" w:rsidR="007A5AD3" w:rsidRPr="00420A7E" w:rsidRDefault="007A5AD3" w:rsidP="001B45B7">
      <w:pPr>
        <w:pStyle w:val="ListParagraph"/>
        <w:numPr>
          <w:ilvl w:val="0"/>
          <w:numId w:val="66"/>
        </w:numPr>
        <w:spacing w:after="160" w:line="278" w:lineRule="auto"/>
      </w:pPr>
      <w:r w:rsidRPr="00420A7E">
        <w:t>Bootstrap Stability Test: By resampling the external dataset 1,000 times, we visualize the distribution of the "Optimal Shift." If the distribution is wide, the recalibration is "</w:t>
      </w:r>
      <w:r w:rsidR="00420A7E" w:rsidRPr="00420A7E">
        <w:t>d</w:t>
      </w:r>
      <w:r w:rsidRPr="00420A7E">
        <w:t>ata</w:t>
      </w:r>
      <w:r w:rsidR="00420A7E" w:rsidRPr="00420A7E">
        <w:t>-f</w:t>
      </w:r>
      <w:r w:rsidRPr="00420A7E">
        <w:t>ragile."</w:t>
      </w:r>
    </w:p>
    <w:p w14:paraId="78466938" w14:textId="76F1C2EF" w:rsidR="007A5AD3" w:rsidRPr="00420A7E" w:rsidRDefault="007A5AD3" w:rsidP="001B45B7">
      <w:pPr>
        <w:pStyle w:val="ListParagraph"/>
        <w:numPr>
          <w:ilvl w:val="0"/>
          <w:numId w:val="66"/>
        </w:numPr>
        <w:spacing w:after="160" w:line="278" w:lineRule="auto"/>
      </w:pPr>
      <w:r w:rsidRPr="00420A7E">
        <w:t>The "Minimum Sample" Threshold: We define the minimum n required for the 1st-moment shift to stabilize within a 10% margin of error.</w:t>
      </w:r>
    </w:p>
    <w:p w14:paraId="1C38936D" w14:textId="0C1730FD" w:rsidR="007A5AD3" w:rsidRPr="00E2017B" w:rsidRDefault="007A5AD3" w:rsidP="001B45B7">
      <w:pPr>
        <w:pStyle w:val="ListParagraph"/>
        <w:numPr>
          <w:ilvl w:val="0"/>
          <w:numId w:val="66"/>
        </w:numPr>
        <w:spacing w:after="160" w:line="278" w:lineRule="auto"/>
      </w:pPr>
      <w:r w:rsidRPr="00420A7E">
        <w:t>Impact of Prevalence: Discussion on how "Rare Events" (prevalence &lt; 5%) increase the data-dependency and risk of the Tier 1 update.</w:t>
      </w:r>
    </w:p>
    <w:p w14:paraId="61AD0EFD" w14:textId="186BB996" w:rsidR="007A5AD3" w:rsidRPr="00E2017B" w:rsidRDefault="00420A7E" w:rsidP="007A5AD3">
      <w:pPr>
        <w:spacing w:after="160" w:line="278" w:lineRule="auto"/>
      </w:pPr>
      <w:r>
        <w:lastRenderedPageBreak/>
        <w:t>The</w:t>
      </w:r>
      <w:r w:rsidR="007A5AD3" w:rsidRPr="00E2017B">
        <w:t xml:space="preserve"> framework achieves a rare balance in statistics:</w:t>
      </w:r>
    </w:p>
    <w:p w14:paraId="4724F7F2" w14:textId="77777777" w:rsidR="007A5AD3" w:rsidRPr="00420A7E" w:rsidRDefault="007A5AD3" w:rsidP="0036161A">
      <w:pPr>
        <w:pStyle w:val="ListParagraph"/>
        <w:numPr>
          <w:ilvl w:val="0"/>
          <w:numId w:val="60"/>
        </w:numPr>
        <w:spacing w:after="160" w:line="278" w:lineRule="auto"/>
      </w:pPr>
      <w:r w:rsidRPr="00420A7E">
        <w:t>Generalizable Logic: The centered structure is a universal way to "prepare" a model for travel.</w:t>
      </w:r>
    </w:p>
    <w:p w14:paraId="7048D84D" w14:textId="77777777" w:rsidR="007A5AD3" w:rsidRPr="00420A7E" w:rsidRDefault="007A5AD3" w:rsidP="0036161A">
      <w:pPr>
        <w:pStyle w:val="ListParagraph"/>
        <w:numPr>
          <w:ilvl w:val="0"/>
          <w:numId w:val="60"/>
        </w:numPr>
        <w:spacing w:after="160" w:line="278" w:lineRule="auto"/>
      </w:pPr>
      <w:r w:rsidRPr="00420A7E">
        <w:t>Model-Dependent Math: The link-function shift respects the unique geometry of the risk curve.</w:t>
      </w:r>
    </w:p>
    <w:p w14:paraId="359EF690" w14:textId="77777777" w:rsidR="007A5AD3" w:rsidRPr="00420A7E" w:rsidRDefault="007A5AD3" w:rsidP="0036161A">
      <w:pPr>
        <w:pStyle w:val="ListParagraph"/>
        <w:numPr>
          <w:ilvl w:val="0"/>
          <w:numId w:val="60"/>
        </w:numPr>
        <w:spacing w:after="160" w:line="278" w:lineRule="auto"/>
      </w:pPr>
      <w:r w:rsidRPr="00420A7E">
        <w:t>Data-Dependent Parameters: The 1st-moment update ensures the model actually fits the ground truth of the new population.</w:t>
      </w:r>
    </w:p>
    <w:p w14:paraId="2E65BE11" w14:textId="0BE35130" w:rsidR="007A5AD3" w:rsidRPr="00420A7E" w:rsidRDefault="007A5AD3" w:rsidP="00420A7E">
      <w:pPr>
        <w:spacing w:after="160" w:line="278" w:lineRule="auto"/>
      </w:pPr>
      <w:r w:rsidRPr="00420A7E">
        <w:t>By inc</w:t>
      </w:r>
      <w:r w:rsidRPr="00E2017B">
        <w:t xml:space="preserve">luding </w:t>
      </w:r>
      <w:r w:rsidRPr="00420A7E">
        <w:t>the Audit (Tier 2/3) and this Sensitivity Analysis,</w:t>
      </w:r>
      <w:r w:rsidRPr="00E2017B">
        <w:t xml:space="preserve"> </w:t>
      </w:r>
      <w:r w:rsidR="00420A7E">
        <w:t>we</w:t>
      </w:r>
      <w:r w:rsidRPr="00E2017B">
        <w:t xml:space="preserve"> protect the user from the danger of "blind transport"</w:t>
      </w:r>
      <w:r w:rsidR="00420A7E">
        <w:t>.</w:t>
      </w:r>
      <w:r w:rsidRPr="00E2017B">
        <w:t xml:space="preserve"> </w:t>
      </w:r>
    </w:p>
    <w:p w14:paraId="2E2BD9CB" w14:textId="264C21E6" w:rsidR="007A5AD3" w:rsidRPr="00E2017B" w:rsidRDefault="007A5AD3" w:rsidP="00420A7E">
      <w:pPr>
        <w:spacing w:after="160" w:line="278" w:lineRule="auto"/>
      </w:pPr>
      <w:r w:rsidRPr="00E2017B">
        <w:t xml:space="preserve">In </w:t>
      </w:r>
      <w:r w:rsidR="00420A7E">
        <w:t>the</w:t>
      </w:r>
      <w:r w:rsidRPr="00E2017B">
        <w:t xml:space="preserve"> logistic model, the shift </w:t>
      </w:r>
      <m:oMath>
        <m:r>
          <w:rPr>
            <w:rFonts w:ascii="Cambria Math" w:hAnsi="Cambria Math"/>
          </w:rPr>
          <m:t>c</m:t>
        </m:r>
      </m:oMath>
      <w:r w:rsidRPr="00E2017B">
        <w:t xml:space="preserve"> is derived from the external prevalence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ctrlPr>
              <w:rPr>
                <w:rFonts w:ascii="Cambria Math" w:hAnsi="Cambria Math" w:cs="Arial"/>
                <w:i/>
              </w:rPr>
            </m:ctrlPr>
          </m:e>
          <m:sub>
            <m:r>
              <w:rPr>
                <w:rFonts w:ascii="Cambria Math" w:hAnsi="Cambria Math" w:cs="Arial"/>
              </w:rPr>
              <m:t>​</m:t>
            </m:r>
            <m:r>
              <w:rPr>
                <w:rFonts w:ascii="Cambria Math" w:hAnsi="Cambria Math"/>
              </w:rPr>
              <m:t>ext</m:t>
            </m:r>
          </m:sub>
        </m:sSub>
      </m:oMath>
      <w:r w:rsidRPr="00E2017B">
        <w:t xml:space="preserve">. The stability of this shift is governed by the </w:t>
      </w:r>
      <w:r w:rsidRPr="00420A7E">
        <w:t>Cramér-Rao Lower Bound</w:t>
      </w:r>
      <w:r w:rsidR="00420A7E">
        <w:t xml:space="preserve">: </w:t>
      </w:r>
      <w:r w:rsidRPr="00E2017B">
        <w:t xml:space="preserve">For a sample of size </w:t>
      </w:r>
      <m:oMath>
        <m:r>
          <w:rPr>
            <w:rFonts w:ascii="Cambria Math" w:hAnsi="Cambria Math"/>
          </w:rPr>
          <m:t>n</m:t>
        </m:r>
      </m:oMath>
      <w:r w:rsidRPr="00E2017B">
        <w:t>, the variance of the logit of the prevalence (your 1st moment shift) is:</w:t>
      </w:r>
    </w:p>
    <w:p w14:paraId="634F15A3" w14:textId="1C96EA41" w:rsidR="007A5AD3" w:rsidRPr="00E2017B" w:rsidRDefault="00420A7E" w:rsidP="007A5AD3">
      <w:pPr>
        <w:spacing w:after="160" w:line="278" w:lineRule="auto"/>
      </w:pPr>
      <m:oMathPara>
        <m:oMath>
          <m:r>
            <w:rPr>
              <w:rFonts w:ascii="Cambria Math" w:hAnsi="Cambria Math"/>
            </w:rPr>
            <m:t>Var</m:t>
          </m:r>
          <m:d>
            <m:dPr>
              <m:ctrlPr>
                <w:rPr>
                  <w:rFonts w:ascii="Cambria Math" w:hAnsi="Cambria Math"/>
                  <w:i/>
                </w:rPr>
              </m:ctrlPr>
            </m:dPr>
            <m:e>
              <m:acc>
                <m:accPr>
                  <m:ctrlPr>
                    <w:rPr>
                      <w:rFonts w:ascii="Cambria Math" w:hAnsi="Cambria Math"/>
                      <w:i/>
                    </w:rPr>
                  </m:ctrlPr>
                </m:accPr>
                <m:e>
                  <m:r>
                    <w:rPr>
                      <w:rFonts w:ascii="Cambria Math" w:hAnsi="Cambria Math"/>
                    </w:rPr>
                    <m:t>c</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 p</m:t>
              </m:r>
              <m:d>
                <m:dPr>
                  <m:ctrlPr>
                    <w:rPr>
                      <w:rFonts w:ascii="Cambria Math" w:hAnsi="Cambria Math"/>
                      <w:i/>
                    </w:rPr>
                  </m:ctrlPr>
                </m:dPr>
                <m:e>
                  <m:r>
                    <w:rPr>
                      <w:rFonts w:ascii="Cambria Math" w:hAnsi="Cambria Math"/>
                    </w:rPr>
                    <m:t>1-p</m:t>
                  </m:r>
                </m:e>
              </m:d>
            </m:den>
          </m:f>
        </m:oMath>
      </m:oMathPara>
    </w:p>
    <w:p w14:paraId="6BFE06B2" w14:textId="7932062B" w:rsidR="007A5AD3" w:rsidRPr="00E2017B" w:rsidRDefault="00420A7E" w:rsidP="007A5AD3">
      <w:pPr>
        <w:spacing w:after="160" w:line="278" w:lineRule="auto"/>
      </w:pPr>
      <w:r>
        <w:t>w</w:t>
      </w:r>
      <w:r w:rsidR="007A5AD3" w:rsidRPr="00E2017B">
        <w:t xml:space="preserve">here </w:t>
      </w:r>
      <m:oMath>
        <m:r>
          <w:rPr>
            <w:rFonts w:ascii="Cambria Math" w:hAnsi="Cambria Math"/>
          </w:rPr>
          <m:t>p</m:t>
        </m:r>
      </m:oMath>
      <w:r w:rsidR="007A5AD3" w:rsidRPr="00E2017B">
        <w:t xml:space="preserve"> is the true prevalence in the external population.</w:t>
      </w:r>
    </w:p>
    <w:p w14:paraId="2B734339" w14:textId="77777777" w:rsidR="007A5AD3" w:rsidRPr="00E2017B" w:rsidRDefault="007A5AD3" w:rsidP="007A5AD3">
      <w:pPr>
        <w:spacing w:after="160" w:line="278" w:lineRule="auto"/>
      </w:pPr>
      <w:r w:rsidRPr="00E2017B">
        <w:t>The math reveals two ways stability fails:</w:t>
      </w:r>
    </w:p>
    <w:p w14:paraId="7FE6B6AC" w14:textId="2F8F76FE" w:rsidR="007A5AD3" w:rsidRPr="00420A7E" w:rsidRDefault="007A5AD3" w:rsidP="001B45B7">
      <w:pPr>
        <w:pStyle w:val="ListParagraph"/>
        <w:numPr>
          <w:ilvl w:val="0"/>
          <w:numId w:val="67"/>
        </w:numPr>
        <w:spacing w:after="160" w:line="278" w:lineRule="auto"/>
      </w:pPr>
      <w:r w:rsidRPr="00420A7E">
        <w:t xml:space="preserve">Small </w:t>
      </w:r>
      <m:oMath>
        <m:r>
          <w:rPr>
            <w:rFonts w:ascii="Cambria Math" w:hAnsi="Cambria Math"/>
          </w:rPr>
          <m:t>n</m:t>
        </m:r>
      </m:oMath>
      <w:r w:rsidRPr="00420A7E">
        <w:t xml:space="preserve">: The variance is inversely proportional to </w:t>
      </w:r>
      <m:oMath>
        <m:r>
          <w:rPr>
            <w:rFonts w:ascii="Cambria Math" w:hAnsi="Cambria Math"/>
          </w:rPr>
          <m:t>n</m:t>
        </m:r>
      </m:oMath>
      <w:r w:rsidRPr="00420A7E">
        <w:t xml:space="preserve">. If </w:t>
      </w:r>
      <m:oMath>
        <m:r>
          <w:rPr>
            <w:rFonts w:ascii="Cambria Math" w:hAnsi="Cambria Math"/>
          </w:rPr>
          <m:t>n</m:t>
        </m:r>
      </m:oMath>
      <w:r w:rsidRPr="00420A7E">
        <w:t xml:space="preserve"> is small, </w:t>
      </w:r>
      <m:oMath>
        <m:acc>
          <m:accPr>
            <m:ctrlPr>
              <w:rPr>
                <w:rFonts w:ascii="Cambria Math" w:hAnsi="Cambria Math"/>
                <w:i/>
              </w:rPr>
            </m:ctrlPr>
          </m:accPr>
          <m:e>
            <m:r>
              <w:rPr>
                <w:rFonts w:ascii="Cambria Math" w:hAnsi="Cambria Math"/>
              </w:rPr>
              <m:t>c</m:t>
            </m:r>
          </m:e>
        </m:acc>
      </m:oMath>
      <w:r w:rsidRPr="00420A7E">
        <w:t xml:space="preserve"> fluctuates wildly (as seen in </w:t>
      </w:r>
      <w:r w:rsidR="00420A7E" w:rsidRPr="00420A7E">
        <w:t>the</w:t>
      </w:r>
      <w:r w:rsidRPr="00420A7E">
        <w:t xml:space="preserve"> simulation).</w:t>
      </w:r>
    </w:p>
    <w:p w14:paraId="440746FA" w14:textId="5F60F644" w:rsidR="007A5AD3" w:rsidRPr="00E2017B" w:rsidRDefault="007A5AD3" w:rsidP="001B45B7">
      <w:pPr>
        <w:pStyle w:val="ListParagraph"/>
        <w:numPr>
          <w:ilvl w:val="0"/>
          <w:numId w:val="67"/>
        </w:numPr>
        <w:spacing w:after="160" w:line="278" w:lineRule="auto"/>
      </w:pPr>
      <w:r w:rsidRPr="00420A7E">
        <w:t xml:space="preserve">Extreme Prevalence: If </w:t>
      </w:r>
      <m:oMath>
        <m:r>
          <w:rPr>
            <w:rFonts w:ascii="Cambria Math" w:hAnsi="Cambria Math"/>
          </w:rPr>
          <m:t>p</m:t>
        </m:r>
      </m:oMath>
      <w:r w:rsidRPr="00420A7E">
        <w:t xml:space="preserve"> is close to 0 or 1 (rare events), the denominator </w:t>
      </w:r>
      <m:oMath>
        <m:r>
          <w:rPr>
            <w:rFonts w:ascii="Cambria Math" w:hAnsi="Cambria Math"/>
          </w:rPr>
          <m:t>p(1-p)</m:t>
        </m:r>
      </m:oMath>
      <w:r w:rsidRPr="00E2017B">
        <w:t xml:space="preserve"> becomes tiny, causing the variance to explode.</w:t>
      </w:r>
    </w:p>
    <w:p w14:paraId="1F212985" w14:textId="77777777" w:rsidR="00FF6B9B" w:rsidRDefault="00FF6B9B" w:rsidP="007A5AD3">
      <w:pPr>
        <w:spacing w:after="160" w:line="278" w:lineRule="auto"/>
        <w:rPr>
          <w:b/>
          <w:bCs/>
        </w:rPr>
      </w:pPr>
    </w:p>
    <w:p w14:paraId="52705D73" w14:textId="0BB2589D" w:rsidR="00FF6B9B" w:rsidRDefault="00FF6B9B" w:rsidP="00FF6B9B">
      <w:pPr>
        <w:pStyle w:val="Heading2"/>
        <w:rPr>
          <w:b/>
          <w:bCs/>
        </w:rPr>
      </w:pPr>
      <w:r>
        <w:rPr>
          <w:b/>
          <w:bCs/>
        </w:rPr>
        <w:t>Stability</w:t>
      </w:r>
    </w:p>
    <w:p w14:paraId="663AC806" w14:textId="56428EE2" w:rsidR="007A5AD3" w:rsidRPr="00E2017B" w:rsidRDefault="007A5AD3" w:rsidP="007A5AD3">
      <w:pPr>
        <w:spacing w:after="160" w:line="278" w:lineRule="auto"/>
        <w:rPr>
          <w:b/>
          <w:bCs/>
        </w:rPr>
      </w:pPr>
      <w:r w:rsidRPr="00E2017B">
        <w:rPr>
          <w:b/>
          <w:bCs/>
        </w:rPr>
        <w:t>Stability and the Fisher Information Matrix</w:t>
      </w:r>
    </w:p>
    <w:p w14:paraId="78187AE6" w14:textId="02F8F8CA" w:rsidR="007A5AD3" w:rsidRPr="00E2017B" w:rsidRDefault="007A5AD3" w:rsidP="007A5AD3">
      <w:pPr>
        <w:spacing w:after="160" w:line="278" w:lineRule="auto"/>
      </w:pPr>
      <w:r w:rsidRPr="00E2017B">
        <w:t xml:space="preserve">In the </w:t>
      </w:r>
      <w:r w:rsidRPr="00420A7E">
        <w:t>Orange Shift (MLE), the stability is defined by the Fisher Information</w:t>
      </w:r>
      <w:r w:rsidR="00420A7E">
        <w:t xml:space="preserve"> </w:t>
      </w:r>
      <m:oMath>
        <m:r>
          <w:rPr>
            <w:rFonts w:ascii="Cambria Math" w:hAnsi="Cambria Math"/>
          </w:rPr>
          <m:t>I(c)</m:t>
        </m:r>
      </m:oMath>
      <w:r w:rsidRPr="00E2017B">
        <w:t>, which is the negative second derivative of the log-likelihood:</w:t>
      </w:r>
    </w:p>
    <w:p w14:paraId="5E2FB8E6" w14:textId="6F4BD69B" w:rsidR="007A5AD3" w:rsidRPr="00E2017B" w:rsidRDefault="00713A8F" w:rsidP="007A5AD3">
      <w:pPr>
        <w:spacing w:after="160" w:line="278" w:lineRule="auto"/>
      </w:pPr>
      <m:oMathPara>
        <m:oMath>
          <m:r>
            <w:rPr>
              <w:rFonts w:ascii="Cambria Math" w:hAnsi="Cambria Math"/>
            </w:rPr>
            <m:t>I</m:t>
          </m:r>
          <m:d>
            <m:dPr>
              <m:ctrlPr>
                <w:rPr>
                  <w:rFonts w:ascii="Cambria Math" w:hAnsi="Cambria Math"/>
                  <w:i/>
                </w:rPr>
              </m:ctrlPr>
            </m:dPr>
            <m:e>
              <m:r>
                <w:rPr>
                  <w:rFonts w:ascii="Cambria Math" w:hAnsi="Cambria Math"/>
                </w:rPr>
                <m:t>c</m:t>
              </m:r>
            </m:e>
          </m:d>
          <m:r>
            <w:rPr>
              <w:rFonts w:ascii="Cambria Math" w:hAnsi="Cambria Math"/>
            </w:rPr>
            <m:t xml:space="preserve">= -E </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script"/>
                    </m:rPr>
                    <w:rPr>
                      <w:rFonts w:ascii="Cambria Math" w:hAnsi="Cambria Math"/>
                    </w:rPr>
                    <m:t>l</m:t>
                  </m:r>
                </m:num>
                <m:den>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 xml:space="preserve"> </m:t>
              </m: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m:t>
              </m:r>
            </m:e>
          </m:nary>
          <m:r>
            <w:rPr>
              <w:rFonts w:ascii="Cambria Math" w:hAnsi="Cambria Math"/>
            </w:rPr>
            <m:t xml:space="preserve"> </m:t>
          </m:r>
        </m:oMath>
      </m:oMathPara>
    </w:p>
    <w:p w14:paraId="67D52665" w14:textId="0EDDEFBB" w:rsidR="007A5AD3" w:rsidRPr="00E2017B" w:rsidRDefault="007A5AD3" w:rsidP="00713A8F">
      <w:pPr>
        <w:spacing w:after="160" w:line="278" w:lineRule="auto"/>
      </w:pPr>
      <w:r w:rsidRPr="00E2017B">
        <w:t>The "Red/Orange" shift is stable when the sum of the variances of the individual predictions is high.</w:t>
      </w:r>
    </w:p>
    <w:p w14:paraId="5C1C128C" w14:textId="76F35462" w:rsidR="007A5AD3" w:rsidRPr="00E2017B" w:rsidRDefault="007A5AD3" w:rsidP="0036161A">
      <w:pPr>
        <w:pStyle w:val="ListParagraph"/>
        <w:numPr>
          <w:ilvl w:val="0"/>
          <w:numId w:val="61"/>
        </w:numPr>
        <w:spacing w:after="160" w:line="278" w:lineRule="auto"/>
      </w:pPr>
      <w:r w:rsidRPr="00713A8F">
        <w:t>Generalizability Insight:</w:t>
      </w:r>
      <w:r w:rsidRPr="00E2017B">
        <w:t xml:space="preserve"> Centering at the mean (</w:t>
      </w:r>
      <m:oMath>
        <m:r>
          <w:rPr>
            <w:rFonts w:ascii="Cambria Math" w:hAnsi="Cambria Math"/>
          </w:rPr>
          <m:t xml:space="preserve">x - </m:t>
        </m:r>
        <m:acc>
          <m:accPr>
            <m:chr m:val="̅"/>
            <m:ctrlPr>
              <w:rPr>
                <w:rFonts w:ascii="Cambria Math" w:hAnsi="Cambria Math"/>
                <w:i/>
              </w:rPr>
            </m:ctrlPr>
          </m:accPr>
          <m:e>
            <m:r>
              <w:rPr>
                <w:rFonts w:ascii="Cambria Math" w:hAnsi="Cambria Math"/>
              </w:rPr>
              <m:t>x</m:t>
            </m:r>
          </m:e>
        </m:acc>
      </m:oMath>
      <w:r w:rsidRPr="00E2017B">
        <w:t xml:space="preserve">) is mathematically optimal for stability because it minimizes the correlation between the intercept and the </w:t>
      </w:r>
      <w:r w:rsidRPr="00E2017B">
        <w:lastRenderedPageBreak/>
        <w:t xml:space="preserve">slope </w:t>
      </w:r>
      <w:r w:rsidR="00713A8F">
        <w:t>beta-</w:t>
      </w:r>
      <w:r w:rsidRPr="00E2017B">
        <w:t>coefficients. This "decorrelation" ensures that error in your external mean doesn't "leak" into the interpretation of the risk factors.</w:t>
      </w:r>
    </w:p>
    <w:p w14:paraId="7703F643" w14:textId="1B2DC316" w:rsidR="007A5AD3" w:rsidRPr="00713A8F" w:rsidRDefault="007A5AD3" w:rsidP="0036161A">
      <w:pPr>
        <w:pStyle w:val="ListParagraph"/>
        <w:numPr>
          <w:ilvl w:val="0"/>
          <w:numId w:val="61"/>
        </w:numPr>
        <w:spacing w:after="160" w:line="278" w:lineRule="auto"/>
      </w:pPr>
      <w:r w:rsidRPr="00713A8F">
        <w:t>Stability Trade-off</w:t>
      </w:r>
      <w:r w:rsidR="00713A8F" w:rsidRPr="00713A8F">
        <w:t>: T</w:t>
      </w:r>
      <w:r w:rsidRPr="00713A8F">
        <w:t>he 1st moment more stable than the 2</w:t>
      </w:r>
      <w:r w:rsidRPr="0036161A">
        <w:rPr>
          <w:vertAlign w:val="superscript"/>
        </w:rPr>
        <w:t>n</w:t>
      </w:r>
      <w:r w:rsidR="00713A8F" w:rsidRPr="0036161A">
        <w:rPr>
          <w:vertAlign w:val="superscript"/>
        </w:rPr>
        <w:t>d</w:t>
      </w:r>
      <w:r w:rsidR="00713A8F">
        <w:t>.</w:t>
      </w:r>
      <w:r w:rsidRPr="00713A8F">
        <w:t xml:space="preserve"> </w:t>
      </w:r>
      <w:r w:rsidR="00713A8F">
        <w:t xml:space="preserve">This fact </w:t>
      </w:r>
      <w:r w:rsidRPr="00713A8F">
        <w:t>comes down to Degrees of Freedom and the Effective Sample Size.</w:t>
      </w:r>
    </w:p>
    <w:p w14:paraId="6E0B6924" w14:textId="652FF29E" w:rsidR="007A5AD3" w:rsidRPr="008F04DB" w:rsidRDefault="007A5AD3" w:rsidP="0036161A">
      <w:pPr>
        <w:pStyle w:val="ListParagraph"/>
        <w:numPr>
          <w:ilvl w:val="1"/>
          <w:numId w:val="61"/>
        </w:numPr>
        <w:spacing w:after="160" w:line="278" w:lineRule="auto"/>
      </w:pPr>
      <w:r w:rsidRPr="008F04DB">
        <w:t>1st Moment (</w:t>
      </w:r>
      <m:oMath>
        <m:r>
          <w:rPr>
            <w:rFonts w:ascii="Cambria Math" w:hAnsi="Cambria Math"/>
          </w:rPr>
          <m:t>c</m:t>
        </m:r>
      </m:oMath>
      <w:r w:rsidRPr="008F04DB">
        <w:t xml:space="preserve">): Uses the entire sample to estimate one value. The error reduces at a rate of </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oMath>
      <w:r w:rsidRPr="008F04DB">
        <w:t>.</w:t>
      </w:r>
    </w:p>
    <w:p w14:paraId="51E37015" w14:textId="5BFC24C5" w:rsidR="007A5AD3" w:rsidRPr="00E2017B" w:rsidRDefault="007A5AD3" w:rsidP="0036161A">
      <w:pPr>
        <w:pStyle w:val="ListParagraph"/>
        <w:numPr>
          <w:ilvl w:val="1"/>
          <w:numId w:val="61"/>
        </w:numPr>
        <w:spacing w:after="160" w:line="278" w:lineRule="auto"/>
      </w:pPr>
      <w:r w:rsidRPr="008F04DB">
        <w:t>2nd Moment (</w:t>
      </w:r>
      <m:oMath>
        <m:r>
          <w:rPr>
            <w:rFonts w:ascii="Cambria Math" w:hAnsi="Cambria Math"/>
          </w:rPr>
          <m:t>γ</m:t>
        </m:r>
      </m:oMath>
      <w:r w:rsidRPr="008F04DB">
        <w:t xml:space="preserve">): Requires estimating the </w:t>
      </w:r>
      <w:r w:rsidRPr="0036161A">
        <w:rPr>
          <w:i/>
          <w:iCs/>
        </w:rPr>
        <w:t>covariance</w:t>
      </w:r>
      <w:r w:rsidRPr="008F04DB">
        <w:t xml:space="preserve"> between your old linear predictor and the new outcomes. This requires the data to be spread across the risk spectrum. If your external data is "clumped" (e.g., everyone is low risk), the denominator of the slope calculation (the variance of the LP) becomes small, making the 2nd moment highly unstable.</w:t>
      </w:r>
    </w:p>
    <w:p w14:paraId="1D4FA9B3" w14:textId="40F7532E" w:rsidR="007A5AD3" w:rsidRPr="00E2017B" w:rsidRDefault="007A5AD3" w:rsidP="007A5AD3">
      <w:pPr>
        <w:spacing w:after="160" w:line="278" w:lineRule="auto"/>
        <w:rPr>
          <w:b/>
          <w:bCs/>
        </w:rPr>
      </w:pPr>
      <w:r w:rsidRPr="00E2017B">
        <w:rPr>
          <w:b/>
          <w:bCs/>
        </w:rPr>
        <w:t>Stability in the Information Space</w:t>
      </w:r>
    </w:p>
    <w:p w14:paraId="142E0A3A" w14:textId="2693272A" w:rsidR="007A5AD3" w:rsidRPr="008F04DB" w:rsidRDefault="007A5AD3" w:rsidP="007A5AD3">
      <w:pPr>
        <w:spacing w:after="160" w:line="278" w:lineRule="auto"/>
      </w:pPr>
      <w:r w:rsidRPr="00E2017B">
        <w:t xml:space="preserve">If we treat the transport as a movement in the </w:t>
      </w:r>
      <w:r w:rsidRPr="008F04DB">
        <w:t>Riemannian manifold of the model parameters, centering the data ensures that the transport happens along the "shortest path" (Geodesic).</w:t>
      </w:r>
    </w:p>
    <w:p w14:paraId="454B1083" w14:textId="3B2479C9" w:rsidR="007A5AD3" w:rsidRPr="008F04DB" w:rsidRDefault="007A5AD3" w:rsidP="0036161A">
      <w:pPr>
        <w:pStyle w:val="ListParagraph"/>
        <w:numPr>
          <w:ilvl w:val="0"/>
          <w:numId w:val="62"/>
        </w:numPr>
        <w:spacing w:after="160" w:line="278" w:lineRule="auto"/>
      </w:pPr>
      <w:r w:rsidRPr="008F04DB">
        <w:t>Model-Dependen</w:t>
      </w:r>
      <w:r w:rsidR="008F04DB" w:rsidRPr="008F04DB">
        <w:t>ce</w:t>
      </w:r>
      <w:r w:rsidRPr="008F04DB">
        <w:t xml:space="preserve">: The curvature of this manifold is determined by the link function </w:t>
      </w:r>
      <m:oMath>
        <m:r>
          <w:rPr>
            <w:rFonts w:ascii="Cambria Math" w:hAnsi="Cambria Math"/>
          </w:rPr>
          <m:t>g(⋅).</m:t>
        </m:r>
      </m:oMath>
    </w:p>
    <w:p w14:paraId="0A9B1042" w14:textId="4B20E382" w:rsidR="007A5AD3" w:rsidRPr="008F04DB" w:rsidRDefault="007A5AD3" w:rsidP="0036161A">
      <w:pPr>
        <w:pStyle w:val="ListParagraph"/>
        <w:numPr>
          <w:ilvl w:val="0"/>
          <w:numId w:val="62"/>
        </w:numPr>
        <w:spacing w:after="160" w:line="278" w:lineRule="auto"/>
      </w:pPr>
      <w:r w:rsidRPr="008F04DB">
        <w:t>Data-Dependen</w:t>
      </w:r>
      <w:r w:rsidR="008F04DB" w:rsidRPr="008F04DB">
        <w:t>ce</w:t>
      </w:r>
      <w:r w:rsidRPr="008F04DB">
        <w:t>: The distance traveled along the manifold is determined by the external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161"/>
        <w:gridCol w:w="3455"/>
      </w:tblGrid>
      <w:tr w:rsidR="007A5AD3" w:rsidRPr="00E2017B" w14:paraId="549AA09B"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B6773" w14:textId="77777777" w:rsidR="007A5AD3" w:rsidRPr="008F04DB" w:rsidRDefault="007A5AD3" w:rsidP="001D724E">
            <w:pPr>
              <w:spacing w:after="160" w:line="278" w:lineRule="auto"/>
              <w:rPr>
                <w:sz w:val="20"/>
                <w:szCs w:val="20"/>
              </w:rPr>
            </w:pPr>
            <w:r w:rsidRPr="008F04DB">
              <w:rPr>
                <w:b/>
                <w:bCs/>
                <w:sz w:val="20"/>
                <w:szCs w:val="20"/>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C9ED1" w14:textId="77777777" w:rsidR="007A5AD3" w:rsidRPr="008F04DB" w:rsidRDefault="007A5AD3" w:rsidP="001D724E">
            <w:pPr>
              <w:spacing w:after="160" w:line="278" w:lineRule="auto"/>
              <w:rPr>
                <w:sz w:val="20"/>
                <w:szCs w:val="20"/>
              </w:rPr>
            </w:pPr>
            <w:r w:rsidRPr="008F04DB">
              <w:rPr>
                <w:b/>
                <w:bCs/>
                <w:sz w:val="20"/>
                <w:szCs w:val="20"/>
              </w:rPr>
              <w:t>Formula / Relationship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56B1B" w14:textId="77777777" w:rsidR="007A5AD3" w:rsidRPr="008F04DB" w:rsidRDefault="007A5AD3" w:rsidP="001D724E">
            <w:pPr>
              <w:spacing w:after="160" w:line="278" w:lineRule="auto"/>
              <w:rPr>
                <w:sz w:val="20"/>
                <w:szCs w:val="20"/>
              </w:rPr>
            </w:pPr>
            <w:r w:rsidRPr="008F04DB">
              <w:rPr>
                <w:b/>
                <w:bCs/>
                <w:sz w:val="20"/>
                <w:szCs w:val="20"/>
              </w:rPr>
              <w:t>Stability Driver</w:t>
            </w:r>
          </w:p>
        </w:tc>
      </w:tr>
      <w:tr w:rsidR="007A5AD3" w:rsidRPr="00E2017B" w14:paraId="7B58FBBB"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10442F" w14:textId="77777777" w:rsidR="007A5AD3" w:rsidRPr="008F04DB" w:rsidRDefault="007A5AD3" w:rsidP="001D724E">
            <w:pPr>
              <w:spacing w:after="160" w:line="278" w:lineRule="auto"/>
              <w:rPr>
                <w:sz w:val="20"/>
                <w:szCs w:val="20"/>
              </w:rPr>
            </w:pPr>
            <w:r w:rsidRPr="008F04DB">
              <w:rPr>
                <w:b/>
                <w:bCs/>
                <w:sz w:val="20"/>
                <w:szCs w:val="20"/>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48BCD" w14:textId="044A3D2E" w:rsidR="007A5AD3" w:rsidRPr="008F04DB" w:rsidRDefault="00000000" w:rsidP="001D724E">
            <w:pPr>
              <w:spacing w:after="160" w:line="278" w:lineRule="auto"/>
              <w:rPr>
                <w:sz w:val="20"/>
                <w:szCs w:val="20"/>
              </w:rPr>
            </w:pPr>
            <m:oMathPara>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Var</m:t>
                    </m:r>
                    <m:d>
                      <m:dPr>
                        <m:ctrlPr>
                          <w:rPr>
                            <w:rFonts w:ascii="Cambria Math" w:hAnsi="Cambria Math"/>
                            <w:i/>
                            <w:sz w:val="20"/>
                            <w:szCs w:val="20"/>
                          </w:rPr>
                        </m:ctrlPr>
                      </m:dPr>
                      <m:e>
                        <m:acc>
                          <m:accPr>
                            <m:ctrlPr>
                              <w:rPr>
                                <w:rFonts w:ascii="Cambria Math" w:hAnsi="Cambria Math"/>
                                <w:i/>
                                <w:sz w:val="20"/>
                                <w:szCs w:val="20"/>
                              </w:rPr>
                            </m:ctrlPr>
                          </m:accPr>
                          <m:e>
                            <m:r>
                              <w:rPr>
                                <w:rFonts w:ascii="Cambria Math" w:hAnsi="Cambria Math"/>
                                <w:sz w:val="20"/>
                                <w:szCs w:val="20"/>
                              </w:rPr>
                              <m:t>c</m:t>
                            </m:r>
                          </m:e>
                        </m:acc>
                      </m:e>
                    </m:d>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1441151" w14:textId="7C9BA2CE" w:rsidR="007A5AD3" w:rsidRPr="008F04DB" w:rsidRDefault="007A5AD3" w:rsidP="001D724E">
            <w:pPr>
              <w:spacing w:after="160" w:line="278" w:lineRule="auto"/>
              <w:rPr>
                <w:sz w:val="20"/>
                <w:szCs w:val="20"/>
              </w:rPr>
            </w:pPr>
            <w:r w:rsidRPr="008F04DB">
              <w:rPr>
                <w:sz w:val="20"/>
                <w:szCs w:val="20"/>
              </w:rPr>
              <w:t xml:space="preserve">Increases linearly with </w:t>
            </w:r>
            <m:oMath>
              <m:r>
                <w:rPr>
                  <w:rFonts w:ascii="Cambria Math" w:hAnsi="Cambria Math"/>
                  <w:sz w:val="20"/>
                  <w:szCs w:val="20"/>
                </w:rPr>
                <m:t>n</m:t>
              </m:r>
            </m:oMath>
          </w:p>
        </w:tc>
      </w:tr>
      <w:tr w:rsidR="007A5AD3" w:rsidRPr="00E2017B" w14:paraId="58BD25F5"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E34B0" w14:textId="77777777" w:rsidR="007A5AD3" w:rsidRPr="008F04DB" w:rsidRDefault="007A5AD3" w:rsidP="001D724E">
            <w:pPr>
              <w:spacing w:after="160" w:line="278" w:lineRule="auto"/>
              <w:rPr>
                <w:sz w:val="20"/>
                <w:szCs w:val="20"/>
              </w:rPr>
            </w:pPr>
            <w:r w:rsidRPr="008F04DB">
              <w:rPr>
                <w:b/>
                <w:bCs/>
                <w:sz w:val="20"/>
                <w:szCs w:val="20"/>
              </w:rPr>
              <w:t>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8123C" w14:textId="7913C3EA" w:rsidR="007A5AD3" w:rsidRPr="008F04DB" w:rsidRDefault="008F04DB" w:rsidP="001D724E">
            <w:pPr>
              <w:spacing w:after="160" w:line="278" w:lineRule="auto"/>
              <w:rPr>
                <w:sz w:val="20"/>
                <w:szCs w:val="20"/>
              </w:rPr>
            </w:pPr>
            <m:oMathPara>
              <m:oMath>
                <m:r>
                  <w:rPr>
                    <w:rFonts w:ascii="Cambria Math" w:hAnsi="Cambria Math"/>
                    <w:sz w:val="20"/>
                    <w:szCs w:val="20"/>
                  </w:rPr>
                  <m:t>∂</m:t>
                </m:r>
                <m:acc>
                  <m:accPr>
                    <m:ctrlPr>
                      <w:rPr>
                        <w:rFonts w:ascii="Cambria Math" w:hAnsi="Cambria Math"/>
                        <w:i/>
                        <w:sz w:val="20"/>
                        <w:szCs w:val="20"/>
                      </w:rPr>
                    </m:ctrlPr>
                  </m:accPr>
                  <m:e>
                    <m:r>
                      <w:rPr>
                        <w:rFonts w:ascii="Cambria Math" w:hAnsi="Cambria Math"/>
                        <w:sz w:val="20"/>
                        <w:szCs w:val="20"/>
                      </w:rPr>
                      <m:t>c</m:t>
                    </m:r>
                  </m:e>
                </m:acc>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y</m:t>
                    </m:r>
                  </m:e>
                </m:acc>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6DE080E1" w14:textId="77777777" w:rsidR="007A5AD3" w:rsidRPr="008F04DB" w:rsidRDefault="007A5AD3" w:rsidP="001D724E">
            <w:pPr>
              <w:spacing w:after="160" w:line="278" w:lineRule="auto"/>
              <w:rPr>
                <w:sz w:val="20"/>
                <w:szCs w:val="20"/>
              </w:rPr>
            </w:pPr>
            <w:r w:rsidRPr="008F04DB">
              <w:rPr>
                <w:sz w:val="20"/>
                <w:szCs w:val="20"/>
              </w:rPr>
              <w:t>Highest at prevalence extremes (0 or 1)</w:t>
            </w:r>
          </w:p>
        </w:tc>
      </w:tr>
      <w:tr w:rsidR="007A5AD3" w:rsidRPr="00E2017B" w14:paraId="0F7918D7"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60955" w14:textId="77777777" w:rsidR="007A5AD3" w:rsidRPr="008F04DB" w:rsidRDefault="007A5AD3" w:rsidP="001D724E">
            <w:pPr>
              <w:spacing w:after="160" w:line="278" w:lineRule="auto"/>
              <w:rPr>
                <w:sz w:val="20"/>
                <w:szCs w:val="20"/>
              </w:rPr>
            </w:pPr>
            <w:r w:rsidRPr="008F04DB">
              <w:rPr>
                <w:b/>
                <w:bCs/>
                <w:sz w:val="20"/>
                <w:szCs w:val="20"/>
              </w:rPr>
              <w:t>Centering Benefit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10035" w14:textId="34465CE8" w:rsidR="007A5AD3" w:rsidRPr="008F04DB" w:rsidRDefault="008F04DB" w:rsidP="001D724E">
            <w:pPr>
              <w:spacing w:after="160" w:line="278" w:lineRule="auto"/>
              <w:rPr>
                <w:sz w:val="20"/>
                <w:szCs w:val="20"/>
              </w:rPr>
            </w:pPr>
            <m:oMathPara>
              <m:oMath>
                <m:r>
                  <w:rPr>
                    <w:rFonts w:ascii="Cambria Math" w:hAnsi="Cambria Math"/>
                    <w:sz w:val="20"/>
                    <w:szCs w:val="20"/>
                  </w:rPr>
                  <m:t>Cov</m:t>
                </m:r>
                <m:d>
                  <m:dPr>
                    <m:ctrlPr>
                      <w:rPr>
                        <w:rFonts w:ascii="Cambria Math" w:hAnsi="Cambria Math"/>
                        <w:i/>
                        <w:sz w:val="20"/>
                        <w:szCs w:val="20"/>
                      </w:rPr>
                    </m:ctrlPr>
                  </m:dPr>
                  <m:e>
                    <m:acc>
                      <m:accPr>
                        <m:ctrlPr>
                          <w:rPr>
                            <w:rFonts w:ascii="Cambria Math" w:hAnsi="Cambria Math"/>
                            <w:i/>
                            <w:sz w:val="20"/>
                            <w:szCs w:val="20"/>
                          </w:rPr>
                        </m:ctrlPr>
                      </m:accPr>
                      <m:e>
                        <m:r>
                          <w:rPr>
                            <w:rFonts w:ascii="Cambria Math" w:hAnsi="Cambria Math"/>
                            <w:sz w:val="20"/>
                            <w:szCs w:val="20"/>
                          </w:rPr>
                          <m:t>α</m:t>
                        </m:r>
                      </m:e>
                    </m:acc>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β</m:t>
                        </m:r>
                      </m:e>
                    </m:acc>
                  </m:e>
                </m:d>
                <m:r>
                  <w:rPr>
                    <w:rFonts w:ascii="Cambria Math" w:hAnsi="Cambria Math"/>
                    <w:sz w:val="20"/>
                    <w:szCs w:val="20"/>
                  </w:rPr>
                  <m:t>≈ 0</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F1D4B0" w14:textId="77777777" w:rsidR="007A5AD3" w:rsidRPr="008F04DB" w:rsidRDefault="007A5AD3" w:rsidP="001D724E">
            <w:pPr>
              <w:spacing w:after="160" w:line="278" w:lineRule="auto"/>
              <w:rPr>
                <w:sz w:val="20"/>
                <w:szCs w:val="20"/>
              </w:rPr>
            </w:pPr>
            <w:r w:rsidRPr="008F04DB">
              <w:rPr>
                <w:sz w:val="20"/>
                <w:szCs w:val="20"/>
              </w:rPr>
              <w:t>Eliminates "Parameter Leakage"</w:t>
            </w:r>
          </w:p>
        </w:tc>
      </w:tr>
    </w:tbl>
    <w:p w14:paraId="1881A455" w14:textId="77777777" w:rsidR="008F04DB" w:rsidRDefault="008F04DB" w:rsidP="007A5AD3">
      <w:pPr>
        <w:spacing w:after="160" w:line="278" w:lineRule="auto"/>
        <w:rPr>
          <w:b/>
          <w:bCs/>
        </w:rPr>
      </w:pPr>
    </w:p>
    <w:p w14:paraId="76D8B0C9" w14:textId="082B210D" w:rsidR="007A5AD3" w:rsidRPr="00E2017B" w:rsidRDefault="0036161A" w:rsidP="007A5AD3">
      <w:pPr>
        <w:spacing w:after="160" w:line="278" w:lineRule="auto"/>
        <w:rPr>
          <w:b/>
          <w:bCs/>
        </w:rPr>
      </w:pPr>
      <w:r>
        <w:rPr>
          <w:b/>
          <w:bCs/>
          <w:lang w:bidi="fa-IR"/>
        </w:rPr>
        <w:t>T</w:t>
      </w:r>
      <w:r w:rsidR="007A5AD3" w:rsidRPr="00E2017B">
        <w:rPr>
          <w:b/>
          <w:bCs/>
        </w:rPr>
        <w:t>he Stability Power</w:t>
      </w:r>
    </w:p>
    <w:p w14:paraId="7202F631" w14:textId="42317C8F" w:rsidR="007A5AD3" w:rsidRPr="00E2017B" w:rsidRDefault="007A5AD3" w:rsidP="007A5AD3">
      <w:pPr>
        <w:spacing w:after="160" w:line="278" w:lineRule="auto"/>
      </w:pPr>
      <w:r w:rsidRPr="00E2017B">
        <w:t xml:space="preserve">We define stability as achieving a specific </w:t>
      </w:r>
      <w:r w:rsidRPr="0036161A">
        <w:t>Margin of Error (</w:t>
      </w:r>
      <m:oMath>
        <m:r>
          <w:rPr>
            <w:rFonts w:ascii="Cambria Math" w:hAnsi="Cambria Math"/>
          </w:rPr>
          <m:t>E</m:t>
        </m:r>
      </m:oMath>
      <w:r w:rsidRPr="0036161A">
        <w:t xml:space="preserve">) </w:t>
      </w:r>
      <w:r w:rsidRPr="00E2017B">
        <w:t xml:space="preserve">for the intercept shift </w:t>
      </w:r>
      <m:oMath>
        <m:r>
          <w:rPr>
            <w:rFonts w:ascii="Cambria Math" w:hAnsi="Cambria Math"/>
          </w:rPr>
          <m:t xml:space="preserve">c </m:t>
        </m:r>
      </m:oMath>
      <w:r w:rsidRPr="00E2017B">
        <w:t xml:space="preserve">on the logit scale. For a 95% </w:t>
      </w:r>
      <w:r w:rsidR="0036161A">
        <w:t>“</w:t>
      </w:r>
      <w:r w:rsidRPr="00E2017B">
        <w:t>Confidence Interval</w:t>
      </w:r>
      <w:r w:rsidR="0036161A">
        <w:t>”</w:t>
      </w:r>
      <w:r w:rsidRPr="00E2017B">
        <w:t>, the required external sample size n is:</w:t>
      </w:r>
    </w:p>
    <w:p w14:paraId="76ABBAA5" w14:textId="0A51C7F9" w:rsidR="007A5AD3" w:rsidRPr="00E2017B" w:rsidRDefault="0036161A" w:rsidP="0036161A">
      <w:pPr>
        <w:spacing w:after="160" w:line="278" w:lineRule="auto"/>
      </w:pPr>
      <m:oMathPara>
        <m:oMath>
          <m:r>
            <w:rPr>
              <w:rFonts w:ascii="Cambria Math" w:hAnsi="Cambria Math"/>
            </w:rPr>
            <m:t>n =</m:t>
          </m:r>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up>
                  <m:r>
                    <w:rPr>
                      <w:rFonts w:ascii="Cambria Math" w:hAnsi="Cambria Math"/>
                    </w:rPr>
                    <m:t>2</m:t>
                  </m:r>
                </m:sup>
              </m:sSubSup>
            </m:num>
            <m:den>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m:t>
              </m:r>
              <m:acc>
                <m:accPr>
                  <m:ctrlPr>
                    <w:rPr>
                      <w:rFonts w:ascii="Cambria Math" w:hAnsi="Cambria Math"/>
                      <w:i/>
                    </w:rPr>
                  </m:ctrlPr>
                </m:accPr>
                <m:e>
                  <m:r>
                    <w:rPr>
                      <w:rFonts w:ascii="Cambria Math" w:hAnsi="Cambria Math"/>
                    </w:rPr>
                    <m:t>p</m:t>
                  </m:r>
                </m:e>
              </m:acc>
              <m:r>
                <w:rPr>
                  <w:rFonts w:ascii="Cambria Math" w:hAnsi="Cambria Math"/>
                </w:rPr>
                <m:t>(1-</m:t>
              </m:r>
              <m:acc>
                <m:accPr>
                  <m:ctrlPr>
                    <w:rPr>
                      <w:rFonts w:ascii="Cambria Math" w:hAnsi="Cambria Math"/>
                      <w:i/>
                    </w:rPr>
                  </m:ctrlPr>
                </m:accPr>
                <m:e>
                  <m:r>
                    <w:rPr>
                      <w:rFonts w:ascii="Cambria Math" w:hAnsi="Cambria Math"/>
                    </w:rPr>
                    <m:t>p</m:t>
                  </m:r>
                </m:e>
              </m:acc>
              <m:r>
                <w:rPr>
                  <w:rFonts w:ascii="Cambria Math" w:hAnsi="Cambria Math"/>
                </w:rPr>
                <m:t>)</m:t>
              </m:r>
            </m:den>
          </m:f>
        </m:oMath>
      </m:oMathPara>
    </w:p>
    <w:p w14:paraId="35244E18" w14:textId="43B74D6A" w:rsidR="007A5AD3" w:rsidRPr="00E2017B" w:rsidRDefault="00364292" w:rsidP="007A5AD3">
      <w:pPr>
        <w:spacing w:after="160" w:line="278" w:lineRule="auto"/>
      </w:pPr>
      <w:r>
        <w:t>w</w:t>
      </w:r>
      <w:r w:rsidR="007A5AD3" w:rsidRPr="00E2017B">
        <w:t>here:</w:t>
      </w:r>
    </w:p>
    <w:p w14:paraId="4CD4B5D3" w14:textId="20D3D0F7" w:rsidR="007A5AD3" w:rsidRPr="00E2017B" w:rsidRDefault="00000000" w:rsidP="007A5AD3">
      <w:pPr>
        <w:numPr>
          <w:ilvl w:val="0"/>
          <w:numId w:val="57"/>
        </w:numPr>
        <w:spacing w:after="160" w:line="278" w:lineRule="auto"/>
      </w:pPr>
      <m:oMath>
        <m:sSub>
          <m:sSubPr>
            <m:ctrlPr>
              <w:rPr>
                <w:rFonts w:ascii="Cambria Math" w:hAnsi="Cambria Math"/>
                <w:i/>
              </w:rPr>
            </m:ctrlPr>
          </m:sSubPr>
          <m:e>
            <m:r>
              <w:rPr>
                <w:rFonts w:ascii="Cambria Math" w:hAnsi="Cambria Math"/>
              </w:rPr>
              <m:t>z</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 1.96</m:t>
        </m:r>
      </m:oMath>
    </w:p>
    <w:p w14:paraId="175047F5" w14:textId="34147593" w:rsidR="007A5AD3" w:rsidRPr="00E2017B" w:rsidRDefault="00364292" w:rsidP="007A5AD3">
      <w:pPr>
        <w:numPr>
          <w:ilvl w:val="0"/>
          <w:numId w:val="57"/>
        </w:numPr>
        <w:spacing w:after="160" w:line="278" w:lineRule="auto"/>
      </w:pPr>
      <m:oMath>
        <m:r>
          <w:rPr>
            <w:rFonts w:ascii="Cambria Math" w:hAnsi="Cambria Math"/>
          </w:rPr>
          <m:t>E</m:t>
        </m:r>
      </m:oMath>
      <w:r w:rsidR="007A5AD3" w:rsidRPr="00E2017B">
        <w:t xml:space="preserve"> is the allowable error in the logit shift (e.g., 0.1 </w:t>
      </w:r>
      <w:r>
        <w:t xml:space="preserve">in </w:t>
      </w:r>
      <w:r w:rsidR="007A5AD3" w:rsidRPr="00E2017B">
        <w:t>logit units).</w:t>
      </w:r>
    </w:p>
    <w:p w14:paraId="5C5B8BB3" w14:textId="0A837578" w:rsidR="007A5AD3" w:rsidRPr="00364292" w:rsidRDefault="00000000" w:rsidP="00364292">
      <w:pPr>
        <w:numPr>
          <w:ilvl w:val="0"/>
          <w:numId w:val="57"/>
        </w:numPr>
        <w:spacing w:after="160" w:line="278" w:lineRule="auto"/>
      </w:pPr>
      <m:oMath>
        <m:acc>
          <m:accPr>
            <m:ctrlPr>
              <w:rPr>
                <w:rFonts w:ascii="Cambria Math" w:hAnsi="Cambria Math"/>
                <w:i/>
              </w:rPr>
            </m:ctrlPr>
          </m:accPr>
          <m:e>
            <m:r>
              <w:rPr>
                <w:rFonts w:ascii="Cambria Math" w:hAnsi="Cambria Math"/>
              </w:rPr>
              <m:t>p</m:t>
            </m:r>
          </m:e>
        </m:acc>
      </m:oMath>
      <w:r w:rsidR="007A5AD3" w:rsidRPr="00E2017B">
        <w:t xml:space="preserve"> is the expected prevalence in the external population.</w:t>
      </w:r>
    </w:p>
    <w:p w14:paraId="2DFD0E86" w14:textId="018C05C5" w:rsidR="007A5AD3" w:rsidRPr="00E2017B" w:rsidRDefault="007A5AD3" w:rsidP="00CC09D1">
      <w:pPr>
        <w:spacing w:after="160" w:line="278" w:lineRule="auto"/>
      </w:pPr>
      <w:r w:rsidRPr="00E2017B">
        <w:t>If the disease prevalence is 50% (</w:t>
      </w:r>
      <m:oMath>
        <m:r>
          <w:rPr>
            <w:rFonts w:ascii="Cambria Math" w:hAnsi="Cambria Math"/>
          </w:rPr>
          <m:t>p=0.5</m:t>
        </m:r>
      </m:oMath>
      <w:r w:rsidRPr="00E2017B">
        <w:t>), the denominator is 0.25 (maximum stability). If the prevalence drops to 5% (</w:t>
      </w:r>
      <m:oMath>
        <m:r>
          <w:rPr>
            <w:rFonts w:ascii="Cambria Math" w:hAnsi="Cambria Math"/>
          </w:rPr>
          <m:t>p=0.05</m:t>
        </m:r>
      </m:oMath>
      <w:r w:rsidRPr="00E2017B">
        <w:t>), the denominator shrinks to 0.0475</w:t>
      </w:r>
      <w:r w:rsidR="00364292">
        <w:t>:</w:t>
      </w:r>
      <w:r w:rsidRPr="00E2017B">
        <w:t xml:space="preserve"> </w:t>
      </w:r>
      <w:r w:rsidR="00364292" w:rsidRPr="00364292">
        <w:t>We</w:t>
      </w:r>
      <w:r w:rsidRPr="00364292">
        <w:t xml:space="preserve"> need approximately 5 times more data to recalibrate a rare disease than a common one to achieve the same stability.</w:t>
      </w:r>
    </w:p>
    <w:p w14:paraId="6022FB60" w14:textId="64A0A2A3" w:rsidR="007A5AD3" w:rsidRPr="00E2017B" w:rsidRDefault="00CC09D1" w:rsidP="007A5AD3">
      <w:pPr>
        <w:spacing w:after="160" w:line="278" w:lineRule="auto"/>
        <w:rPr>
          <w:b/>
          <w:bCs/>
        </w:rPr>
      </w:pPr>
      <w:r>
        <w:rPr>
          <w:b/>
          <w:bCs/>
        </w:rPr>
        <w:t>Significance of</w:t>
      </w:r>
      <w:r w:rsidR="007A5AD3" w:rsidRPr="00E2017B">
        <w:rPr>
          <w:b/>
          <w:bCs/>
        </w:rPr>
        <w:t xml:space="preserve"> the 2nd Moment (Slope)</w:t>
      </w:r>
    </w:p>
    <w:p w14:paraId="391283C4" w14:textId="16D9D5BF" w:rsidR="007A5AD3" w:rsidRPr="00E2017B" w:rsidRDefault="007A5AD3" w:rsidP="007A5AD3">
      <w:pPr>
        <w:spacing w:after="160" w:line="278" w:lineRule="auto"/>
      </w:pPr>
      <w:r w:rsidRPr="00E2017B">
        <w:t xml:space="preserve">Testing if the slope </w:t>
      </w:r>
      <m:oMath>
        <m:r>
          <w:rPr>
            <w:rFonts w:ascii="Cambria Math" w:hAnsi="Cambria Math"/>
          </w:rPr>
          <m:t>γ = 1</m:t>
        </m:r>
      </m:oMath>
      <w:r w:rsidRPr="00E2017B">
        <w:t xml:space="preserve"> (the Tier 2 Audit) is far more data-intensive than shifting the intercept. This requires enough </w:t>
      </w:r>
      <w:r w:rsidR="00CC09D1">
        <w:t>“</w:t>
      </w:r>
      <w:r w:rsidRPr="00CC09D1">
        <w:t>Fisher Information</w:t>
      </w:r>
      <w:r w:rsidR="00CC09D1">
        <w:t>”</w:t>
      </w:r>
      <w:r w:rsidRPr="00E2017B">
        <w:t xml:space="preserve"> regarding the variance of the predictors.</w:t>
      </w:r>
    </w:p>
    <w:p w14:paraId="1655D3A4" w14:textId="142738C4" w:rsidR="007A5AD3" w:rsidRPr="00E2017B" w:rsidRDefault="007A5AD3" w:rsidP="007A5AD3">
      <w:pPr>
        <w:spacing w:after="160" w:line="278" w:lineRule="auto"/>
      </w:pPr>
      <w:r w:rsidRPr="00E2017B">
        <w:t xml:space="preserve">The variance of the slope estimate </w:t>
      </w:r>
      <m:oMath>
        <m:acc>
          <m:accPr>
            <m:ctrlPr>
              <w:rPr>
                <w:rFonts w:ascii="Cambria Math" w:hAnsi="Cambria Math"/>
                <w:i/>
              </w:rPr>
            </m:ctrlPr>
          </m:accPr>
          <m:e>
            <m:r>
              <w:rPr>
                <w:rFonts w:ascii="Cambria Math" w:hAnsi="Cambria Math"/>
              </w:rPr>
              <m:t>γ</m:t>
            </m:r>
          </m:e>
        </m:acc>
      </m:oMath>
      <w:r w:rsidRPr="00E2017B">
        <w:t xml:space="preserve"> is:</w:t>
      </w:r>
    </w:p>
    <w:p w14:paraId="75A50175" w14:textId="67DD9C78" w:rsidR="007A5AD3" w:rsidRPr="00E2017B" w:rsidRDefault="00CC09D1" w:rsidP="007A5AD3">
      <w:pPr>
        <w:spacing w:after="160" w:line="278" w:lineRule="auto"/>
      </w:pPr>
      <m:oMathPara>
        <m:oMath>
          <m:r>
            <w:rPr>
              <w:rFonts w:ascii="Cambria Math" w:hAnsi="Cambria Math"/>
            </w:rPr>
            <m:t>Var</m:t>
          </m:r>
          <m:d>
            <m:dPr>
              <m:ctrlPr>
                <w:rPr>
                  <w:rFonts w:ascii="Cambria Math" w:hAnsi="Cambria Math"/>
                  <w:i/>
                </w:rPr>
              </m:ctrlPr>
            </m:dPr>
            <m:e>
              <m:acc>
                <m:accPr>
                  <m:ctrlPr>
                    <w:rPr>
                      <w:rFonts w:ascii="Cambria Math" w:hAnsi="Cambria Math"/>
                      <w:i/>
                    </w:rPr>
                  </m:ctrlPr>
                </m:accPr>
                <m:e>
                  <m:r>
                    <w:rPr>
                      <w:rFonts w:ascii="Cambria Math" w:hAnsi="Cambria Math"/>
                    </w:rPr>
                    <m:t>γ</m:t>
                  </m:r>
                </m:e>
              </m:acc>
            </m:e>
          </m:d>
          <m:r>
            <w:rPr>
              <w:rFonts w:ascii="Cambria Math" w:hAnsi="Cambria Math"/>
            </w:rPr>
            <m:t>≈</m:t>
          </m:r>
          <m:f>
            <m:fPr>
              <m:ctrlPr>
                <w:rPr>
                  <w:rFonts w:ascii="Cambria Math" w:hAnsi="Cambria Math"/>
                  <w:i/>
                </w:rPr>
              </m:ctrlPr>
            </m:fPr>
            <m:num>
              <m:r>
                <w:rPr>
                  <w:rFonts w:ascii="Cambria Math" w:hAnsi="Cambria Math"/>
                </w:rPr>
                <m:t>1</m:t>
              </m:r>
            </m:num>
            <m:den>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acc>
                            <m:accPr>
                              <m:chr m:val="̅"/>
                              <m:ctrlPr>
                                <w:rPr>
                                  <w:rFonts w:ascii="Cambria Math" w:hAnsi="Cambria Math"/>
                                  <w:i/>
                                </w:rPr>
                              </m:ctrlPr>
                            </m:accPr>
                            <m:e>
                              <m:r>
                                <w:rPr>
                                  <w:rFonts w:ascii="Cambria Math" w:hAnsi="Cambria Math"/>
                                </w:rPr>
                                <m:t>LP</m:t>
                              </m:r>
                            </m:e>
                          </m:acc>
                        </m:e>
                      </m:d>
                    </m:e>
                    <m:sup>
                      <m:r>
                        <w:rPr>
                          <w:rFonts w:ascii="Cambria Math" w:hAnsi="Cambria Math"/>
                        </w:rPr>
                        <m:t>2</m:t>
                      </m:r>
                    </m:sup>
                  </m:sSup>
                </m:e>
              </m:nary>
              <m:r>
                <w:rPr>
                  <w:rFonts w:ascii="Cambria Math" w:hAnsi="Cambria Math"/>
                </w:rPr>
                <m:t xml:space="preserve"> </m:t>
              </m:r>
            </m:den>
          </m:f>
        </m:oMath>
      </m:oMathPara>
    </w:p>
    <w:p w14:paraId="6BC2ED9F" w14:textId="7A95A5F8" w:rsidR="007A5AD3" w:rsidRPr="00E2017B" w:rsidRDefault="007A5AD3" w:rsidP="00CC09D1">
      <w:pPr>
        <w:spacing w:after="160" w:line="278" w:lineRule="auto"/>
      </w:pPr>
      <w:r w:rsidRPr="00E2017B">
        <w:t xml:space="preserve">To stabilize the 2nd moment, </w:t>
      </w:r>
      <w:r w:rsidR="00CC09D1">
        <w:t>we</w:t>
      </w:r>
      <w:r w:rsidRPr="00E2017B">
        <w:t xml:space="preserve"> don't just need "more patients"; </w:t>
      </w:r>
      <w:r w:rsidR="00CC09D1">
        <w:t>we</w:t>
      </w:r>
      <w:r w:rsidRPr="00E2017B">
        <w:t xml:space="preserve"> need </w:t>
      </w:r>
      <w:r w:rsidRPr="00CC09D1">
        <w:t>"</w:t>
      </w:r>
      <w:r w:rsidR="00CC09D1">
        <w:t>d</w:t>
      </w:r>
      <w:r w:rsidRPr="00CC09D1">
        <w:t xml:space="preserve">iverse </w:t>
      </w:r>
      <w:r w:rsidR="00CC09D1">
        <w:t>p</w:t>
      </w:r>
      <w:r w:rsidRPr="00CC09D1">
        <w:t>atients"</w:t>
      </w:r>
      <w:r w:rsidR="00CC09D1">
        <w:t>.</w:t>
      </w:r>
      <w:r w:rsidRPr="00E2017B">
        <w:t xml:space="preserve"> If our external sample only contains low-risk patients, </w:t>
      </w:r>
      <m:oMath>
        <m:sSup>
          <m:sSupPr>
            <m:ctrlPr>
              <w:rPr>
                <w:rFonts w:ascii="Cambria Math" w:hAnsi="Cambria Math"/>
                <w:i/>
              </w:rPr>
            </m:ctrlPr>
          </m:sSupPr>
          <m:e>
            <m:d>
              <m:dPr>
                <m:ctrlPr>
                  <w:rPr>
                    <w:rFonts w:ascii="Cambria Math" w:hAnsi="Cambria Math"/>
                    <w:i/>
                  </w:rPr>
                </m:ctrlPr>
              </m:dPr>
              <m:e>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acc>
                  <m:accPr>
                    <m:chr m:val="̅"/>
                    <m:ctrlPr>
                      <w:rPr>
                        <w:rFonts w:ascii="Cambria Math" w:hAnsi="Cambria Math"/>
                        <w:i/>
                      </w:rPr>
                    </m:ctrlPr>
                  </m:accPr>
                  <m:e>
                    <m:r>
                      <w:rPr>
                        <w:rFonts w:ascii="Cambria Math" w:hAnsi="Cambria Math"/>
                      </w:rPr>
                      <m:t>LP</m:t>
                    </m:r>
                  </m:e>
                </m:acc>
              </m:e>
            </m:d>
          </m:e>
          <m:sup>
            <m:r>
              <w:rPr>
                <w:rFonts w:ascii="Cambria Math" w:hAnsi="Cambria Math"/>
              </w:rPr>
              <m:t>2</m:t>
            </m:r>
          </m:sup>
        </m:sSup>
        <m:r>
          <w:rPr>
            <w:rFonts w:ascii="Cambria Math" w:hAnsi="Cambria Math"/>
          </w:rPr>
          <m:t xml:space="preserve"> </m:t>
        </m:r>
      </m:oMath>
      <w:r w:rsidRPr="00E2017B">
        <w:t xml:space="preserve">will be small, and slope estimate will remain unstable regardless of </w:t>
      </w:r>
      <m:oMath>
        <m:r>
          <w:rPr>
            <w:rFonts w:ascii="Cambria Math" w:hAnsi="Cambria Math"/>
          </w:rPr>
          <m:t>n</m:t>
        </m:r>
      </m:oMath>
      <w:r w:rsidRPr="00E2017B">
        <w:t>.</w:t>
      </w:r>
    </w:p>
    <w:p w14:paraId="43829897" w14:textId="75BF5EC2" w:rsidR="007A5AD3" w:rsidRPr="00E2017B" w:rsidRDefault="007A5AD3" w:rsidP="007A5AD3">
      <w:pPr>
        <w:spacing w:after="160" w:line="278" w:lineRule="auto"/>
      </w:pPr>
      <w:r w:rsidRPr="00E2017B">
        <w:t xml:space="preserve">Based on these formulas, a standard "Stability Table" for </w:t>
      </w:r>
      <w:r w:rsidR="00CC09D1">
        <w:t>our</w:t>
      </w:r>
      <w:r w:rsidRPr="00E2017B">
        <w:t xml:space="preserve"> framework</w:t>
      </w:r>
      <w:r w:rsidR="00CC09D1">
        <w:t xml:space="preserve">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662"/>
        <w:gridCol w:w="2563"/>
        <w:gridCol w:w="2278"/>
      </w:tblGrid>
      <w:tr w:rsidR="007A5AD3" w:rsidRPr="00CC09D1" w14:paraId="02886D92"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4A0F1" w14:textId="77777777" w:rsidR="007A5AD3" w:rsidRPr="00CC09D1" w:rsidRDefault="007A5AD3" w:rsidP="00D67AFC">
            <w:pPr>
              <w:spacing w:after="0" w:line="278" w:lineRule="auto"/>
              <w:rPr>
                <w:sz w:val="20"/>
                <w:szCs w:val="20"/>
              </w:rPr>
            </w:pPr>
            <w:r w:rsidRPr="00CC09D1">
              <w:rPr>
                <w:b/>
                <w:bCs/>
                <w:sz w:val="20"/>
                <w:szCs w:val="20"/>
              </w:rPr>
              <w:t>Recalibration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EE6FD" w14:textId="77777777" w:rsidR="007A5AD3" w:rsidRPr="00CC09D1" w:rsidRDefault="007A5AD3" w:rsidP="00D67AFC">
            <w:pPr>
              <w:spacing w:after="0" w:line="278" w:lineRule="auto"/>
              <w:rPr>
                <w:sz w:val="20"/>
                <w:szCs w:val="20"/>
              </w:rPr>
            </w:pPr>
            <w:r w:rsidRPr="00CC09D1">
              <w:rPr>
                <w:b/>
                <w:bCs/>
                <w:sz w:val="20"/>
                <w:szCs w:val="20"/>
              </w:rPr>
              <w:t>Target 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A73C2" w14:textId="77777777" w:rsidR="00D67AFC" w:rsidRDefault="007A5AD3" w:rsidP="00D67AFC">
            <w:pPr>
              <w:spacing w:after="0" w:line="278" w:lineRule="auto"/>
              <w:rPr>
                <w:b/>
                <w:bCs/>
                <w:sz w:val="20"/>
                <w:szCs w:val="20"/>
              </w:rPr>
            </w:pPr>
            <w:r w:rsidRPr="00CC09D1">
              <w:rPr>
                <w:b/>
                <w:bCs/>
                <w:sz w:val="20"/>
                <w:szCs w:val="20"/>
              </w:rPr>
              <w:t xml:space="preserve">Minimum </w:t>
            </w:r>
            <m:oMath>
              <m:r>
                <m:rPr>
                  <m:sty m:val="bi"/>
                </m:rPr>
                <w:rPr>
                  <w:rFonts w:ascii="Cambria Math" w:hAnsi="Cambria Math"/>
                  <w:sz w:val="20"/>
                  <w:szCs w:val="20"/>
                </w:rPr>
                <m:t>n</m:t>
              </m:r>
            </m:oMath>
            <w:r w:rsidRPr="00CC09D1">
              <w:rPr>
                <w:b/>
                <w:bCs/>
                <w:sz w:val="20"/>
                <w:szCs w:val="20"/>
              </w:rPr>
              <w:t xml:space="preserve"> </w:t>
            </w:r>
          </w:p>
          <w:p w14:paraId="64303C8B" w14:textId="2E7CA2B3" w:rsidR="007A5AD3" w:rsidRPr="00CC09D1" w:rsidRDefault="007A5AD3" w:rsidP="00D67AFC">
            <w:pPr>
              <w:spacing w:after="0" w:line="278" w:lineRule="auto"/>
              <w:rPr>
                <w:sz w:val="20"/>
                <w:szCs w:val="20"/>
              </w:rPr>
            </w:pPr>
            <w:r w:rsidRPr="00CC09D1">
              <w:rPr>
                <w:b/>
                <w:bCs/>
                <w:sz w:val="20"/>
                <w:szCs w:val="20"/>
              </w:rPr>
              <w:t xml:space="preserve">(Common Disease </w:t>
            </w:r>
            <m:oMath>
              <m:r>
                <m:rPr>
                  <m:sty m:val="bi"/>
                </m:rPr>
                <w:rPr>
                  <w:rFonts w:ascii="Cambria Math" w:hAnsi="Cambria Math"/>
                  <w:sz w:val="20"/>
                  <w:szCs w:val="20"/>
                </w:rPr>
                <m:t>p=0.3</m:t>
              </m:r>
            </m:oMath>
            <w:r w:rsidRPr="00CC09D1">
              <w:rPr>
                <w:b/>
                <w:bCs/>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F9EBD" w14:textId="77777777" w:rsidR="00D67AFC" w:rsidRDefault="007A5AD3" w:rsidP="00D67AFC">
            <w:pPr>
              <w:spacing w:after="0" w:line="278" w:lineRule="auto"/>
              <w:rPr>
                <w:b/>
                <w:bCs/>
                <w:sz w:val="20"/>
                <w:szCs w:val="20"/>
              </w:rPr>
            </w:pPr>
            <w:r w:rsidRPr="00CC09D1">
              <w:rPr>
                <w:b/>
                <w:bCs/>
                <w:sz w:val="20"/>
                <w:szCs w:val="20"/>
              </w:rPr>
              <w:t xml:space="preserve">Minimum </w:t>
            </w:r>
            <m:oMath>
              <m:r>
                <m:rPr>
                  <m:sty m:val="bi"/>
                </m:rPr>
                <w:rPr>
                  <w:rFonts w:ascii="Cambria Math" w:hAnsi="Cambria Math"/>
                  <w:sz w:val="20"/>
                  <w:szCs w:val="20"/>
                </w:rPr>
                <m:t>n</m:t>
              </m:r>
            </m:oMath>
            <w:r w:rsidRPr="00CC09D1">
              <w:rPr>
                <w:b/>
                <w:bCs/>
                <w:sz w:val="20"/>
                <w:szCs w:val="20"/>
              </w:rPr>
              <w:t xml:space="preserve"> </w:t>
            </w:r>
          </w:p>
          <w:p w14:paraId="298F8906" w14:textId="79AA03E8" w:rsidR="007A5AD3" w:rsidRPr="00CC09D1" w:rsidRDefault="007A5AD3" w:rsidP="00D67AFC">
            <w:pPr>
              <w:spacing w:after="0" w:line="278" w:lineRule="auto"/>
              <w:rPr>
                <w:sz w:val="20"/>
                <w:szCs w:val="20"/>
              </w:rPr>
            </w:pPr>
            <w:r w:rsidRPr="00CC09D1">
              <w:rPr>
                <w:b/>
                <w:bCs/>
                <w:sz w:val="20"/>
                <w:szCs w:val="20"/>
              </w:rPr>
              <w:t xml:space="preserve">(Rare Disease </w:t>
            </w:r>
            <m:oMath>
              <m:r>
                <m:rPr>
                  <m:sty m:val="bi"/>
                </m:rPr>
                <w:rPr>
                  <w:rFonts w:ascii="Cambria Math" w:hAnsi="Cambria Math"/>
                  <w:sz w:val="20"/>
                  <w:szCs w:val="20"/>
                </w:rPr>
                <m:t>p=0.05</m:t>
              </m:r>
            </m:oMath>
            <w:r w:rsidRPr="00CC09D1">
              <w:rPr>
                <w:b/>
                <w:bCs/>
                <w:sz w:val="20"/>
                <w:szCs w:val="20"/>
              </w:rPr>
              <w:t>)</w:t>
            </w:r>
          </w:p>
        </w:tc>
      </w:tr>
      <w:tr w:rsidR="007A5AD3" w:rsidRPr="00CC09D1" w14:paraId="5F3DF559"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02AF8" w14:textId="77777777" w:rsidR="007A5AD3" w:rsidRPr="00CC09D1" w:rsidRDefault="007A5AD3" w:rsidP="001D724E">
            <w:pPr>
              <w:spacing w:after="160" w:line="278" w:lineRule="auto"/>
              <w:rPr>
                <w:sz w:val="20"/>
                <w:szCs w:val="20"/>
              </w:rPr>
            </w:pPr>
            <w:r w:rsidRPr="00CC09D1">
              <w:rPr>
                <w:b/>
                <w:bCs/>
                <w:sz w:val="20"/>
                <w:szCs w:val="20"/>
              </w:rPr>
              <w:t>Tier 1 (Intercept)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3707" w14:textId="77777777" w:rsidR="007A5AD3" w:rsidRPr="00CC09D1" w:rsidRDefault="007A5AD3" w:rsidP="001D724E">
            <w:pPr>
              <w:spacing w:after="160" w:line="278" w:lineRule="auto"/>
              <w:rPr>
                <w:sz w:val="20"/>
                <w:szCs w:val="20"/>
              </w:rPr>
            </w:pPr>
            <w:r w:rsidRPr="00CC09D1">
              <w:rPr>
                <w:sz w:val="20"/>
                <w:szCs w:val="20"/>
              </w:rPr>
              <w:t>Location / 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4C43C" w14:textId="7454C9A9" w:rsidR="007A5AD3" w:rsidRPr="00CC09D1" w:rsidRDefault="00D67AFC" w:rsidP="001D724E">
            <w:pPr>
              <w:spacing w:after="160" w:line="278" w:lineRule="auto"/>
              <w:rPr>
                <w:sz w:val="20"/>
                <w:szCs w:val="20"/>
              </w:rPr>
            </w:pPr>
            <m:oMathPara>
              <m:oMath>
                <m:r>
                  <w:rPr>
                    <w:rFonts w:ascii="Cambria Math" w:hAnsi="Cambria Math"/>
                    <w:sz w:val="20"/>
                    <w:szCs w:val="20"/>
                  </w:rPr>
                  <m:t>≈ 100</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391095" w14:textId="7CC48DF1" w:rsidR="007A5AD3" w:rsidRPr="00CC09D1" w:rsidRDefault="00D67AFC" w:rsidP="001D724E">
            <w:pPr>
              <w:spacing w:after="160" w:line="278" w:lineRule="auto"/>
              <w:rPr>
                <w:sz w:val="20"/>
                <w:szCs w:val="20"/>
              </w:rPr>
            </w:pPr>
            <m:oMathPara>
              <m:oMath>
                <m:r>
                  <w:rPr>
                    <w:rFonts w:ascii="Cambria Math" w:hAnsi="Cambria Math"/>
                    <w:sz w:val="20"/>
                    <w:szCs w:val="20"/>
                  </w:rPr>
                  <m:t>≈ 400</m:t>
                </m:r>
              </m:oMath>
            </m:oMathPara>
          </w:p>
        </w:tc>
      </w:tr>
      <w:tr w:rsidR="007A5AD3" w:rsidRPr="00CC09D1" w14:paraId="20E2255C"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A53A3" w14:textId="77777777" w:rsidR="007A5AD3" w:rsidRPr="00CC09D1" w:rsidRDefault="007A5AD3" w:rsidP="001D724E">
            <w:pPr>
              <w:spacing w:after="160" w:line="278" w:lineRule="auto"/>
              <w:rPr>
                <w:sz w:val="20"/>
                <w:szCs w:val="20"/>
              </w:rPr>
            </w:pPr>
            <w:r w:rsidRPr="00CC09D1">
              <w:rPr>
                <w:b/>
                <w:bCs/>
                <w:sz w:val="20"/>
                <w:szCs w:val="20"/>
              </w:rPr>
              <w:t>Tier 2 (Slope)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77B2B" w14:textId="77777777" w:rsidR="007A5AD3" w:rsidRPr="00CC09D1" w:rsidRDefault="007A5AD3" w:rsidP="001D724E">
            <w:pPr>
              <w:spacing w:after="160" w:line="278" w:lineRule="auto"/>
              <w:rPr>
                <w:sz w:val="20"/>
                <w:szCs w:val="20"/>
              </w:rPr>
            </w:pPr>
            <w:r w:rsidRPr="00CC09D1">
              <w:rPr>
                <w:sz w:val="20"/>
                <w:szCs w:val="20"/>
              </w:rPr>
              <w:t>Scale / Variance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CEA21" w14:textId="63B8C6F4" w:rsidR="007A5AD3" w:rsidRPr="00CC09D1" w:rsidRDefault="00D67AFC" w:rsidP="001D724E">
            <w:pPr>
              <w:spacing w:after="160" w:line="278" w:lineRule="auto"/>
              <w:rPr>
                <w:sz w:val="20"/>
                <w:szCs w:val="20"/>
              </w:rPr>
            </w:pPr>
            <m:oMathPara>
              <m:oMath>
                <m:r>
                  <w:rPr>
                    <w:rFonts w:ascii="Cambria Math" w:hAnsi="Cambria Math"/>
                    <w:sz w:val="20"/>
                    <w:szCs w:val="20"/>
                  </w:rPr>
                  <m:t>≈ 300</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3DEAEBB" w14:textId="71E73C49" w:rsidR="007A5AD3" w:rsidRPr="00CC09D1" w:rsidRDefault="00D67AFC" w:rsidP="001D724E">
            <w:pPr>
              <w:spacing w:after="160" w:line="278" w:lineRule="auto"/>
              <w:rPr>
                <w:sz w:val="20"/>
                <w:szCs w:val="20"/>
              </w:rPr>
            </w:pPr>
            <m:oMathPara>
              <m:oMath>
                <m:r>
                  <w:rPr>
                    <w:rFonts w:ascii="Cambria Math" w:hAnsi="Cambria Math"/>
                    <w:sz w:val="20"/>
                    <w:szCs w:val="20"/>
                  </w:rPr>
                  <m:t>≈ 1200</m:t>
                </m:r>
              </m:oMath>
            </m:oMathPara>
          </w:p>
        </w:tc>
      </w:tr>
      <w:tr w:rsidR="007A5AD3" w:rsidRPr="00CC09D1" w14:paraId="3C51E1D9"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003B4" w14:textId="77777777" w:rsidR="007A5AD3" w:rsidRPr="00CC09D1" w:rsidRDefault="007A5AD3" w:rsidP="001D724E">
            <w:pPr>
              <w:spacing w:after="160" w:line="278" w:lineRule="auto"/>
              <w:rPr>
                <w:sz w:val="20"/>
                <w:szCs w:val="20"/>
              </w:rPr>
            </w:pPr>
            <w:r w:rsidRPr="00CC09D1">
              <w:rPr>
                <w:b/>
                <w:bCs/>
                <w:sz w:val="20"/>
                <w:szCs w:val="20"/>
              </w:rPr>
              <w:t>Tier 3 (Shape)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ADC98" w14:textId="77777777" w:rsidR="007A5AD3" w:rsidRPr="00CC09D1" w:rsidRDefault="007A5AD3" w:rsidP="001D724E">
            <w:pPr>
              <w:spacing w:after="160" w:line="278" w:lineRule="auto"/>
              <w:rPr>
                <w:sz w:val="20"/>
                <w:szCs w:val="20"/>
              </w:rPr>
            </w:pPr>
            <w:r w:rsidRPr="00CC09D1">
              <w:rPr>
                <w:sz w:val="20"/>
                <w:szCs w:val="20"/>
              </w:rPr>
              <w:t>Non-linearity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D82A6" w14:textId="24B8323B" w:rsidR="007A5AD3" w:rsidRPr="00CC09D1" w:rsidRDefault="00D67AFC" w:rsidP="001D724E">
            <w:pPr>
              <w:spacing w:after="160" w:line="278" w:lineRule="auto"/>
              <w:rPr>
                <w:sz w:val="20"/>
                <w:szCs w:val="20"/>
              </w:rPr>
            </w:pPr>
            <m:oMathPara>
              <m:oMath>
                <m:r>
                  <w:rPr>
                    <w:rFonts w:ascii="Cambria Math" w:hAnsi="Cambria Math"/>
                    <w:sz w:val="20"/>
                    <w:szCs w:val="20"/>
                  </w:rPr>
                  <m:t>≈ 700+</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E19BC18" w14:textId="7F2F5580" w:rsidR="007A5AD3" w:rsidRPr="00CC09D1" w:rsidRDefault="00D67AFC" w:rsidP="001D724E">
            <w:pPr>
              <w:spacing w:after="160" w:line="278" w:lineRule="auto"/>
              <w:rPr>
                <w:sz w:val="20"/>
                <w:szCs w:val="20"/>
              </w:rPr>
            </w:pPr>
            <m:oMathPara>
              <m:oMath>
                <m:r>
                  <w:rPr>
                    <w:rFonts w:ascii="Cambria Math" w:hAnsi="Cambria Math"/>
                    <w:sz w:val="20"/>
                    <w:szCs w:val="20"/>
                  </w:rPr>
                  <m:t>≈ 2500+</m:t>
                </m:r>
              </m:oMath>
            </m:oMathPara>
          </w:p>
        </w:tc>
      </w:tr>
    </w:tbl>
    <w:p w14:paraId="2C5228DC" w14:textId="0E7CE406" w:rsidR="007A5AD3" w:rsidRPr="00E2017B" w:rsidRDefault="007A5AD3" w:rsidP="007A5AD3">
      <w:pPr>
        <w:spacing w:after="160" w:line="278" w:lineRule="auto"/>
      </w:pPr>
    </w:p>
    <w:p w14:paraId="5076861B" w14:textId="77777777" w:rsidR="00FF6B9B" w:rsidRDefault="00FF6B9B" w:rsidP="007A5AD3">
      <w:pPr>
        <w:spacing w:after="160" w:line="278" w:lineRule="auto"/>
        <w:rPr>
          <w:b/>
          <w:bCs/>
        </w:rPr>
      </w:pPr>
    </w:p>
    <w:p w14:paraId="1C01A4EF" w14:textId="77777777" w:rsidR="00FF6B9B" w:rsidRDefault="00FF6B9B" w:rsidP="007A5AD3">
      <w:pPr>
        <w:spacing w:after="160" w:line="278" w:lineRule="auto"/>
        <w:rPr>
          <w:b/>
          <w:bCs/>
        </w:rPr>
      </w:pPr>
    </w:p>
    <w:p w14:paraId="66F65065" w14:textId="6E039F42" w:rsidR="007A5AD3" w:rsidRPr="00E2017B" w:rsidRDefault="007A5AD3" w:rsidP="007A5AD3">
      <w:pPr>
        <w:spacing w:after="160" w:line="278" w:lineRule="auto"/>
        <w:rPr>
          <w:b/>
          <w:bCs/>
        </w:rPr>
      </w:pPr>
      <w:r w:rsidRPr="00E2017B">
        <w:rPr>
          <w:b/>
          <w:bCs/>
        </w:rPr>
        <w:t>Stability through Centering (Orthogonality)</w:t>
      </w:r>
    </w:p>
    <w:p w14:paraId="12770FAE" w14:textId="674B4E47" w:rsidR="007A5AD3" w:rsidRPr="00E2017B" w:rsidRDefault="007A5AD3" w:rsidP="007A5AD3">
      <w:pPr>
        <w:spacing w:after="160" w:line="278" w:lineRule="auto"/>
      </w:pPr>
      <w:r w:rsidRPr="00E2017B">
        <w:t xml:space="preserve">The primary mathematical reason our </w:t>
      </w:r>
      <w:r w:rsidR="00D67AFC">
        <w:t>“</w:t>
      </w:r>
      <w:r w:rsidRPr="00E2017B">
        <w:rPr>
          <w:b/>
          <w:bCs/>
        </w:rPr>
        <w:t>Centering Method</w:t>
      </w:r>
      <w:r w:rsidR="00D67AFC">
        <w:rPr>
          <w:b/>
          <w:bCs/>
        </w:rPr>
        <w:t>”</w:t>
      </w:r>
      <w:r w:rsidRPr="00E2017B">
        <w:t xml:space="preserve"> is more stable than non-centered methods is </w:t>
      </w:r>
      <w:r w:rsidR="00D67AFC">
        <w:t>“</w:t>
      </w:r>
      <w:r w:rsidRPr="00E2017B">
        <w:rPr>
          <w:b/>
          <w:bCs/>
        </w:rPr>
        <w:t>Orthogonality</w:t>
      </w:r>
      <w:r w:rsidR="00D67AFC">
        <w:rPr>
          <w:b/>
          <w:bCs/>
        </w:rPr>
        <w:t>”</w:t>
      </w:r>
      <w:r w:rsidRPr="00E2017B">
        <w:t>.</w:t>
      </w:r>
    </w:p>
    <w:p w14:paraId="7CA149A5" w14:textId="7CEC4A0D" w:rsidR="007A5AD3" w:rsidRPr="00E2017B" w:rsidRDefault="007A5AD3" w:rsidP="007A5AD3">
      <w:pPr>
        <w:spacing w:after="160" w:line="278" w:lineRule="auto"/>
      </w:pPr>
      <w:r w:rsidRPr="00E2017B">
        <w:lastRenderedPageBreak/>
        <w:t>In a non-centered model, the intercept and slopes are correlated</w:t>
      </w:r>
      <w:r w:rsidR="00D67AFC">
        <w:t xml:space="preserve"> (</w:t>
      </w:r>
      <m:oMath>
        <m:r>
          <w:rPr>
            <w:rFonts w:ascii="Cambria Math" w:hAnsi="Cambria Math"/>
          </w:rPr>
          <m:t>Cov</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β</m:t>
                </m:r>
              </m:e>
            </m:acc>
          </m:e>
        </m:d>
        <m:r>
          <w:rPr>
            <w:rFonts w:ascii="Cambria Math" w:hAnsi="Cambria Math"/>
          </w:rPr>
          <m:t>≠ 0</m:t>
        </m:r>
      </m:oMath>
      <w:r w:rsidRPr="00E2017B">
        <w:t>). If our estimate of the intercept is slightly off due to a small external sample, that error "bleeds" into the interpretation of the coefficients.</w:t>
      </w:r>
    </w:p>
    <w:p w14:paraId="52932B10" w14:textId="666350DD" w:rsidR="007A5AD3" w:rsidRPr="00E2017B" w:rsidRDefault="007A5AD3" w:rsidP="007A5AD3">
      <w:pPr>
        <w:spacing w:after="160" w:line="278" w:lineRule="auto"/>
      </w:pPr>
      <w:r w:rsidRPr="00E2017B">
        <w:t>By centering at the development mean (</w:t>
      </w:r>
      <m:oMath>
        <m:r>
          <w:rPr>
            <w:rFonts w:ascii="Cambria Math" w:hAnsi="Cambria Math"/>
          </w:rPr>
          <m:t xml:space="preserve">x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dev</m:t>
            </m:r>
          </m:sub>
        </m:sSub>
      </m:oMath>
      <w:r w:rsidRPr="00E2017B">
        <w:t xml:space="preserve">), </w:t>
      </w:r>
      <w:r w:rsidR="00D67AFC">
        <w:t>we</w:t>
      </w:r>
      <w:r w:rsidRPr="00E2017B">
        <w:t xml:space="preserve"> ensure that:</w:t>
      </w:r>
    </w:p>
    <w:p w14:paraId="7907A506" w14:textId="77777777" w:rsidR="00D67AFC" w:rsidRDefault="00D67AFC" w:rsidP="007A5AD3">
      <w:pPr>
        <w:spacing w:after="160" w:line="278" w:lineRule="auto"/>
      </w:pPr>
      <m:oMathPara>
        <m:oMath>
          <m:r>
            <w:rPr>
              <w:rFonts w:ascii="Cambria Math" w:hAnsi="Cambria Math"/>
            </w:rPr>
            <m:t>Cov</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β</m:t>
                  </m:r>
                </m:e>
              </m:acc>
            </m:e>
          </m:d>
          <m:r>
            <w:rPr>
              <w:rFonts w:ascii="Cambria Math" w:hAnsi="Cambria Math"/>
            </w:rPr>
            <m:t>≈0</m:t>
          </m:r>
        </m:oMath>
      </m:oMathPara>
    </w:p>
    <w:p w14:paraId="44F67719" w14:textId="48A2A8F7" w:rsidR="007A5AD3" w:rsidRPr="00E2017B" w:rsidRDefault="007A5AD3" w:rsidP="007A5AD3">
      <w:pPr>
        <w:spacing w:after="160" w:line="278" w:lineRule="auto"/>
      </w:pPr>
      <w:r w:rsidRPr="00E2017B">
        <w:t xml:space="preserve">This makes the </w:t>
      </w:r>
      <w:r w:rsidR="00D67AFC">
        <w:t>“</w:t>
      </w:r>
      <w:r w:rsidRPr="00E2017B">
        <w:t>Intercept Shift</w:t>
      </w:r>
      <w:r w:rsidR="00D67AFC">
        <w:t>”</w:t>
      </w:r>
      <w:r w:rsidRPr="00E2017B">
        <w:t xml:space="preserve"> </w:t>
      </w:r>
      <w:r w:rsidRPr="00D67AFC">
        <w:t xml:space="preserve">mathematically independent </w:t>
      </w:r>
      <w:r w:rsidRPr="00E2017B">
        <w:t xml:space="preserve">of the variable effects. The transport becomes "stable" because </w:t>
      </w:r>
      <w:r w:rsidR="00D67AFC">
        <w:t>we</w:t>
      </w:r>
      <w:r w:rsidRPr="00E2017B">
        <w:t xml:space="preserve"> are only adjusting the position of the model on the risk curve, not its orientation.</w:t>
      </w:r>
    </w:p>
    <w:p w14:paraId="33341B35" w14:textId="6C3C0F98" w:rsidR="00941FD8" w:rsidRDefault="000E7E6E" w:rsidP="00941FD8">
      <w:pPr>
        <w:spacing w:after="160" w:line="278" w:lineRule="auto"/>
        <w:rPr>
          <w:rFonts w:eastAsiaTheme="majorEastAsia" w:cstheme="majorBidi"/>
          <w:color w:val="0F4761" w:themeColor="accent1" w:themeShade="BF"/>
        </w:rPr>
      </w:pPr>
      <w:r>
        <w:rPr>
          <w:rFonts w:eastAsiaTheme="majorEastAsia" w:cstheme="majorBidi"/>
          <w:color w:val="0F4761" w:themeColor="accent1" w:themeShade="BF"/>
        </w:rPr>
        <w:t>Balance between Universality and specificity</w:t>
      </w:r>
    </w:p>
    <w:p w14:paraId="45EA60B5" w14:textId="24C52081" w:rsidR="000E7E6E" w:rsidRPr="000E7E6E" w:rsidRDefault="000E7E6E" w:rsidP="00941FD8">
      <w:pPr>
        <w:spacing w:after="160" w:line="278" w:lineRule="auto"/>
      </w:pPr>
      <w:r w:rsidRPr="000E7E6E">
        <w:t>Our framework provides has these features simultaneously:</w:t>
      </w:r>
    </w:p>
    <w:p w14:paraId="71047C45" w14:textId="77777777" w:rsidR="00941FD8" w:rsidRPr="000E7E6E" w:rsidRDefault="00941FD8" w:rsidP="00D67AFC">
      <w:pPr>
        <w:pStyle w:val="ListParagraph"/>
        <w:numPr>
          <w:ilvl w:val="0"/>
          <w:numId w:val="63"/>
        </w:numPr>
        <w:spacing w:after="160" w:line="278" w:lineRule="auto"/>
      </w:pPr>
      <w:r w:rsidRPr="000E7E6E">
        <w:t>Algorithmic Transparency: By using centered predictors, we make the model "auditable."</w:t>
      </w:r>
    </w:p>
    <w:p w14:paraId="54204FDD" w14:textId="77777777" w:rsidR="00941FD8" w:rsidRPr="000E7E6E" w:rsidRDefault="00941FD8" w:rsidP="00D67AFC">
      <w:pPr>
        <w:pStyle w:val="ListParagraph"/>
        <w:numPr>
          <w:ilvl w:val="0"/>
          <w:numId w:val="63"/>
        </w:numPr>
        <w:spacing w:after="160" w:line="278" w:lineRule="auto"/>
      </w:pPr>
      <w:r w:rsidRPr="000E7E6E">
        <w:t>Parsimony: We prove that in many cases, a simple 1st-moment update is mathematically optimal, preventing the common mistake of over-adjusting small external datasets.</w:t>
      </w:r>
    </w:p>
    <w:p w14:paraId="24CA4D5F" w14:textId="3EB01883" w:rsidR="00941FD8" w:rsidRPr="00E2017B" w:rsidRDefault="00941FD8" w:rsidP="00D67AFC">
      <w:pPr>
        <w:pStyle w:val="ListParagraph"/>
        <w:numPr>
          <w:ilvl w:val="0"/>
          <w:numId w:val="63"/>
        </w:numPr>
        <w:spacing w:after="160" w:line="278" w:lineRule="auto"/>
      </w:pPr>
      <w:r w:rsidRPr="000E7E6E">
        <w:t>Generalizability: This</w:t>
      </w:r>
      <w:r w:rsidRPr="00E2017B">
        <w:t xml:space="preserve"> framework applies equally to Logistic, Linear, and Cox models, providing a universal language for transportability.</w:t>
      </w:r>
    </w:p>
    <w:p w14:paraId="07796968" w14:textId="716F4C9B" w:rsidR="00941FD8" w:rsidRPr="000E7E6E" w:rsidRDefault="00941FD8" w:rsidP="000E7E6E">
      <w:pPr>
        <w:spacing w:after="160" w:line="278" w:lineRule="auto"/>
      </w:pPr>
      <w:r w:rsidRPr="000E7E6E">
        <w:t xml:space="preserve">The </w:t>
      </w:r>
      <w:r w:rsidR="00D67AFC" w:rsidRPr="000E7E6E">
        <w:t>significance</w:t>
      </w:r>
      <w:r w:rsidRPr="000E7E6E">
        <w:t xml:space="preserve"> of our framework</w:t>
      </w:r>
      <w:r w:rsidR="00D67AFC" w:rsidRPr="000E7E6E">
        <w:t>’s innovation</w:t>
      </w:r>
      <w:r w:rsidRPr="000E7E6E">
        <w:t xml:space="preserve"> lies in the distinction between </w:t>
      </w:r>
      <w:r w:rsidR="00D67AFC" w:rsidRPr="000E7E6E">
        <w:t>“</w:t>
      </w:r>
      <w:r w:rsidRPr="000E7E6E">
        <w:t>Structural Universality</w:t>
      </w:r>
      <w:r w:rsidR="00D67AFC" w:rsidRPr="000E7E6E">
        <w:t>”</w:t>
      </w:r>
      <w:r w:rsidRPr="000E7E6E">
        <w:t xml:space="preserve"> (the centering/offset logic) and </w:t>
      </w:r>
      <w:r w:rsidR="00D67AFC" w:rsidRPr="000E7E6E">
        <w:t>“</w:t>
      </w:r>
      <w:r w:rsidRPr="000E7E6E">
        <w:t>Functional Specificity</w:t>
      </w:r>
      <w:r w:rsidR="00D67AFC" w:rsidRPr="000E7E6E">
        <w:t>”</w:t>
      </w:r>
      <w:r w:rsidRPr="000E7E6E">
        <w:t xml:space="preserve"> (link function </w:t>
      </w:r>
      <m:oMath>
        <m:r>
          <w:rPr>
            <w:rFonts w:ascii="Cambria Math" w:hAnsi="Cambria Math"/>
          </w:rPr>
          <m:t>g(⋅)</m:t>
        </m:r>
      </m:oMath>
      <w:r w:rsidRPr="000E7E6E">
        <w:t>).</w:t>
      </w:r>
      <w:r w:rsidR="00D67AFC" w:rsidRPr="000E7E6E">
        <w:t xml:space="preserve"> </w:t>
      </w:r>
      <w:r w:rsidRPr="000E7E6E">
        <w:t xml:space="preserve">To clarify how it remains generalizable yet respects model boundaries, we must look at the </w:t>
      </w:r>
      <w:r w:rsidR="00D67AFC" w:rsidRPr="000E7E6E">
        <w:t>“</w:t>
      </w:r>
      <w:r w:rsidRPr="000E7E6E">
        <w:t>Information Geometry</w:t>
      </w:r>
      <w:r w:rsidR="00D67AFC" w:rsidRPr="000E7E6E">
        <w:t>”</w:t>
      </w:r>
      <w:r w:rsidRPr="000E7E6E">
        <w:t xml:space="preserve"> of each model type</w:t>
      </w:r>
      <w:r w:rsidR="000E7E6E" w:rsidRPr="000E7E6E">
        <w:t>:</w:t>
      </w:r>
    </w:p>
    <w:p w14:paraId="57CD6078" w14:textId="17144BDC" w:rsidR="00941FD8" w:rsidRPr="00E2017B" w:rsidRDefault="00941FD8" w:rsidP="00941FD8">
      <w:pPr>
        <w:spacing w:after="160" w:line="278" w:lineRule="auto"/>
        <w:rPr>
          <w:b/>
          <w:bCs/>
        </w:rPr>
      </w:pPr>
      <w:r w:rsidRPr="00E2017B">
        <w:rPr>
          <w:b/>
          <w:bCs/>
        </w:rPr>
        <w:t>Structural Universality</w:t>
      </w:r>
    </w:p>
    <w:p w14:paraId="3B28BCD0" w14:textId="7EEDB4B7" w:rsidR="00941FD8" w:rsidRPr="00E2017B" w:rsidRDefault="00941FD8" w:rsidP="000E7E6E">
      <w:pPr>
        <w:spacing w:after="160" w:line="278" w:lineRule="auto"/>
      </w:pPr>
      <w:r w:rsidRPr="00E2017B">
        <w:t xml:space="preserve">In any model belonging to the </w:t>
      </w:r>
      <w:r w:rsidR="000E7E6E">
        <w:t>“</w:t>
      </w:r>
      <w:r w:rsidRPr="00E2017B">
        <w:t>Exponential Family</w:t>
      </w:r>
      <w:r w:rsidR="000E7E6E">
        <w:t>”</w:t>
      </w:r>
      <w:r w:rsidRPr="00E2017B">
        <w:t xml:space="preserve">, the centering of </w:t>
      </w:r>
      <m:oMath>
        <m:r>
          <w:rPr>
            <w:rFonts w:ascii="Cambria Math" w:hAnsi="Cambria Math"/>
          </w:rPr>
          <m:t>X</m:t>
        </m:r>
      </m:oMath>
      <w:r w:rsidRPr="00E2017B">
        <w:t xml:space="preserve"> creates a "Synthetic Average Patient." This patient acts as a</w:t>
      </w:r>
      <w:r w:rsidRPr="000E7E6E">
        <w:t xml:space="preserve"> </w:t>
      </w:r>
      <w:r w:rsidR="000E7E6E">
        <w:t>“</w:t>
      </w:r>
      <w:r w:rsidRPr="000E7E6E">
        <w:t>Pivot Point</w:t>
      </w:r>
      <w:r w:rsidR="000E7E6E">
        <w:t>”</w:t>
      </w:r>
      <w:r w:rsidRPr="000E7E6E">
        <w:t>.</w:t>
      </w:r>
      <w:r w:rsidR="000E7E6E">
        <w:t xml:space="preserve"> </w:t>
      </w:r>
      <w:r w:rsidRPr="00E2017B">
        <w:t xml:space="preserve">Regardless of whether </w:t>
      </w:r>
      <w:r w:rsidR="000E7E6E">
        <w:t>we</w:t>
      </w:r>
      <w:r w:rsidRPr="00E2017B">
        <w:t xml:space="preserve"> are predicting a binary outcome, a count, or a time-to-event, the "Red/Orange Shift" is always a movement along the </w:t>
      </w:r>
      <w:r w:rsidR="000E7E6E">
        <w:t>“</w:t>
      </w:r>
      <w:r w:rsidRPr="000E7E6E">
        <w:t>Link Scale</w:t>
      </w:r>
      <w:r w:rsidR="000E7E6E">
        <w:t>”</w:t>
      </w:r>
      <w:r w:rsidRPr="00E2017B">
        <w:t>.</w:t>
      </w:r>
    </w:p>
    <w:p w14:paraId="1B25D337" w14:textId="0F879DC2" w:rsidR="00941FD8" w:rsidRPr="00E2017B" w:rsidRDefault="00941FD8" w:rsidP="000E7E6E">
      <w:pPr>
        <w:spacing w:after="160" w:line="278" w:lineRule="auto"/>
      </w:pPr>
      <w:r w:rsidRPr="00E2017B">
        <w:t xml:space="preserve">General Recalibration:  </w:t>
      </w:r>
      <m:oMath>
        <m:r>
          <w:rPr>
            <w:rFonts w:ascii="Cambria Math" w:hAnsi="Cambria Math"/>
          </w:rPr>
          <m:t>g</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y</m:t>
                </m:r>
              </m:e>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ext</m:t>
            </m:r>
          </m:sub>
        </m:sSub>
        <m:r>
          <w:rPr>
            <w:rFonts w:ascii="Cambria Math" w:hAnsi="Cambria Math"/>
          </w:rPr>
          <m:t xml:space="preserve"> +</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dev</m:t>
                </m:r>
              </m:sub>
            </m:sSub>
            <m:r>
              <w:rPr>
                <w:rFonts w:ascii="Cambria Math" w:hAnsi="Cambria Math"/>
              </w:rPr>
              <m:t>)</m:t>
            </m:r>
          </m:e>
        </m:nary>
      </m:oMath>
      <w:r w:rsidR="000E7E6E">
        <w:t>, w</w:t>
      </w:r>
      <w:r w:rsidRPr="00E2017B">
        <w:t xml:space="preserve">here </w:t>
      </w:r>
      <m:oMath>
        <m:sSub>
          <m:sSubPr>
            <m:ctrlPr>
              <w:rPr>
                <w:rFonts w:ascii="Cambria Math" w:hAnsi="Cambria Math"/>
                <w:i/>
              </w:rPr>
            </m:ctrlPr>
          </m:sSubPr>
          <m:e>
            <m:r>
              <w:rPr>
                <w:rFonts w:ascii="Cambria Math" w:hAnsi="Cambria Math"/>
              </w:rPr>
              <m:t>α</m:t>
            </m:r>
          </m:e>
          <m:sub>
            <m:r>
              <w:rPr>
                <w:rFonts w:ascii="Cambria Math" w:hAnsi="Cambria Math"/>
              </w:rPr>
              <m:t>ext</m:t>
            </m:r>
          </m:sub>
        </m:sSub>
      </m:oMath>
      <w:r w:rsidRPr="00E2017B">
        <w:t xml:space="preserve"> is always the "Anchor" at the external population's average profile.</w:t>
      </w:r>
    </w:p>
    <w:p w14:paraId="1524A07A" w14:textId="7C9B4EDC" w:rsidR="00941FD8" w:rsidRPr="00E2017B" w:rsidRDefault="00941FD8" w:rsidP="00941FD8">
      <w:pPr>
        <w:spacing w:after="160" w:line="278" w:lineRule="auto"/>
        <w:rPr>
          <w:b/>
          <w:bCs/>
        </w:rPr>
      </w:pPr>
      <w:r w:rsidRPr="00E2017B">
        <w:rPr>
          <w:b/>
          <w:bCs/>
        </w:rPr>
        <w:t>Functional Specificity</w:t>
      </w:r>
    </w:p>
    <w:p w14:paraId="188ECE60" w14:textId="77777777" w:rsidR="004868C6" w:rsidRDefault="00941FD8" w:rsidP="004868C6">
      <w:pPr>
        <w:spacing w:after="160" w:line="278" w:lineRule="auto"/>
      </w:pPr>
      <w:r w:rsidRPr="004868C6">
        <w:t xml:space="preserve">The method is "model-dependent" because the </w:t>
      </w:r>
      <w:r w:rsidR="000E7E6E" w:rsidRPr="004868C6">
        <w:t>“</w:t>
      </w:r>
      <w:r w:rsidRPr="004868C6">
        <w:t>Link Function</w:t>
      </w:r>
      <w:r w:rsidR="000E7E6E" w:rsidRPr="004868C6">
        <w:t>”</w:t>
      </w:r>
      <w:r w:rsidRPr="004868C6">
        <w:t xml:space="preserve"> (</w:t>
      </w:r>
      <m:oMath>
        <m:r>
          <w:rPr>
            <w:rFonts w:ascii="Cambria Math" w:hAnsi="Cambria Math"/>
          </w:rPr>
          <m:t>g</m:t>
        </m:r>
      </m:oMath>
      <w:r w:rsidRPr="004868C6">
        <w:t>) dictates how the first moment (the mean) interacts with the higher moments (the variance/spread)</w:t>
      </w:r>
      <w:r w:rsidR="000E7E6E" w:rsidRPr="004868C6">
        <w:t xml:space="preserve">: </w:t>
      </w:r>
    </w:p>
    <w:p w14:paraId="41E56044" w14:textId="77777777" w:rsidR="004868C6" w:rsidRDefault="000E7E6E" w:rsidP="004868C6">
      <w:pPr>
        <w:pStyle w:val="ListParagraph"/>
        <w:numPr>
          <w:ilvl w:val="0"/>
          <w:numId w:val="64"/>
        </w:numPr>
        <w:spacing w:after="160" w:line="278" w:lineRule="auto"/>
      </w:pPr>
      <w:r w:rsidRPr="004868C6">
        <w:lastRenderedPageBreak/>
        <w:t>For the “</w:t>
      </w:r>
      <w:r w:rsidR="00941FD8" w:rsidRPr="004868C6">
        <w:t xml:space="preserve">Linear </w:t>
      </w:r>
      <w:r w:rsidRPr="004868C6">
        <w:t xml:space="preserve">Model” </w:t>
      </w:r>
      <w:r w:rsidR="00941FD8" w:rsidRPr="004868C6">
        <w:t>(Additive Case)</w:t>
      </w:r>
      <w:r w:rsidRPr="004868C6">
        <w:t xml:space="preserve">, </w:t>
      </w:r>
      <w:r w:rsidR="00941FD8" w:rsidRPr="004868C6">
        <w:t>Link</w:t>
      </w:r>
      <w:r w:rsidRPr="004868C6">
        <w:t xml:space="preserve"> is</w:t>
      </w:r>
      <w:r w:rsidR="00941FD8" w:rsidRPr="004868C6">
        <w:t xml:space="preserve"> Identity</w:t>
      </w:r>
      <w:r w:rsidRPr="004868C6">
        <w:t>; t</w:t>
      </w:r>
      <w:r w:rsidR="00941FD8" w:rsidRPr="004868C6">
        <w:t>he mean and variance are independent</w:t>
      </w:r>
      <w:r w:rsidRPr="004868C6">
        <w:t>;</w:t>
      </w:r>
      <w:r w:rsidR="00941FD8" w:rsidRPr="004868C6">
        <w:t xml:space="preserve"> </w:t>
      </w:r>
      <w:r w:rsidRPr="004868C6">
        <w:t>s</w:t>
      </w:r>
      <w:r w:rsidR="00941FD8" w:rsidRPr="004868C6">
        <w:t>hifting the intercept doesn't touch the residuals</w:t>
      </w:r>
      <w:r w:rsidRPr="004868C6">
        <w:t>;</w:t>
      </w:r>
      <w:r w:rsidR="00941FD8" w:rsidRPr="004868C6">
        <w:t xml:space="preserve"> </w:t>
      </w:r>
      <w:r w:rsidRPr="004868C6">
        <w:t>t</w:t>
      </w:r>
      <w:r w:rsidR="00941FD8" w:rsidRPr="004868C6">
        <w:t>he shift is simply a constant added to every prediction.</w:t>
      </w:r>
      <w:r w:rsidRPr="004868C6">
        <w:t xml:space="preserve"> </w:t>
      </w:r>
    </w:p>
    <w:p w14:paraId="121A3200" w14:textId="77777777" w:rsidR="004868C6" w:rsidRDefault="000E7E6E" w:rsidP="004868C6">
      <w:pPr>
        <w:pStyle w:val="ListParagraph"/>
        <w:numPr>
          <w:ilvl w:val="0"/>
          <w:numId w:val="64"/>
        </w:numPr>
        <w:spacing w:after="160" w:line="278" w:lineRule="auto"/>
      </w:pPr>
      <w:r w:rsidRPr="004868C6">
        <w:t>For the “</w:t>
      </w:r>
      <w:r w:rsidR="00941FD8" w:rsidRPr="004868C6">
        <w:t>Logistic &amp; Poisson</w:t>
      </w:r>
      <w:r w:rsidRPr="004868C6">
        <w:t>”</w:t>
      </w:r>
      <w:r w:rsidR="00941FD8" w:rsidRPr="004868C6">
        <w:t xml:space="preserve"> (Multiplicative/Curved Case)</w:t>
      </w:r>
      <w:r w:rsidRPr="004868C6">
        <w:t xml:space="preserve">, the </w:t>
      </w:r>
      <w:r w:rsidR="00941FD8" w:rsidRPr="004868C6">
        <w:t>Link</w:t>
      </w:r>
      <w:r w:rsidRPr="004868C6">
        <w:t xml:space="preserve"> is</w:t>
      </w:r>
      <w:r w:rsidR="00941FD8" w:rsidRPr="004868C6">
        <w:t xml:space="preserve"> Logit or Log</w:t>
      </w:r>
      <w:r w:rsidRPr="004868C6">
        <w:t>; t</w:t>
      </w:r>
      <w:r w:rsidR="00941FD8" w:rsidRPr="004868C6">
        <w:t>he mean is coupled with the variance (Mean-Variance relationship)</w:t>
      </w:r>
      <w:r w:rsidRPr="004868C6">
        <w:t>; the</w:t>
      </w:r>
      <w:r w:rsidR="00941FD8" w:rsidRPr="004868C6">
        <w:t xml:space="preserve"> </w:t>
      </w:r>
      <w:r w:rsidRPr="004868C6">
        <w:t>“</w:t>
      </w:r>
      <w:r w:rsidR="00941FD8" w:rsidRPr="004868C6">
        <w:t>Global Offset</w:t>
      </w:r>
      <w:r w:rsidRPr="004868C6">
        <w:t>”</w:t>
      </w:r>
      <w:r w:rsidR="00941FD8" w:rsidRPr="004868C6">
        <w:t xml:space="preserve"> </w:t>
      </w:r>
      <w:r w:rsidRPr="004868C6">
        <w:t>becomes</w:t>
      </w:r>
      <w:r w:rsidR="00941FD8" w:rsidRPr="004868C6">
        <w:t xml:space="preserve"> important</w:t>
      </w:r>
      <w:r w:rsidRPr="004868C6">
        <w:t xml:space="preserve">; </w:t>
      </w:r>
      <w:r w:rsidR="00941FD8" w:rsidRPr="004868C6">
        <w:t>a shift in the intercept actually "stretches" the probabilities differently at the tails than in the middle</w:t>
      </w:r>
      <w:r w:rsidRPr="004868C6">
        <w:t>;</w:t>
      </w:r>
      <w:r w:rsidR="00941FD8" w:rsidRPr="004868C6">
        <w:t xml:space="preserve"> </w:t>
      </w:r>
      <w:r w:rsidR="004868C6" w:rsidRPr="004868C6">
        <w:t>our</w:t>
      </w:r>
      <w:r w:rsidR="00941FD8" w:rsidRPr="004868C6">
        <w:t xml:space="preserve"> method respects the "S-curve" of the logistic model or the "Exponential growth" of Poisson.</w:t>
      </w:r>
      <w:r w:rsidR="004868C6" w:rsidRPr="004868C6">
        <w:t xml:space="preserve"> </w:t>
      </w:r>
    </w:p>
    <w:p w14:paraId="7CCF30E4" w14:textId="1B32D428" w:rsidR="004868C6" w:rsidRPr="00E2017B" w:rsidRDefault="004868C6" w:rsidP="001B45B7">
      <w:pPr>
        <w:pStyle w:val="ListParagraph"/>
        <w:numPr>
          <w:ilvl w:val="0"/>
          <w:numId w:val="64"/>
        </w:numPr>
        <w:spacing w:after="160" w:line="278" w:lineRule="auto"/>
      </w:pPr>
      <w:r w:rsidRPr="004868C6">
        <w:t>For the “</w:t>
      </w:r>
      <w:r w:rsidR="00941FD8" w:rsidRPr="004868C6">
        <w:t>Cox Proportional Hazards</w:t>
      </w:r>
      <w:r w:rsidRPr="004868C6">
        <w:t>”</w:t>
      </w:r>
      <w:r w:rsidR="00941FD8" w:rsidRPr="004868C6">
        <w:t xml:space="preserve"> (Temporal Case)</w:t>
      </w:r>
      <w:r w:rsidRPr="004868C6">
        <w:t xml:space="preserve">, </w:t>
      </w:r>
      <w:r w:rsidR="00941FD8" w:rsidRPr="004868C6">
        <w:t>Link</w:t>
      </w:r>
      <w:r w:rsidRPr="004868C6">
        <w:t xml:space="preserve"> is</w:t>
      </w:r>
      <w:r w:rsidR="00941FD8" w:rsidRPr="004868C6">
        <w:t xml:space="preserve"> Log-Hazard (</w:t>
      </w:r>
      <w:r w:rsidRPr="004868C6">
        <w:t>log of hazard</w:t>
      </w:r>
      <w:r w:rsidR="00941FD8" w:rsidRPr="004868C6">
        <w:t>)</w:t>
      </w:r>
      <w:r w:rsidRPr="004868C6">
        <w:t>, t</w:t>
      </w:r>
      <w:r w:rsidR="00941FD8" w:rsidRPr="004868C6">
        <w:t>he intercept is actually a function of time</w:t>
      </w:r>
      <w:r w:rsidRPr="004868C6">
        <w:t>; r</w:t>
      </w:r>
      <w:r w:rsidR="00941FD8" w:rsidRPr="004868C6">
        <w:t xml:space="preserve">ecalibration is a </w:t>
      </w:r>
      <w:r w:rsidRPr="004868C6">
        <w:t>“</w:t>
      </w:r>
      <w:r w:rsidR="00941FD8" w:rsidRPr="004868C6">
        <w:t>Vertical Scaling</w:t>
      </w:r>
      <w:r w:rsidRPr="004868C6">
        <w:t>”</w:t>
      </w:r>
      <w:r w:rsidR="00941FD8" w:rsidRPr="004868C6">
        <w:t xml:space="preserve"> of the baseline hazard</w:t>
      </w:r>
      <w:r w:rsidRPr="004868C6">
        <w:t xml:space="preserve"> (as a typical example, t</w:t>
      </w:r>
      <w:r w:rsidR="00941FD8" w:rsidRPr="004868C6">
        <w:t>he risk factors</w:t>
      </w:r>
      <w:r w:rsidR="00941FD8" w:rsidRPr="00E2017B">
        <w:t xml:space="preserve"> affect women the same as men, but women have a lower 'clock speed' for the event</w:t>
      </w:r>
      <w:r>
        <w:t>)</w:t>
      </w:r>
      <w:r w:rsidR="00941FD8" w:rsidRPr="00E2017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245"/>
        <w:gridCol w:w="2463"/>
        <w:gridCol w:w="2524"/>
      </w:tblGrid>
      <w:tr w:rsidR="00941FD8" w:rsidRPr="00E2017B" w14:paraId="0FF8B1A2"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02CAD" w14:textId="77777777" w:rsidR="00941FD8" w:rsidRPr="004868C6" w:rsidRDefault="00941FD8" w:rsidP="001D724E">
            <w:pPr>
              <w:spacing w:after="160" w:line="278" w:lineRule="auto"/>
              <w:rPr>
                <w:sz w:val="20"/>
                <w:szCs w:val="20"/>
              </w:rPr>
            </w:pPr>
            <w:r w:rsidRPr="004868C6">
              <w:rPr>
                <w:b/>
                <w:bCs/>
                <w:sz w:val="20"/>
                <w:szCs w:val="20"/>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EDD82" w14:textId="77777777" w:rsidR="00941FD8" w:rsidRPr="004868C6" w:rsidRDefault="00941FD8" w:rsidP="001D724E">
            <w:pPr>
              <w:spacing w:after="160" w:line="278" w:lineRule="auto"/>
              <w:rPr>
                <w:sz w:val="20"/>
                <w:szCs w:val="20"/>
              </w:rPr>
            </w:pPr>
            <w:r w:rsidRPr="004868C6">
              <w:rPr>
                <w:b/>
                <w:bCs/>
                <w:sz w:val="20"/>
                <w:szCs w:val="20"/>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4BD50" w14:textId="77777777" w:rsidR="00941FD8" w:rsidRPr="004868C6" w:rsidRDefault="00941FD8" w:rsidP="001D724E">
            <w:pPr>
              <w:spacing w:after="160" w:line="278" w:lineRule="auto"/>
              <w:rPr>
                <w:sz w:val="20"/>
                <w:szCs w:val="20"/>
              </w:rPr>
            </w:pPr>
            <w:r w:rsidRPr="004868C6">
              <w:rPr>
                <w:b/>
                <w:bCs/>
                <w:sz w:val="20"/>
                <w:szCs w:val="20"/>
              </w:rPr>
              <w:t>Logistic (Your Current)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F6DEB" w14:textId="77777777" w:rsidR="00941FD8" w:rsidRPr="004868C6" w:rsidRDefault="00941FD8" w:rsidP="001D724E">
            <w:pPr>
              <w:spacing w:after="160" w:line="278" w:lineRule="auto"/>
              <w:rPr>
                <w:sz w:val="20"/>
                <w:szCs w:val="20"/>
              </w:rPr>
            </w:pPr>
            <w:r w:rsidRPr="004868C6">
              <w:rPr>
                <w:b/>
                <w:bCs/>
                <w:sz w:val="20"/>
                <w:szCs w:val="20"/>
              </w:rPr>
              <w:t>Cox PH</w:t>
            </w:r>
          </w:p>
        </w:tc>
      </w:tr>
      <w:tr w:rsidR="00941FD8" w:rsidRPr="00E2017B" w14:paraId="29D110BC"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33E7C" w14:textId="77777777" w:rsidR="00941FD8" w:rsidRPr="004868C6" w:rsidRDefault="00941FD8" w:rsidP="001D724E">
            <w:pPr>
              <w:spacing w:after="160" w:line="278" w:lineRule="auto"/>
              <w:rPr>
                <w:sz w:val="20"/>
                <w:szCs w:val="20"/>
              </w:rPr>
            </w:pPr>
            <w:r w:rsidRPr="004868C6">
              <w:rPr>
                <w:b/>
                <w:bCs/>
                <w:sz w:val="20"/>
                <w:szCs w:val="20"/>
              </w:rPr>
              <w:t>Centering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10273" w14:textId="489623A2" w:rsidR="00941FD8" w:rsidRPr="004868C6" w:rsidRDefault="004868C6" w:rsidP="001D724E">
            <w:pPr>
              <w:spacing w:after="160" w:line="278" w:lineRule="auto"/>
              <w:rPr>
                <w:sz w:val="20"/>
                <w:szCs w:val="20"/>
              </w:rPr>
            </w:pPr>
            <m:oMathPara>
              <m:oMath>
                <m:r>
                  <w:rPr>
                    <w:rFonts w:ascii="Cambria Math" w:hAnsi="Cambria Math"/>
                    <w:sz w:val="20"/>
                    <w:szCs w:val="20"/>
                  </w:rPr>
                  <m:t xml:space="preserve">x - </m:t>
                </m:r>
                <m:acc>
                  <m:accPr>
                    <m:chr m:val="̅"/>
                    <m:ctrlPr>
                      <w:rPr>
                        <w:rFonts w:ascii="Cambria Math" w:hAnsi="Cambria Math"/>
                        <w:i/>
                        <w:sz w:val="20"/>
                        <w:szCs w:val="20"/>
                      </w:rPr>
                    </m:ctrlPr>
                  </m:accPr>
                  <m:e>
                    <m:r>
                      <w:rPr>
                        <w:rFonts w:ascii="Cambria Math" w:hAnsi="Cambria Math"/>
                        <w:sz w:val="20"/>
                        <w:szCs w:val="20"/>
                      </w:rPr>
                      <m:t>x</m:t>
                    </m:r>
                  </m:e>
                </m:acc>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407C2BC" w14:textId="6F295DE0" w:rsidR="00941FD8" w:rsidRPr="004868C6" w:rsidRDefault="004868C6" w:rsidP="001D724E">
            <w:pPr>
              <w:spacing w:after="160" w:line="278" w:lineRule="auto"/>
              <w:rPr>
                <w:sz w:val="20"/>
                <w:szCs w:val="20"/>
              </w:rPr>
            </w:pPr>
            <m:oMathPara>
              <m:oMath>
                <m:r>
                  <w:rPr>
                    <w:rFonts w:ascii="Cambria Math" w:hAnsi="Cambria Math"/>
                    <w:sz w:val="20"/>
                    <w:szCs w:val="20"/>
                  </w:rPr>
                  <m:t xml:space="preserve">x - </m:t>
                </m:r>
                <m:acc>
                  <m:accPr>
                    <m:chr m:val="̅"/>
                    <m:ctrlPr>
                      <w:rPr>
                        <w:rFonts w:ascii="Cambria Math" w:hAnsi="Cambria Math"/>
                        <w:i/>
                        <w:sz w:val="20"/>
                        <w:szCs w:val="20"/>
                      </w:rPr>
                    </m:ctrlPr>
                  </m:accPr>
                  <m:e>
                    <m:r>
                      <w:rPr>
                        <w:rFonts w:ascii="Cambria Math" w:hAnsi="Cambria Math"/>
                        <w:sz w:val="20"/>
                        <w:szCs w:val="20"/>
                      </w:rPr>
                      <m:t>x</m:t>
                    </m:r>
                  </m:e>
                </m:acc>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38C64851" w14:textId="15C87358" w:rsidR="00941FD8" w:rsidRPr="004868C6" w:rsidRDefault="004868C6" w:rsidP="001D724E">
            <w:pPr>
              <w:spacing w:after="160" w:line="278" w:lineRule="auto"/>
              <w:rPr>
                <w:sz w:val="20"/>
                <w:szCs w:val="20"/>
              </w:rPr>
            </w:pPr>
            <m:oMathPara>
              <m:oMath>
                <m:r>
                  <w:rPr>
                    <w:rFonts w:ascii="Cambria Math" w:hAnsi="Cambria Math"/>
                    <w:sz w:val="20"/>
                    <w:szCs w:val="20"/>
                  </w:rPr>
                  <m:t xml:space="preserve">x - </m:t>
                </m:r>
                <m:acc>
                  <m:accPr>
                    <m:chr m:val="̅"/>
                    <m:ctrlPr>
                      <w:rPr>
                        <w:rFonts w:ascii="Cambria Math" w:hAnsi="Cambria Math"/>
                        <w:i/>
                        <w:sz w:val="20"/>
                        <w:szCs w:val="20"/>
                      </w:rPr>
                    </m:ctrlPr>
                  </m:accPr>
                  <m:e>
                    <m:r>
                      <w:rPr>
                        <w:rFonts w:ascii="Cambria Math" w:hAnsi="Cambria Math"/>
                        <w:sz w:val="20"/>
                        <w:szCs w:val="20"/>
                      </w:rPr>
                      <m:t>x</m:t>
                    </m:r>
                  </m:e>
                </m:acc>
              </m:oMath>
            </m:oMathPara>
          </w:p>
        </w:tc>
      </w:tr>
      <w:tr w:rsidR="00941FD8" w:rsidRPr="00E2017B" w14:paraId="461DC8AB"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BD6CF" w14:textId="77777777" w:rsidR="00941FD8" w:rsidRPr="004868C6" w:rsidRDefault="00941FD8" w:rsidP="001D724E">
            <w:pPr>
              <w:spacing w:after="160" w:line="278" w:lineRule="auto"/>
              <w:rPr>
                <w:sz w:val="20"/>
                <w:szCs w:val="20"/>
              </w:rPr>
            </w:pPr>
            <w:r w:rsidRPr="004868C6">
              <w:rPr>
                <w:b/>
                <w:bCs/>
                <w:sz w:val="20"/>
                <w:szCs w:val="20"/>
              </w:rPr>
              <w:t>Shift Scalar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CAD39" w14:textId="6A7EAA99" w:rsidR="00941FD8" w:rsidRPr="004868C6" w:rsidRDefault="004868C6" w:rsidP="004868C6">
            <w:pPr>
              <w:spacing w:after="160" w:line="278" w:lineRule="auto"/>
              <w:jc w:val="center"/>
              <w:rPr>
                <w:sz w:val="20"/>
                <w:szCs w:val="20"/>
              </w:rPr>
            </w:pPr>
            <m:oMathPara>
              <m:oMath>
                <m:r>
                  <m:rPr>
                    <m:sty m:val="p"/>
                  </m:rPr>
                  <w:rPr>
                    <w:rFonts w:ascii="Cambria Math" w:hAnsi="Cambria Math"/>
                    <w:sz w:val="20"/>
                    <w:szCs w:val="20"/>
                  </w:rPr>
                  <m:t>ΔMean</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6BBE3E5E" w14:textId="1D49D650" w:rsidR="00941FD8" w:rsidRPr="004868C6" w:rsidRDefault="004868C6" w:rsidP="004868C6">
            <w:pPr>
              <w:spacing w:after="160" w:line="278" w:lineRule="auto"/>
              <w:jc w:val="center"/>
              <w:rPr>
                <w:sz w:val="20"/>
                <w:szCs w:val="20"/>
              </w:rPr>
            </w:pPr>
            <m:oMathPara>
              <m:oMath>
                <m:r>
                  <m:rPr>
                    <m:sty m:val="p"/>
                  </m:rPr>
                  <w:rPr>
                    <w:rFonts w:ascii="Cambria Math" w:hAnsi="Cambria Math"/>
                    <w:sz w:val="20"/>
                    <w:szCs w:val="20"/>
                  </w:rPr>
                  <m:t>ΔLogit</m:t>
                </m:r>
                <m:r>
                  <w:rPr>
                    <w:rFonts w:ascii="Cambria Math" w:hAnsi="Cambria Math"/>
                    <w:sz w:val="20"/>
                    <w:szCs w:val="20"/>
                  </w:rPr>
                  <m:t xml:space="preserve"> +ω</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C6B941B" w14:textId="626D491D" w:rsidR="00941FD8" w:rsidRPr="004868C6" w:rsidRDefault="004868C6" w:rsidP="001D724E">
            <w:pPr>
              <w:spacing w:after="160" w:line="278" w:lineRule="auto"/>
              <w:rPr>
                <w:iCs/>
                <w:sz w:val="20"/>
                <w:szCs w:val="20"/>
              </w:rPr>
            </w:pPr>
            <m:oMathPara>
              <m:oMath>
                <m:r>
                  <m:rPr>
                    <m:sty m:val="p"/>
                  </m:rPr>
                  <w:rPr>
                    <w:rFonts w:ascii="Cambria Math" w:hAnsi="Cambria Math"/>
                    <w:sz w:val="20"/>
                    <w:szCs w:val="20"/>
                  </w:rPr>
                  <m:t>ln(SMR)</m:t>
                </m:r>
              </m:oMath>
            </m:oMathPara>
          </w:p>
        </w:tc>
      </w:tr>
      <w:tr w:rsidR="00941FD8" w:rsidRPr="00E2017B" w14:paraId="203FD631"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82182" w14:textId="77777777" w:rsidR="00941FD8" w:rsidRPr="004868C6" w:rsidRDefault="00941FD8" w:rsidP="001D724E">
            <w:pPr>
              <w:spacing w:after="160" w:line="278" w:lineRule="auto"/>
              <w:rPr>
                <w:sz w:val="20"/>
                <w:szCs w:val="20"/>
              </w:rPr>
            </w:pPr>
            <w:r w:rsidRPr="004868C6">
              <w:rPr>
                <w:b/>
                <w:bCs/>
                <w:sz w:val="20"/>
                <w:szCs w:val="20"/>
              </w:rPr>
              <w:t>Moment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A6CD0" w14:textId="77777777" w:rsidR="00941FD8" w:rsidRPr="004868C6" w:rsidRDefault="00941FD8" w:rsidP="001D724E">
            <w:pPr>
              <w:spacing w:after="160" w:line="278" w:lineRule="auto"/>
              <w:rPr>
                <w:sz w:val="20"/>
                <w:szCs w:val="20"/>
              </w:rPr>
            </w:pPr>
            <w:r w:rsidRPr="004868C6">
              <w:rPr>
                <w:sz w:val="20"/>
                <w:szCs w:val="20"/>
              </w:rPr>
              <w:t>Residual Sum of Squares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D59AE" w14:textId="77777777" w:rsidR="00941FD8" w:rsidRPr="004868C6" w:rsidRDefault="00941FD8" w:rsidP="001D724E">
            <w:pPr>
              <w:spacing w:after="160" w:line="278" w:lineRule="auto"/>
              <w:rPr>
                <w:sz w:val="20"/>
                <w:szCs w:val="20"/>
              </w:rPr>
            </w:pPr>
            <w:r w:rsidRPr="004868C6">
              <w:rPr>
                <w:sz w:val="20"/>
                <w:szCs w:val="20"/>
              </w:rPr>
              <w:t>Deviance / Log-Loss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63444" w14:textId="77777777" w:rsidR="00941FD8" w:rsidRPr="004868C6" w:rsidRDefault="00941FD8" w:rsidP="001D724E">
            <w:pPr>
              <w:spacing w:after="160" w:line="278" w:lineRule="auto"/>
              <w:rPr>
                <w:sz w:val="20"/>
                <w:szCs w:val="20"/>
              </w:rPr>
            </w:pPr>
            <w:r w:rsidRPr="004868C6">
              <w:rPr>
                <w:sz w:val="20"/>
                <w:szCs w:val="20"/>
              </w:rPr>
              <w:t>Partial Likelihood</w:t>
            </w:r>
          </w:p>
        </w:tc>
      </w:tr>
      <w:tr w:rsidR="00941FD8" w:rsidRPr="00E2017B" w14:paraId="2F60EF19"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8E633" w14:textId="77777777" w:rsidR="00941FD8" w:rsidRPr="004868C6" w:rsidRDefault="00941FD8" w:rsidP="001D724E">
            <w:pPr>
              <w:spacing w:after="160" w:line="278" w:lineRule="auto"/>
              <w:rPr>
                <w:sz w:val="20"/>
                <w:szCs w:val="20"/>
              </w:rPr>
            </w:pPr>
            <w:r w:rsidRPr="004868C6">
              <w:rPr>
                <w:b/>
                <w:bCs/>
                <w:sz w:val="20"/>
                <w:szCs w:val="20"/>
              </w:rPr>
              <w:t>Higher Moment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4088C" w14:textId="77777777" w:rsidR="00941FD8" w:rsidRPr="004868C6" w:rsidRDefault="00941FD8" w:rsidP="001D724E">
            <w:pPr>
              <w:spacing w:after="160" w:line="278" w:lineRule="auto"/>
              <w:rPr>
                <w:sz w:val="20"/>
                <w:szCs w:val="20"/>
              </w:rPr>
            </w:pPr>
            <w:r w:rsidRPr="004868C6">
              <w:rPr>
                <w:sz w:val="20"/>
                <w:szCs w:val="20"/>
              </w:rPr>
              <w:t>Heteroscedasticity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8AA6A" w14:textId="2394C2B7" w:rsidR="00941FD8" w:rsidRPr="004868C6" w:rsidRDefault="00941FD8" w:rsidP="001D724E">
            <w:pPr>
              <w:spacing w:after="160" w:line="278" w:lineRule="auto"/>
              <w:rPr>
                <w:sz w:val="20"/>
                <w:szCs w:val="20"/>
              </w:rPr>
            </w:pPr>
            <w:r w:rsidRPr="004868C6">
              <w:rPr>
                <w:sz w:val="20"/>
                <w:szCs w:val="20"/>
              </w:rPr>
              <w:t>Calibration Slope (\gamma)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E9041" w14:textId="77777777" w:rsidR="00941FD8" w:rsidRPr="004868C6" w:rsidRDefault="00941FD8" w:rsidP="001D724E">
            <w:pPr>
              <w:spacing w:after="160" w:line="278" w:lineRule="auto"/>
              <w:rPr>
                <w:sz w:val="20"/>
                <w:szCs w:val="20"/>
              </w:rPr>
            </w:pPr>
            <w:r w:rsidRPr="004868C6">
              <w:rPr>
                <w:sz w:val="20"/>
                <w:szCs w:val="20"/>
              </w:rPr>
              <w:t>Proportionality (Schoenfeld)</w:t>
            </w:r>
          </w:p>
        </w:tc>
      </w:tr>
    </w:tbl>
    <w:p w14:paraId="34C1519F" w14:textId="159ABE92" w:rsidR="00941FD8" w:rsidRPr="00E2017B" w:rsidRDefault="00941FD8" w:rsidP="00941FD8">
      <w:pPr>
        <w:spacing w:after="160" w:line="278" w:lineRule="auto"/>
      </w:pPr>
    </w:p>
    <w:p w14:paraId="1CDE9A62" w14:textId="3D7658A4" w:rsidR="00941FD8" w:rsidRPr="00EA4DDB" w:rsidRDefault="00941FD8" w:rsidP="00170BE5">
      <w:pPr>
        <w:spacing w:line="278" w:lineRule="auto"/>
      </w:pPr>
      <w:r w:rsidRPr="00EA4DDB">
        <w:t xml:space="preserve">If the method were not model-dependent, it would ignore the link function (e.g., trying to use linear subtraction on a logistic model), which leads to probabilities outside </w:t>
      </w:r>
      <w:r w:rsidR="00EA4DDB" w:rsidRPr="00EA4DDB">
        <w:t xml:space="preserve">the interval </w:t>
      </w:r>
      <w:r w:rsidRPr="00EA4DDB">
        <w:t>[0, 1].</w:t>
      </w:r>
      <w:r w:rsidR="00EA4DDB" w:rsidRPr="00EA4DDB">
        <w:t xml:space="preserve"> </w:t>
      </w:r>
      <w:r w:rsidRPr="00EA4DDB">
        <w:t xml:space="preserve">If the method were not generalizable, </w:t>
      </w:r>
      <w:r w:rsidR="00EA4DDB" w:rsidRPr="00EA4DDB">
        <w:t>we</w:t>
      </w:r>
      <w:r w:rsidRPr="00EA4DDB">
        <w:t xml:space="preserve"> would need a completely different </w:t>
      </w:r>
      <w:r w:rsidR="00EA4DDB" w:rsidRPr="00EA4DDB">
        <w:t>approach</w:t>
      </w:r>
      <w:r w:rsidRPr="00EA4DDB">
        <w:t xml:space="preserve"> for every model. Instead, our "Centered Algorithm" provides a Universal Interface:</w:t>
      </w:r>
      <w:r w:rsidR="00170BE5">
        <w:t xml:space="preserve"> </w:t>
      </w:r>
      <w:r w:rsidRPr="00EA4DDB">
        <w:t>Anchor (Center the data)</w:t>
      </w:r>
      <w:r w:rsidR="00170BE5">
        <w:t xml:space="preserve">; </w:t>
      </w:r>
      <w:r w:rsidRPr="00EA4DDB">
        <w:t>Audit (Compare predicted vs. observed moments)</w:t>
      </w:r>
      <w:r w:rsidR="00170BE5">
        <w:t xml:space="preserve">; </w:t>
      </w:r>
      <w:r w:rsidRPr="00EA4DDB">
        <w:t>Adjust (Shift along the specific model's link function).</w:t>
      </w:r>
      <w:r w:rsidR="00170BE5">
        <w:t xml:space="preserve"> </w:t>
      </w:r>
      <w:r w:rsidR="00EA4DDB" w:rsidRPr="00EA4DDB">
        <w:t>We</w:t>
      </w:r>
      <w:r w:rsidRPr="00EA4DDB">
        <w:t xml:space="preserve"> are proposing a Generalized Recalibration Framework. It is model-dependent in its </w:t>
      </w:r>
      <w:r w:rsidRPr="00EA4DDB">
        <w:rPr>
          <w:i/>
          <w:iCs/>
        </w:rPr>
        <w:t>calculation</w:t>
      </w:r>
      <w:r w:rsidRPr="00EA4DDB">
        <w:t xml:space="preserve"> but model-agnostic in its </w:t>
      </w:r>
      <w:r w:rsidRPr="00EA4DDB">
        <w:rPr>
          <w:i/>
          <w:iCs/>
        </w:rPr>
        <w:t>implementation logic</w:t>
      </w:r>
      <w:r w:rsidRPr="00EA4DDB">
        <w:t>. This makes it a powerful tool for clinical informatics, as one software pipeline can audit an entire library of different model types using the same "Moment-based" dashboard.</w:t>
      </w:r>
    </w:p>
    <w:p w14:paraId="27527B42" w14:textId="0A2C3A0D" w:rsidR="00941FD8" w:rsidRPr="00E2017B" w:rsidRDefault="00941FD8" w:rsidP="00170BE5">
      <w:pPr>
        <w:spacing w:after="0" w:line="278" w:lineRule="auto"/>
        <w:rPr>
          <w:b/>
          <w:bCs/>
        </w:rPr>
      </w:pPr>
      <w:r w:rsidRPr="00E2017B">
        <w:rPr>
          <w:b/>
          <w:bCs/>
        </w:rPr>
        <w:t>Table of Transformations</w:t>
      </w:r>
    </w:p>
    <w:p w14:paraId="224F5FA1" w14:textId="43E15037" w:rsidR="00941FD8" w:rsidRPr="00306AAE" w:rsidRDefault="00941FD8" w:rsidP="00170BE5">
      <w:pPr>
        <w:spacing w:line="278" w:lineRule="auto"/>
        <w:rPr>
          <w:rtl/>
          <w:lang w:val="en-CA" w:bidi="fa-IR"/>
        </w:rPr>
      </w:pPr>
      <w:r w:rsidRPr="00E2017B">
        <w:t xml:space="preserve">In all cases, the "Linear Predictor" is defined as </w:t>
      </w:r>
      <m:oMath>
        <m:r>
          <w:rPr>
            <w:rFonts w:ascii="Cambria Math" w:hAnsi="Cambria Math"/>
          </w:rPr>
          <m:t>LP =</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dev</m:t>
                </m:r>
              </m:sub>
            </m:sSub>
            <m:r>
              <w:rPr>
                <w:rFonts w:ascii="Cambria Math" w:hAnsi="Cambria Math"/>
              </w:rPr>
              <m:t>)</m:t>
            </m:r>
          </m:e>
        </m:nary>
      </m:oMath>
      <w:r w:rsidRPr="00E2017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032"/>
        <w:gridCol w:w="1373"/>
        <w:gridCol w:w="2146"/>
        <w:gridCol w:w="2386"/>
      </w:tblGrid>
      <w:tr w:rsidR="00170BE5" w:rsidRPr="00E2017B" w14:paraId="044F5D7A" w14:textId="77777777" w:rsidTr="001D72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4765C" w14:textId="77777777" w:rsidR="00941FD8" w:rsidRPr="00EA4DDB" w:rsidRDefault="00941FD8" w:rsidP="001D724E">
            <w:pPr>
              <w:spacing w:after="160" w:line="278" w:lineRule="auto"/>
              <w:rPr>
                <w:sz w:val="20"/>
                <w:szCs w:val="20"/>
              </w:rPr>
            </w:pPr>
            <w:r w:rsidRPr="00EA4DDB">
              <w:rPr>
                <w:b/>
                <w:bCs/>
                <w:sz w:val="20"/>
                <w:szCs w:val="20"/>
              </w:rPr>
              <w:lastRenderedPageBreak/>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D7D37" w14:textId="77777777" w:rsidR="00941FD8" w:rsidRPr="00EA4DDB" w:rsidRDefault="00941FD8" w:rsidP="001D724E">
            <w:pPr>
              <w:spacing w:after="160" w:line="278" w:lineRule="auto"/>
              <w:rPr>
                <w:sz w:val="20"/>
                <w:szCs w:val="20"/>
              </w:rPr>
            </w:pPr>
            <w:r w:rsidRPr="00EA4DDB">
              <w:rPr>
                <w:b/>
                <w:bCs/>
                <w:sz w:val="20"/>
                <w:szCs w:val="20"/>
              </w:rPr>
              <w:t>Outcome 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97FFF" w14:textId="72635C23" w:rsidR="00941FD8" w:rsidRPr="00EA4DDB" w:rsidRDefault="00941FD8" w:rsidP="001D724E">
            <w:pPr>
              <w:spacing w:after="160" w:line="278" w:lineRule="auto"/>
              <w:rPr>
                <w:sz w:val="20"/>
                <w:szCs w:val="20"/>
              </w:rPr>
            </w:pPr>
            <w:r w:rsidRPr="00EA4DDB">
              <w:rPr>
                <w:b/>
                <w:bCs/>
                <w:sz w:val="20"/>
                <w:szCs w:val="20"/>
              </w:rPr>
              <w:t xml:space="preserve">Link Function </w:t>
            </w:r>
            <m:oMath>
              <m:r>
                <m:rPr>
                  <m:sty m:val="bi"/>
                </m:rPr>
                <w:rPr>
                  <w:rFonts w:ascii="Cambria Math" w:hAnsi="Cambria Math"/>
                  <w:sz w:val="20"/>
                  <w:szCs w:val="20"/>
                </w:rPr>
                <m:t>g(⋅)</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24002B63" w14:textId="77777777" w:rsidR="00941FD8" w:rsidRPr="00EA4DDB" w:rsidRDefault="00941FD8" w:rsidP="001D724E">
            <w:pPr>
              <w:spacing w:after="160" w:line="278" w:lineRule="auto"/>
              <w:rPr>
                <w:sz w:val="20"/>
                <w:szCs w:val="20"/>
              </w:rPr>
            </w:pPr>
            <w:r w:rsidRPr="00EA4DDB">
              <w:rPr>
                <w:b/>
                <w:bCs/>
                <w:sz w:val="20"/>
                <w:szCs w:val="20"/>
              </w:rPr>
              <w:t>Target Moment for 1st Tier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D2EF6" w14:textId="77777777" w:rsidR="00941FD8" w:rsidRPr="00EA4DDB" w:rsidRDefault="00941FD8" w:rsidP="001D724E">
            <w:pPr>
              <w:spacing w:after="160" w:line="278" w:lineRule="auto"/>
              <w:rPr>
                <w:sz w:val="20"/>
                <w:szCs w:val="20"/>
              </w:rPr>
            </w:pPr>
            <w:r w:rsidRPr="00EA4DDB">
              <w:rPr>
                <w:b/>
                <w:bCs/>
                <w:sz w:val="20"/>
                <w:szCs w:val="20"/>
              </w:rPr>
              <w:t>Shift Mechanism (The "Red Shift")</w:t>
            </w:r>
          </w:p>
        </w:tc>
      </w:tr>
      <w:tr w:rsidR="00170BE5" w:rsidRPr="00E2017B" w14:paraId="251F7231"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1B715" w14:textId="77777777" w:rsidR="00941FD8" w:rsidRPr="00EA4DDB" w:rsidRDefault="00941FD8" w:rsidP="001D724E">
            <w:pPr>
              <w:spacing w:after="160" w:line="278" w:lineRule="auto"/>
              <w:rPr>
                <w:sz w:val="20"/>
                <w:szCs w:val="20"/>
              </w:rPr>
            </w:pPr>
            <w:r w:rsidRPr="00EA4DDB">
              <w:rPr>
                <w:b/>
                <w:bCs/>
                <w:sz w:val="20"/>
                <w:szCs w:val="20"/>
              </w:rPr>
              <w:t>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98F72" w14:textId="77777777" w:rsidR="00941FD8" w:rsidRPr="00EA4DDB" w:rsidRDefault="00941FD8" w:rsidP="001D724E">
            <w:pPr>
              <w:spacing w:after="160" w:line="278" w:lineRule="auto"/>
              <w:rPr>
                <w:sz w:val="20"/>
                <w:szCs w:val="20"/>
              </w:rPr>
            </w:pPr>
            <w:r w:rsidRPr="00EA4DDB">
              <w:rPr>
                <w:sz w:val="20"/>
                <w:szCs w:val="20"/>
              </w:rPr>
              <w:t>Continuous (e.g., BMI)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0FB21" w14:textId="32BBB9B4" w:rsidR="00941FD8" w:rsidRPr="00EA4DDB" w:rsidRDefault="00941FD8" w:rsidP="001D724E">
            <w:pPr>
              <w:spacing w:after="160" w:line="278" w:lineRule="auto"/>
              <w:rPr>
                <w:sz w:val="20"/>
                <w:szCs w:val="20"/>
              </w:rPr>
            </w:pPr>
            <w:r w:rsidRPr="00EA4DDB">
              <w:rPr>
                <w:sz w:val="20"/>
                <w:szCs w:val="20"/>
              </w:rPr>
              <w:t>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EFE59" w14:textId="639A4719" w:rsidR="00941FD8" w:rsidRPr="00EA4DDB" w:rsidRDefault="00941FD8" w:rsidP="001D724E">
            <w:pPr>
              <w:spacing w:after="160" w:line="278" w:lineRule="auto"/>
              <w:rPr>
                <w:sz w:val="20"/>
                <w:szCs w:val="20"/>
              </w:rPr>
            </w:pPr>
            <w:r w:rsidRPr="00EA4DDB">
              <w:rPr>
                <w:sz w:val="20"/>
                <w:szCs w:val="20"/>
              </w:rPr>
              <w:t>Mean (</w:t>
            </w:r>
            <m:oMath>
              <m:acc>
                <m:accPr>
                  <m:chr m:val="̅"/>
                  <m:ctrlPr>
                    <w:rPr>
                      <w:rFonts w:ascii="Cambria Math" w:hAnsi="Cambria Math"/>
                      <w:i/>
                      <w:sz w:val="20"/>
                      <w:szCs w:val="20"/>
                    </w:rPr>
                  </m:ctrlPr>
                </m:accPr>
                <m:e>
                  <m:r>
                    <w:rPr>
                      <w:rFonts w:ascii="Cambria Math" w:hAnsi="Cambria Math"/>
                      <w:sz w:val="20"/>
                      <w:szCs w:val="20"/>
                    </w:rPr>
                    <m:t>y</m:t>
                  </m:r>
                </m:e>
              </m:acc>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0829B" w14:textId="08CCB5BE" w:rsidR="00941FD8" w:rsidRPr="00EA4DDB"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ext</m:t>
                    </m:r>
                  </m:sub>
                </m:sSub>
                <m:r>
                  <w:rPr>
                    <w:rFonts w:ascii="Cambria Math" w:hAnsi="Cambria Math"/>
                    <w:sz w:val="20"/>
                    <w:szCs w:val="20"/>
                  </w:rPr>
                  <m:t xml:space="preserve"> =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ext</m:t>
                    </m:r>
                  </m:sub>
                </m:sSub>
              </m:oMath>
            </m:oMathPara>
          </w:p>
        </w:tc>
      </w:tr>
      <w:tr w:rsidR="00170BE5" w:rsidRPr="00E2017B" w14:paraId="5F1B9440"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C7B45" w14:textId="77777777" w:rsidR="00941FD8" w:rsidRPr="00EA4DDB" w:rsidRDefault="00941FD8" w:rsidP="001D724E">
            <w:pPr>
              <w:spacing w:after="160" w:line="278" w:lineRule="auto"/>
              <w:rPr>
                <w:sz w:val="20"/>
                <w:szCs w:val="20"/>
              </w:rPr>
            </w:pPr>
            <w:r w:rsidRPr="00EA4DDB">
              <w:rPr>
                <w:b/>
                <w:bCs/>
                <w:sz w:val="20"/>
                <w:szCs w:val="20"/>
              </w:rPr>
              <w:t>Logistic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1EC1E" w14:textId="77777777" w:rsidR="00941FD8" w:rsidRPr="00EA4DDB" w:rsidRDefault="00941FD8" w:rsidP="001D724E">
            <w:pPr>
              <w:spacing w:after="160" w:line="278" w:lineRule="auto"/>
              <w:rPr>
                <w:sz w:val="20"/>
                <w:szCs w:val="20"/>
              </w:rPr>
            </w:pPr>
            <w:r w:rsidRPr="00EA4DDB">
              <w:rPr>
                <w:sz w:val="20"/>
                <w:szCs w:val="20"/>
              </w:rPr>
              <w:t>Binary (e.g., Disease)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C23DF" w14:textId="4C8FB4DB" w:rsidR="00941FD8" w:rsidRPr="00EA4DDB" w:rsidRDefault="00941FD8" w:rsidP="001D724E">
            <w:pPr>
              <w:spacing w:after="160" w:line="278" w:lineRule="auto"/>
              <w:rPr>
                <w:sz w:val="20"/>
                <w:szCs w:val="20"/>
              </w:rPr>
            </w:pPr>
            <w:r w:rsidRPr="00EA4DDB">
              <w:rPr>
                <w:sz w:val="20"/>
                <w:szCs w:val="20"/>
              </w:rPr>
              <w:t xml:space="preserve">Logit: </w:t>
            </w:r>
            <m:oMath>
              <m:r>
                <m:rPr>
                  <m:sty m:val="p"/>
                </m:rPr>
                <w:rPr>
                  <w:rFonts w:ascii="Cambria Math" w:hAnsi="Cambria Math"/>
                  <w:sz w:val="20"/>
                  <w:szCs w:val="20"/>
                </w:rPr>
                <m:t>ln</m:t>
              </m:r>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1-p</m:t>
                  </m:r>
                </m:den>
              </m:f>
              <m:r>
                <w:rPr>
                  <w:rFonts w:ascii="Cambria Math" w:hAnsi="Cambria Math"/>
                  <w:sz w:val="20"/>
                  <w:szCs w:val="20"/>
                </w:rPr>
                <m:t>)</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3490E35" w14:textId="422330FF" w:rsidR="00941FD8" w:rsidRPr="00EA4DDB" w:rsidRDefault="00941FD8" w:rsidP="001D724E">
            <w:pPr>
              <w:spacing w:after="160" w:line="278" w:lineRule="auto"/>
              <w:rPr>
                <w:sz w:val="20"/>
                <w:szCs w:val="20"/>
              </w:rPr>
            </w:pPr>
            <w:r w:rsidRPr="00EA4DDB">
              <w:rPr>
                <w:sz w:val="20"/>
                <w:szCs w:val="20"/>
              </w:rPr>
              <w:t>Prevalence (</w:t>
            </w:r>
            <m:oMath>
              <m:r>
                <w:rPr>
                  <w:rFonts w:ascii="Cambria Math" w:hAnsi="Cambria Math"/>
                  <w:sz w:val="20"/>
                  <w:szCs w:val="20"/>
                </w:rPr>
                <m:t>p</m:t>
              </m:r>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2EC30" w14:textId="3B0C0EBC" w:rsidR="00941FD8" w:rsidRPr="00EA4DDB"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ext</m:t>
                    </m:r>
                  </m:sub>
                </m:sSub>
                <m:r>
                  <w:rPr>
                    <w:rFonts w:ascii="Cambria Math" w:hAnsi="Cambria Math"/>
                    <w:sz w:val="20"/>
                    <w:szCs w:val="20"/>
                  </w:rPr>
                  <m:t xml:space="preserve"> = </m:t>
                </m:r>
                <m:r>
                  <m:rPr>
                    <m:sty m:val="p"/>
                  </m:rPr>
                  <w:rPr>
                    <w:rFonts w:ascii="Cambria Math" w:hAnsi="Cambria Math"/>
                    <w:sz w:val="20"/>
                    <w:szCs w:val="20"/>
                  </w:rPr>
                  <m:t>logit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ext</m:t>
                    </m:r>
                  </m:sub>
                </m:sSub>
                <m:r>
                  <w:rPr>
                    <w:rFonts w:ascii="Cambria Math" w:hAnsi="Cambria Math"/>
                    <w:sz w:val="20"/>
                    <w:szCs w:val="20"/>
                  </w:rPr>
                  <m:t>) +ω</m:t>
                </m:r>
              </m:oMath>
            </m:oMathPara>
          </w:p>
        </w:tc>
      </w:tr>
      <w:tr w:rsidR="00170BE5" w:rsidRPr="00E2017B" w14:paraId="392304FF"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33889" w14:textId="77777777" w:rsidR="00941FD8" w:rsidRPr="00EA4DDB" w:rsidRDefault="00941FD8" w:rsidP="001D724E">
            <w:pPr>
              <w:spacing w:after="160" w:line="278" w:lineRule="auto"/>
              <w:rPr>
                <w:sz w:val="20"/>
                <w:szCs w:val="20"/>
              </w:rPr>
            </w:pPr>
            <w:r w:rsidRPr="00EA4DDB">
              <w:rPr>
                <w:b/>
                <w:bCs/>
                <w:sz w:val="20"/>
                <w:szCs w:val="20"/>
              </w:rPr>
              <w:t>Poisson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CBF14" w14:textId="77777777" w:rsidR="00941FD8" w:rsidRPr="00EA4DDB" w:rsidRDefault="00941FD8" w:rsidP="001D724E">
            <w:pPr>
              <w:spacing w:after="160" w:line="278" w:lineRule="auto"/>
              <w:rPr>
                <w:sz w:val="20"/>
                <w:szCs w:val="20"/>
              </w:rPr>
            </w:pPr>
            <w:r w:rsidRPr="00EA4DDB">
              <w:rPr>
                <w:sz w:val="20"/>
                <w:szCs w:val="20"/>
              </w:rPr>
              <w:t>Counts (e.g., Hospital visits)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B3DE7" w14:textId="23167D3C" w:rsidR="00941FD8" w:rsidRPr="00EA4DDB" w:rsidRDefault="00941FD8" w:rsidP="001D724E">
            <w:pPr>
              <w:spacing w:after="160" w:line="278" w:lineRule="auto"/>
              <w:rPr>
                <w:sz w:val="20"/>
                <w:szCs w:val="20"/>
              </w:rPr>
            </w:pPr>
            <w:r w:rsidRPr="00EA4DDB">
              <w:rPr>
                <w:sz w:val="20"/>
                <w:szCs w:val="20"/>
              </w:rPr>
              <w:t xml:space="preserve">Log: </w:t>
            </w:r>
            <m:oMath>
              <m:r>
                <m:rPr>
                  <m:sty m:val="p"/>
                </m:rPr>
                <w:rPr>
                  <w:rFonts w:ascii="Cambria Math" w:hAnsi="Cambria Math"/>
                  <w:sz w:val="20"/>
                  <w:szCs w:val="20"/>
                </w:rPr>
                <m:t>ln</m:t>
              </m:r>
              <m:r>
                <w:rPr>
                  <w:rFonts w:ascii="Cambria Math" w:hAnsi="Cambria Math"/>
                  <w:sz w:val="20"/>
                  <w:szCs w:val="20"/>
                </w:rPr>
                <m:t>(λ)</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5B2A661" w14:textId="662147CD" w:rsidR="00941FD8" w:rsidRPr="00EA4DDB" w:rsidRDefault="00941FD8" w:rsidP="001D724E">
            <w:pPr>
              <w:spacing w:after="160" w:line="278" w:lineRule="auto"/>
              <w:rPr>
                <w:sz w:val="20"/>
                <w:szCs w:val="20"/>
              </w:rPr>
            </w:pPr>
            <w:r w:rsidRPr="00EA4DDB">
              <w:rPr>
                <w:sz w:val="20"/>
                <w:szCs w:val="20"/>
              </w:rPr>
              <w:t>Rate (</w:t>
            </w:r>
            <m:oMath>
              <m:r>
                <w:rPr>
                  <w:rFonts w:ascii="Cambria Math" w:hAnsi="Cambria Math"/>
                  <w:sz w:val="20"/>
                  <w:szCs w:val="20"/>
                </w:rPr>
                <m:t>λ</m:t>
              </m:r>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59A73" w14:textId="44F0C131" w:rsidR="00941FD8" w:rsidRPr="00EA4DDB"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ext</m:t>
                    </m:r>
                  </m:sub>
                </m:sSub>
                <m:r>
                  <w:rPr>
                    <w:rFonts w:ascii="Cambria Math" w:hAnsi="Cambria Math"/>
                    <w:sz w:val="20"/>
                    <w:szCs w:val="20"/>
                  </w:rPr>
                  <m:t xml:space="preserve"> = </m:t>
                </m:r>
                <m:r>
                  <m:rPr>
                    <m:sty m:val="p"/>
                  </m:rPr>
                  <w:rPr>
                    <w:rFonts w:ascii="Cambria Math" w:hAnsi="Cambria Math"/>
                    <w:sz w:val="20"/>
                    <w:szCs w:val="20"/>
                  </w:rPr>
                  <m:t>ln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ext</m:t>
                    </m:r>
                  </m:sub>
                </m:sSub>
                <m:r>
                  <w:rPr>
                    <w:rFonts w:ascii="Cambria Math" w:hAnsi="Cambria Math"/>
                    <w:sz w:val="20"/>
                    <w:szCs w:val="20"/>
                  </w:rPr>
                  <m:t>) +ω</m:t>
                </m:r>
              </m:oMath>
            </m:oMathPara>
          </w:p>
        </w:tc>
      </w:tr>
      <w:tr w:rsidR="00170BE5" w:rsidRPr="00E2017B" w14:paraId="3FAEE145"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36E9A" w14:textId="77777777" w:rsidR="00941FD8" w:rsidRPr="00EA4DDB" w:rsidRDefault="00941FD8" w:rsidP="001D724E">
            <w:pPr>
              <w:spacing w:after="160" w:line="278" w:lineRule="auto"/>
              <w:rPr>
                <w:sz w:val="20"/>
                <w:szCs w:val="20"/>
              </w:rPr>
            </w:pPr>
            <w:r w:rsidRPr="00EA4DDB">
              <w:rPr>
                <w:b/>
                <w:bCs/>
                <w:sz w:val="20"/>
                <w:szCs w:val="20"/>
              </w:rPr>
              <w:t>Cox PH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6B3C1" w14:textId="77777777" w:rsidR="00941FD8" w:rsidRPr="00EA4DDB" w:rsidRDefault="00941FD8" w:rsidP="001D724E">
            <w:pPr>
              <w:spacing w:after="160" w:line="278" w:lineRule="auto"/>
              <w:rPr>
                <w:sz w:val="20"/>
                <w:szCs w:val="20"/>
              </w:rPr>
            </w:pPr>
            <w:r w:rsidRPr="00EA4DDB">
              <w:rPr>
                <w:sz w:val="20"/>
                <w:szCs w:val="20"/>
              </w:rPr>
              <w:t>Time-to-Event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ADA98" w14:textId="636A6C8D" w:rsidR="00941FD8" w:rsidRPr="00EA4DDB" w:rsidRDefault="00941FD8" w:rsidP="001D724E">
            <w:pPr>
              <w:spacing w:after="160" w:line="278" w:lineRule="auto"/>
              <w:rPr>
                <w:sz w:val="20"/>
                <w:szCs w:val="20"/>
              </w:rPr>
            </w:pPr>
            <w:r w:rsidRPr="00EA4DDB">
              <w:rPr>
                <w:sz w:val="20"/>
                <w:szCs w:val="20"/>
              </w:rPr>
              <w:t xml:space="preserve">Log-Hazard: </w:t>
            </w:r>
            <m:oMath>
              <m:r>
                <m:rPr>
                  <m:sty m:val="p"/>
                </m:rPr>
                <w:rPr>
                  <w:rFonts w:ascii="Cambria Math" w:hAnsi="Cambria Math"/>
                  <w:sz w:val="20"/>
                  <w:szCs w:val="20"/>
                </w:rPr>
                <m:t>ln</m:t>
              </m:r>
              <m:r>
                <w:rPr>
                  <w:rFonts w:ascii="Cambria Math" w:hAnsi="Cambria Math"/>
                  <w:sz w:val="20"/>
                  <w:szCs w:val="20"/>
                </w:rPr>
                <m:t>(h)</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8C0A6C7" w14:textId="67826DCB" w:rsidR="00941FD8" w:rsidRPr="00EA4DDB" w:rsidRDefault="00941FD8" w:rsidP="001D724E">
            <w:pPr>
              <w:spacing w:after="160" w:line="278" w:lineRule="auto"/>
              <w:rPr>
                <w:sz w:val="20"/>
                <w:szCs w:val="20"/>
              </w:rPr>
            </w:pPr>
            <w:r w:rsidRPr="00EA4DDB">
              <w:rPr>
                <w:sz w:val="20"/>
                <w:szCs w:val="20"/>
              </w:rPr>
              <w:t>Hazard Rate (</w:t>
            </w:r>
            <m:oMath>
              <m:r>
                <w:rPr>
                  <w:rFonts w:ascii="Cambria Math" w:hAnsi="Cambria Math"/>
                  <w:sz w:val="20"/>
                  <w:szCs w:val="20"/>
                </w:rPr>
                <m:t>h</m:t>
              </m:r>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AE48D" w14:textId="34B0E98D" w:rsidR="00941FD8" w:rsidRPr="00EA4DDB"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Obs</m:t>
                    </m:r>
                  </m:num>
                  <m:den>
                    <m:r>
                      <m:rPr>
                        <m:sty m:val="p"/>
                      </m:rPr>
                      <w:rPr>
                        <w:rFonts w:ascii="Cambria Math" w:hAnsi="Cambria Math"/>
                        <w:sz w:val="20"/>
                        <w:szCs w:val="20"/>
                      </w:rPr>
                      <m:t>Exp</m:t>
                    </m:r>
                  </m:den>
                </m:f>
              </m:oMath>
            </m:oMathPara>
          </w:p>
        </w:tc>
      </w:tr>
      <w:tr w:rsidR="00170BE5" w:rsidRPr="00E2017B" w14:paraId="1424A658"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4EB0F" w14:textId="77777777" w:rsidR="00941FD8" w:rsidRPr="00EA4DDB" w:rsidRDefault="00941FD8" w:rsidP="001D724E">
            <w:pPr>
              <w:spacing w:after="160" w:line="278" w:lineRule="auto"/>
              <w:rPr>
                <w:sz w:val="20"/>
                <w:szCs w:val="20"/>
              </w:rPr>
            </w:pPr>
            <w:r w:rsidRPr="00EA4DDB">
              <w:rPr>
                <w:b/>
                <w:bCs/>
                <w:sz w:val="20"/>
                <w:szCs w:val="20"/>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A73DE" w14:textId="77777777" w:rsidR="00941FD8" w:rsidRPr="00EA4DDB" w:rsidRDefault="00941FD8" w:rsidP="001D724E">
            <w:pPr>
              <w:spacing w:after="160" w:line="278" w:lineRule="auto"/>
              <w:rPr>
                <w:sz w:val="20"/>
                <w:szCs w:val="20"/>
              </w:rPr>
            </w:pPr>
            <w:r w:rsidRPr="00EA4DDB">
              <w:rPr>
                <w:sz w:val="20"/>
                <w:szCs w:val="20"/>
              </w:rPr>
              <w:t>Skewed Costs/Time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BE830" w14:textId="529F9B17" w:rsidR="00941FD8" w:rsidRPr="00EA4DDB" w:rsidRDefault="00941FD8" w:rsidP="001D724E">
            <w:pPr>
              <w:spacing w:after="160" w:line="278" w:lineRule="auto"/>
              <w:rPr>
                <w:sz w:val="20"/>
                <w:szCs w:val="20"/>
              </w:rPr>
            </w:pPr>
            <w:r w:rsidRPr="00EA4DDB">
              <w:rPr>
                <w:sz w:val="20"/>
                <w:szCs w:val="20"/>
              </w:rPr>
              <w:t xml:space="preserve">Inverse: </w:t>
            </w:r>
            <m:oMath>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μ</m:t>
                  </m:r>
                </m:den>
              </m:f>
            </m:oMath>
          </w:p>
        </w:tc>
        <w:tc>
          <w:tcPr>
            <w:tcW w:w="0" w:type="auto"/>
            <w:tcBorders>
              <w:top w:val="single" w:sz="6" w:space="0" w:color="auto"/>
              <w:left w:val="single" w:sz="6" w:space="0" w:color="auto"/>
              <w:bottom w:val="single" w:sz="6" w:space="0" w:color="auto"/>
              <w:right w:val="single" w:sz="6" w:space="0" w:color="auto"/>
            </w:tcBorders>
            <w:vAlign w:val="center"/>
            <w:hideMark/>
          </w:tcPr>
          <w:p w14:paraId="2807396E" w14:textId="4D1BC6DC" w:rsidR="00941FD8" w:rsidRPr="00EA4DDB" w:rsidRDefault="00941FD8" w:rsidP="001D724E">
            <w:pPr>
              <w:spacing w:after="160" w:line="278" w:lineRule="auto"/>
              <w:rPr>
                <w:sz w:val="20"/>
                <w:szCs w:val="20"/>
              </w:rPr>
            </w:pPr>
            <w:r w:rsidRPr="00EA4DDB">
              <w:rPr>
                <w:sz w:val="20"/>
                <w:szCs w:val="20"/>
              </w:rPr>
              <w:t>Mean (</w:t>
            </w:r>
            <m:oMath>
              <m:r>
                <w:rPr>
                  <w:rFonts w:ascii="Cambria Math" w:hAnsi="Cambria Math"/>
                  <w:sz w:val="20"/>
                  <w:szCs w:val="20"/>
                </w:rPr>
                <m:t>μ</m:t>
              </m:r>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2E915" w14:textId="5B979F7E" w:rsidR="00170BE5" w:rsidRPr="00170BE5" w:rsidRDefault="00000000" w:rsidP="00170BE5">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ext</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y</m:t>
                            </m:r>
                          </m:e>
                        </m:acc>
                      </m:e>
                      <m:sub>
                        <m:r>
                          <w:rPr>
                            <w:rFonts w:ascii="Cambria Math" w:hAnsi="Cambria Math"/>
                            <w:sz w:val="20"/>
                            <w:szCs w:val="20"/>
                          </w:rPr>
                          <m:t>ext</m:t>
                        </m:r>
                      </m:sub>
                    </m:sSub>
                  </m:den>
                </m:f>
              </m:oMath>
            </m:oMathPara>
          </w:p>
        </w:tc>
      </w:tr>
      <w:tr w:rsidR="00170BE5" w:rsidRPr="00E2017B" w14:paraId="00675BD5" w14:textId="77777777" w:rsidTr="001D72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E3E08" w14:textId="77777777" w:rsidR="00941FD8" w:rsidRPr="00EA4DDB" w:rsidRDefault="00941FD8" w:rsidP="001D724E">
            <w:pPr>
              <w:spacing w:after="160" w:line="278" w:lineRule="auto"/>
              <w:rPr>
                <w:sz w:val="20"/>
                <w:szCs w:val="20"/>
              </w:rPr>
            </w:pPr>
            <w:r w:rsidRPr="00EA4DDB">
              <w:rPr>
                <w:b/>
                <w:bCs/>
                <w:sz w:val="20"/>
                <w:szCs w:val="20"/>
              </w:rPr>
              <w:t>Negative Binomial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E9E5D" w14:textId="77777777" w:rsidR="00941FD8" w:rsidRPr="00EA4DDB" w:rsidRDefault="00941FD8" w:rsidP="001D724E">
            <w:pPr>
              <w:spacing w:after="160" w:line="278" w:lineRule="auto"/>
              <w:rPr>
                <w:sz w:val="20"/>
                <w:szCs w:val="20"/>
              </w:rPr>
            </w:pPr>
            <w:r w:rsidRPr="00EA4DDB">
              <w:rPr>
                <w:sz w:val="20"/>
                <w:szCs w:val="20"/>
              </w:rPr>
              <w:t>Overdispersed Counts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E0703" w14:textId="59A6C4AA" w:rsidR="00941FD8" w:rsidRPr="00EA4DDB" w:rsidRDefault="00941FD8" w:rsidP="001D724E">
            <w:pPr>
              <w:spacing w:after="160" w:line="278" w:lineRule="auto"/>
              <w:rPr>
                <w:sz w:val="20"/>
                <w:szCs w:val="20"/>
              </w:rPr>
            </w:pPr>
            <w:r w:rsidRPr="00EA4DDB">
              <w:rPr>
                <w:sz w:val="20"/>
                <w:szCs w:val="20"/>
              </w:rPr>
              <w:t xml:space="preserve">Log: </w:t>
            </w:r>
            <m:oMath>
              <m:r>
                <m:rPr>
                  <m:sty m:val="p"/>
                </m:rPr>
                <w:rPr>
                  <w:rFonts w:ascii="Cambria Math" w:hAnsi="Cambria Math"/>
                  <w:sz w:val="20"/>
                  <w:szCs w:val="20"/>
                </w:rPr>
                <m:t>ln</m:t>
              </m:r>
              <m:r>
                <w:rPr>
                  <w:rFonts w:ascii="Cambria Math" w:hAnsi="Cambria Math"/>
                  <w:sz w:val="20"/>
                  <w:szCs w:val="20"/>
                </w:rPr>
                <m:t>(λ)</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1FE4E5" w14:textId="27763D5C" w:rsidR="00941FD8" w:rsidRPr="00EA4DDB" w:rsidRDefault="00941FD8" w:rsidP="001D724E">
            <w:pPr>
              <w:spacing w:after="160" w:line="278" w:lineRule="auto"/>
              <w:rPr>
                <w:sz w:val="20"/>
                <w:szCs w:val="20"/>
              </w:rPr>
            </w:pPr>
            <w:r w:rsidRPr="00EA4DDB">
              <w:rPr>
                <w:sz w:val="20"/>
                <w:szCs w:val="20"/>
              </w:rPr>
              <w:t>Rate (</w:t>
            </w:r>
            <m:oMath>
              <m:r>
                <w:rPr>
                  <w:rFonts w:ascii="Cambria Math" w:hAnsi="Cambria Math"/>
                  <w:sz w:val="20"/>
                  <w:szCs w:val="20"/>
                </w:rPr>
                <m:t>λ</m:t>
              </m:r>
            </m:oMath>
            <w:r w:rsidRPr="00EA4DDB">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CE0C2" w14:textId="367A8960" w:rsidR="00941FD8" w:rsidRPr="00EA4DDB" w:rsidRDefault="00000000" w:rsidP="001D724E">
            <w:pPr>
              <w:spacing w:after="160" w:line="278"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ext</m:t>
                    </m:r>
                  </m:sub>
                </m:sSub>
                <m:r>
                  <w:rPr>
                    <w:rFonts w:ascii="Cambria Math" w:hAnsi="Cambria Math"/>
                    <w:sz w:val="20"/>
                    <w:szCs w:val="20"/>
                  </w:rPr>
                  <m:t xml:space="preserve"> = </m:t>
                </m:r>
                <m:r>
                  <m:rPr>
                    <m:sty m:val="p"/>
                  </m:rPr>
                  <w:rPr>
                    <w:rFonts w:ascii="Cambria Math" w:hAnsi="Cambria Math"/>
                    <w:sz w:val="20"/>
                    <w:szCs w:val="20"/>
                  </w:rPr>
                  <m:t>ln</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ext</m:t>
                    </m:r>
                  </m:sub>
                </m:sSub>
                <m:r>
                  <w:rPr>
                    <w:rFonts w:ascii="Cambria Math" w:hAnsi="Cambria Math"/>
                    <w:sz w:val="20"/>
                    <w:szCs w:val="20"/>
                  </w:rPr>
                  <m:t>) +ω</m:t>
                </m:r>
              </m:oMath>
            </m:oMathPara>
          </w:p>
        </w:tc>
      </w:tr>
    </w:tbl>
    <w:p w14:paraId="40A23D24" w14:textId="77777777" w:rsidR="00FF6B9B" w:rsidRDefault="00FF6B9B">
      <w:pPr>
        <w:pStyle w:val="Heading2"/>
        <w:rPr>
          <w:b/>
          <w:bCs/>
        </w:rPr>
      </w:pPr>
      <w:bookmarkStart w:id="35" w:name="references"/>
      <w:bookmarkEnd w:id="34"/>
    </w:p>
    <w:p w14:paraId="4CE892A4" w14:textId="77777777" w:rsidR="00FF6B9B" w:rsidRPr="007A036E" w:rsidRDefault="00FF6B9B" w:rsidP="00FF6B9B">
      <w:pPr>
        <w:pStyle w:val="Heading2"/>
        <w:rPr>
          <w:b/>
          <w:bCs/>
        </w:rPr>
      </w:pPr>
      <w:r w:rsidRPr="007A036E">
        <w:rPr>
          <w:b/>
          <w:bCs/>
        </w:rPr>
        <w:t>Applications</w:t>
      </w:r>
    </w:p>
    <w:p w14:paraId="114E7758" w14:textId="77777777" w:rsidR="00FF6B9B" w:rsidRPr="00FE0287" w:rsidRDefault="00FF6B9B" w:rsidP="00FF6B9B">
      <w:pPr>
        <w:pStyle w:val="Heading3"/>
        <w:rPr>
          <w:sz w:val="24"/>
          <w:szCs w:val="24"/>
        </w:rPr>
      </w:pPr>
      <w:bookmarkStart w:id="36" w:name="Xf0cf8b35b8a2da122cb7a0936f94f9715d00d81"/>
      <w:r w:rsidRPr="00FE0287">
        <w:rPr>
          <w:sz w:val="24"/>
          <w:szCs w:val="24"/>
        </w:rPr>
        <w:t>Clinical Medicine - Global Algorithm Deployment</w:t>
      </w:r>
    </w:p>
    <w:p w14:paraId="0A4535AD" w14:textId="77777777" w:rsidR="00FF6B9B" w:rsidRDefault="00FF6B9B" w:rsidP="00FF6B9B">
      <w:pPr>
        <w:pStyle w:val="FirstParagraph"/>
      </w:pPr>
      <w:r>
        <w:t>Healthcare systems worldwide face the challenge of applying risk scores developed in Western populations (e.g., Framingham, QRISK) to non-Western populations. The framework enables:</w:t>
      </w:r>
    </w:p>
    <w:p w14:paraId="1C28E4FF" w14:textId="77777777" w:rsidR="00FF6B9B" w:rsidRDefault="00FF6B9B" w:rsidP="001B45B7">
      <w:pPr>
        <w:pStyle w:val="Compact"/>
        <w:numPr>
          <w:ilvl w:val="0"/>
          <w:numId w:val="68"/>
        </w:numPr>
      </w:pPr>
      <w:r>
        <w:rPr>
          <w:b/>
          <w:bCs/>
        </w:rPr>
        <w:t>Efficient Transfer:</w:t>
      </w:r>
      <w:r>
        <w:t xml:space="preserve"> Update the intercept using local prevalence without requiring massive re-training datasets</w:t>
      </w:r>
    </w:p>
    <w:p w14:paraId="67E5D87C" w14:textId="77777777" w:rsidR="00FF6B9B" w:rsidRDefault="00FF6B9B" w:rsidP="001B45B7">
      <w:pPr>
        <w:pStyle w:val="Compact"/>
        <w:numPr>
          <w:ilvl w:val="0"/>
          <w:numId w:val="68"/>
        </w:numPr>
      </w:pPr>
      <w:r>
        <w:rPr>
          <w:b/>
          <w:bCs/>
        </w:rPr>
        <w:t>Audit Trail:</w:t>
      </w:r>
      <w:r>
        <w:t xml:space="preserve"> The 3-Tier test provides a transparent decision path for regulatory bodies</w:t>
      </w:r>
    </w:p>
    <w:p w14:paraId="77AF02AE" w14:textId="77777777" w:rsidR="00FF6B9B" w:rsidRPr="00FE0287" w:rsidRDefault="00FF6B9B" w:rsidP="00FF6B9B">
      <w:pPr>
        <w:pStyle w:val="Heading3"/>
        <w:rPr>
          <w:sz w:val="24"/>
          <w:szCs w:val="24"/>
        </w:rPr>
      </w:pPr>
      <w:bookmarkStart w:id="37" w:name="transfer-learning-in-machine-learning"/>
      <w:bookmarkEnd w:id="36"/>
      <w:r w:rsidRPr="00FE0287">
        <w:rPr>
          <w:sz w:val="24"/>
          <w:szCs w:val="24"/>
        </w:rPr>
        <w:t>Transfer Learning in Machine Learning</w:t>
      </w:r>
    </w:p>
    <w:p w14:paraId="1006D429" w14:textId="77777777" w:rsidR="00FF6B9B" w:rsidRDefault="00FF6B9B" w:rsidP="00FF6B9B">
      <w:pPr>
        <w:pStyle w:val="FirstParagraph"/>
      </w:pPr>
      <w:r>
        <w:t xml:space="preserve">While modern ML focuses on “domain adaptation” using complex neural networks, the Centered Recalibration Framework provides a </w:t>
      </w:r>
      <w:r>
        <w:rPr>
          <w:b/>
          <w:bCs/>
        </w:rPr>
        <w:t>closed-form solution</w:t>
      </w:r>
      <w:r>
        <w:t xml:space="preserve"> for GLMs and survival models. This is particularly useful for:</w:t>
      </w:r>
    </w:p>
    <w:p w14:paraId="7105E19D" w14:textId="77777777" w:rsidR="00FF6B9B" w:rsidRDefault="00FF6B9B" w:rsidP="00FF6B9B">
      <w:pPr>
        <w:pStyle w:val="Compact"/>
        <w:numPr>
          <w:ilvl w:val="0"/>
          <w:numId w:val="6"/>
        </w:numPr>
      </w:pPr>
      <w:r>
        <w:rPr>
          <w:b/>
          <w:bCs/>
        </w:rPr>
        <w:t>Explainable AI:</w:t>
      </w:r>
      <w:r>
        <w:t xml:space="preserve"> The shift parameters are interpretable and auditable</w:t>
      </w:r>
    </w:p>
    <w:p w14:paraId="09AD3122" w14:textId="77777777" w:rsidR="00FF6B9B" w:rsidRDefault="00FF6B9B" w:rsidP="00FF6B9B">
      <w:pPr>
        <w:pStyle w:val="Compact"/>
        <w:numPr>
          <w:ilvl w:val="0"/>
          <w:numId w:val="6"/>
        </w:numPr>
      </w:pPr>
      <w:r>
        <w:rPr>
          <w:b/>
          <w:bCs/>
        </w:rPr>
        <w:t>Low-Data Regimes:</w:t>
      </w:r>
      <w:r>
        <w:t xml:space="preserve"> The 1st moment shift requires minimal external data</w:t>
      </w:r>
    </w:p>
    <w:p w14:paraId="5442AACF" w14:textId="77777777" w:rsidR="00FF6B9B" w:rsidRPr="00FE0287" w:rsidRDefault="00FF6B9B" w:rsidP="00FF6B9B">
      <w:pPr>
        <w:pStyle w:val="Heading3"/>
        <w:rPr>
          <w:sz w:val="24"/>
          <w:szCs w:val="24"/>
        </w:rPr>
      </w:pPr>
      <w:bookmarkStart w:id="38" w:name="ethical-ai-and-bias-mitigation"/>
      <w:bookmarkEnd w:id="37"/>
      <w:r w:rsidRPr="00FE0287">
        <w:rPr>
          <w:sz w:val="24"/>
          <w:szCs w:val="24"/>
        </w:rPr>
        <w:t>Ethical AI and Bias Mitigation</w:t>
      </w:r>
    </w:p>
    <w:p w14:paraId="1C9FAFA7" w14:textId="77777777" w:rsidR="00FF6B9B" w:rsidRDefault="00FF6B9B" w:rsidP="00FF6B9B">
      <w:pPr>
        <w:pStyle w:val="FirstParagraph"/>
      </w:pPr>
      <w:r>
        <w:t>This framework provides a mathematical tool for “</w:t>
      </w:r>
      <w:r w:rsidRPr="004F60DD">
        <w:t>Fairness Auditing</w:t>
      </w:r>
      <w:r>
        <w:t xml:space="preserve">”. By calculating the “Red Shift” between different socioeconomic or ethnic groups, we can quantify systematic </w:t>
      </w:r>
      <w:r>
        <w:lastRenderedPageBreak/>
        <w:t>baseline disparities without assuming the “risk factors” themselves are different. This allows for models that are tuned for equity without losing predictive performance.</w:t>
      </w:r>
    </w:p>
    <w:bookmarkEnd w:id="38"/>
    <w:p w14:paraId="31246063" w14:textId="77777777" w:rsidR="00FF6B9B" w:rsidRDefault="00FF6B9B">
      <w:pPr>
        <w:pStyle w:val="Heading2"/>
        <w:rPr>
          <w:b/>
          <w:bCs/>
        </w:rPr>
      </w:pPr>
    </w:p>
    <w:p w14:paraId="1EAF7A03" w14:textId="77777777" w:rsidR="00FF6B9B" w:rsidRDefault="00FF6B9B">
      <w:pPr>
        <w:pStyle w:val="Heading2"/>
        <w:rPr>
          <w:b/>
          <w:bCs/>
        </w:rPr>
      </w:pPr>
    </w:p>
    <w:p w14:paraId="0F82FCC2" w14:textId="77777777" w:rsidR="008938D3" w:rsidRDefault="008938D3" w:rsidP="008938D3">
      <w:pPr>
        <w:pStyle w:val="BodyText"/>
      </w:pPr>
    </w:p>
    <w:p w14:paraId="11FB9544" w14:textId="77777777" w:rsidR="008938D3" w:rsidRDefault="008938D3" w:rsidP="008938D3">
      <w:pPr>
        <w:pStyle w:val="BodyText"/>
      </w:pPr>
    </w:p>
    <w:p w14:paraId="5E5E0C09" w14:textId="77777777" w:rsidR="008938D3" w:rsidRDefault="008938D3" w:rsidP="008938D3">
      <w:pPr>
        <w:pStyle w:val="BodyText"/>
      </w:pPr>
    </w:p>
    <w:p w14:paraId="0A6FBDF2" w14:textId="77777777" w:rsidR="008938D3" w:rsidRDefault="008938D3" w:rsidP="008938D3">
      <w:pPr>
        <w:pStyle w:val="BodyText"/>
      </w:pPr>
    </w:p>
    <w:p w14:paraId="723BC05D" w14:textId="77777777" w:rsidR="008938D3" w:rsidRDefault="008938D3" w:rsidP="008938D3">
      <w:pPr>
        <w:pStyle w:val="BodyText"/>
      </w:pPr>
    </w:p>
    <w:p w14:paraId="7CC400D5" w14:textId="77777777" w:rsidR="008938D3" w:rsidRDefault="008938D3" w:rsidP="008938D3">
      <w:pPr>
        <w:pStyle w:val="BodyText"/>
      </w:pPr>
    </w:p>
    <w:p w14:paraId="4E600EB4" w14:textId="77777777" w:rsidR="008938D3" w:rsidRDefault="008938D3" w:rsidP="008938D3">
      <w:pPr>
        <w:pStyle w:val="BodyText"/>
      </w:pPr>
    </w:p>
    <w:p w14:paraId="498BD7FE" w14:textId="77777777" w:rsidR="008938D3" w:rsidRDefault="008938D3" w:rsidP="008938D3">
      <w:pPr>
        <w:pStyle w:val="BodyText"/>
      </w:pPr>
    </w:p>
    <w:p w14:paraId="6EA2746C" w14:textId="77777777" w:rsidR="008938D3" w:rsidRDefault="008938D3" w:rsidP="008938D3">
      <w:pPr>
        <w:pStyle w:val="BodyText"/>
      </w:pPr>
    </w:p>
    <w:p w14:paraId="2283E5C7" w14:textId="77777777" w:rsidR="008938D3" w:rsidRDefault="008938D3" w:rsidP="008938D3">
      <w:pPr>
        <w:pStyle w:val="BodyText"/>
      </w:pPr>
    </w:p>
    <w:p w14:paraId="2321D9E1" w14:textId="77777777" w:rsidR="008938D3" w:rsidRDefault="008938D3" w:rsidP="008938D3">
      <w:pPr>
        <w:pStyle w:val="BodyText"/>
      </w:pPr>
    </w:p>
    <w:p w14:paraId="5C878284" w14:textId="77777777" w:rsidR="008938D3" w:rsidRDefault="008938D3" w:rsidP="008938D3">
      <w:pPr>
        <w:pStyle w:val="BodyText"/>
      </w:pPr>
    </w:p>
    <w:p w14:paraId="0027CB72" w14:textId="77777777" w:rsidR="008938D3" w:rsidRDefault="008938D3" w:rsidP="008938D3">
      <w:pPr>
        <w:pStyle w:val="BodyText"/>
      </w:pPr>
    </w:p>
    <w:p w14:paraId="537B0245" w14:textId="77777777" w:rsidR="008938D3" w:rsidRDefault="008938D3" w:rsidP="008938D3">
      <w:pPr>
        <w:pStyle w:val="BodyText"/>
      </w:pPr>
    </w:p>
    <w:p w14:paraId="413C584D" w14:textId="77777777" w:rsidR="008938D3" w:rsidRDefault="008938D3" w:rsidP="008938D3">
      <w:pPr>
        <w:pStyle w:val="BodyText"/>
      </w:pPr>
    </w:p>
    <w:p w14:paraId="7F8BC6CD" w14:textId="77777777" w:rsidR="008938D3" w:rsidRDefault="008938D3" w:rsidP="008938D3">
      <w:pPr>
        <w:pStyle w:val="BodyText"/>
      </w:pPr>
    </w:p>
    <w:p w14:paraId="0442AF42" w14:textId="77777777" w:rsidR="008938D3" w:rsidRDefault="008938D3" w:rsidP="008938D3">
      <w:pPr>
        <w:pStyle w:val="BodyText"/>
      </w:pPr>
    </w:p>
    <w:p w14:paraId="32241B9C" w14:textId="77777777" w:rsidR="008938D3" w:rsidRDefault="008938D3" w:rsidP="008938D3">
      <w:pPr>
        <w:pStyle w:val="BodyText"/>
      </w:pPr>
    </w:p>
    <w:p w14:paraId="5285E4AE" w14:textId="77777777" w:rsidR="001B45B7" w:rsidRDefault="001B45B7" w:rsidP="008938D3">
      <w:pPr>
        <w:pStyle w:val="BodyText"/>
      </w:pPr>
    </w:p>
    <w:p w14:paraId="7BC30368" w14:textId="77777777" w:rsidR="001B45B7" w:rsidRDefault="001B45B7" w:rsidP="008938D3">
      <w:pPr>
        <w:pStyle w:val="BodyText"/>
      </w:pPr>
    </w:p>
    <w:p w14:paraId="15298FBF" w14:textId="77777777" w:rsidR="001B45B7" w:rsidRDefault="001B45B7" w:rsidP="008938D3">
      <w:pPr>
        <w:pStyle w:val="BodyText"/>
      </w:pPr>
    </w:p>
    <w:p w14:paraId="17E1A8D9" w14:textId="77777777" w:rsidR="001B45B7" w:rsidRDefault="001B45B7" w:rsidP="008938D3">
      <w:pPr>
        <w:pStyle w:val="BodyText"/>
      </w:pPr>
    </w:p>
    <w:p w14:paraId="652A046B" w14:textId="77777777" w:rsidR="001B45B7" w:rsidRDefault="001B45B7" w:rsidP="008938D3">
      <w:pPr>
        <w:pStyle w:val="BodyText"/>
      </w:pPr>
    </w:p>
    <w:p w14:paraId="37F8370C" w14:textId="5B9282C4" w:rsidR="009D4A74" w:rsidRPr="00FE3156" w:rsidRDefault="00000000">
      <w:pPr>
        <w:pStyle w:val="Heading2"/>
        <w:rPr>
          <w:b/>
          <w:bCs/>
        </w:rPr>
      </w:pPr>
      <w:r w:rsidRPr="00FE3156">
        <w:rPr>
          <w:b/>
          <w:bCs/>
        </w:rPr>
        <w:lastRenderedPageBreak/>
        <w:t>References</w:t>
      </w:r>
    </w:p>
    <w:p w14:paraId="48648FD1" w14:textId="77777777" w:rsidR="009D4A74" w:rsidRDefault="00000000">
      <w:pPr>
        <w:pStyle w:val="Heading3"/>
      </w:pPr>
      <w:bookmarkStart w:id="39" w:name="Xd71f6e0da379582f20ef85306f7c1a31c24cfc7"/>
      <w:r>
        <w:t>I. Foundations of Clinical Calibration &amp; Transportability</w:t>
      </w:r>
    </w:p>
    <w:p w14:paraId="54EE1134" w14:textId="77777777" w:rsidR="009D4A74" w:rsidRDefault="00000000">
      <w:pPr>
        <w:pStyle w:val="FirstParagraph"/>
      </w:pPr>
      <w:r>
        <w:t xml:space="preserve">Harrell, F. E. (2015). </w:t>
      </w:r>
      <w:r>
        <w:rPr>
          <w:i/>
          <w:iCs/>
        </w:rPr>
        <w:t>Regression modeling strategies: With applications to linear models, logistic and ordinal regression, and survival analysis</w:t>
      </w:r>
      <w:r>
        <w:t xml:space="preserve"> (2nd ed.). Springer.</w:t>
      </w:r>
    </w:p>
    <w:p w14:paraId="4C16CE48" w14:textId="77777777" w:rsidR="009D4A74" w:rsidRDefault="00000000">
      <w:pPr>
        <w:pStyle w:val="BodyText"/>
      </w:pPr>
      <w:r>
        <w:t xml:space="preserve">Steyerberg, E. W. (2019). </w:t>
      </w:r>
      <w:r>
        <w:rPr>
          <w:i/>
          <w:iCs/>
        </w:rPr>
        <w:t>Clinical prediction models: A practical approach to development, validation, and updating</w:t>
      </w:r>
      <w:r>
        <w:t xml:space="preserve"> (2nd ed.). Springer.</w:t>
      </w:r>
    </w:p>
    <w:p w14:paraId="21F48A8E" w14:textId="77777777" w:rsidR="009D4A74" w:rsidRDefault="00000000">
      <w:pPr>
        <w:pStyle w:val="BodyText"/>
      </w:pPr>
      <w:r>
        <w:t xml:space="preserve">Steyerberg, E. W., Borsboom, G. J., van Houwelingen, H. C., Eijkemans, M. J., &amp; Habbema, J. D. (2004). Validation and updating of predictive logistic regression models: A case study on upper gastrointestinal hemorrhage. </w:t>
      </w:r>
      <w:r>
        <w:rPr>
          <w:i/>
          <w:iCs/>
        </w:rPr>
        <w:t>Medical Care</w:t>
      </w:r>
      <w:r>
        <w:t xml:space="preserve">, </w:t>
      </w:r>
      <w:r>
        <w:rPr>
          <w:i/>
          <w:iCs/>
        </w:rPr>
        <w:t>42</w:t>
      </w:r>
      <w:r>
        <w:t>(1), 62–71.</w:t>
      </w:r>
    </w:p>
    <w:p w14:paraId="3D7440BA" w14:textId="77777777" w:rsidR="009D4A74" w:rsidRDefault="00000000">
      <w:pPr>
        <w:pStyle w:val="BodyText"/>
      </w:pPr>
      <w:r>
        <w:t xml:space="preserve">Van Houwelingen, H. C. (2000). Validation, calibration, revision and combination of prognostic survival models. </w:t>
      </w:r>
      <w:r>
        <w:rPr>
          <w:i/>
          <w:iCs/>
        </w:rPr>
        <w:t>Statistics in Medicine</w:t>
      </w:r>
      <w:r>
        <w:t xml:space="preserve">, </w:t>
      </w:r>
      <w:r>
        <w:rPr>
          <w:i/>
          <w:iCs/>
        </w:rPr>
        <w:t>19</w:t>
      </w:r>
      <w:r>
        <w:t>(24), 3401–3415.</w:t>
      </w:r>
    </w:p>
    <w:p w14:paraId="2FE402ED" w14:textId="77777777" w:rsidR="009D4A74" w:rsidRDefault="00000000">
      <w:pPr>
        <w:pStyle w:val="Heading3"/>
      </w:pPr>
      <w:bookmarkStart w:id="40" w:name="X5b187e602c6b1d6327014d161b15b1f338b7d4e"/>
      <w:bookmarkEnd w:id="39"/>
      <w:r>
        <w:t>II. Statistical Theory of Moments and Likelihood</w:t>
      </w:r>
    </w:p>
    <w:p w14:paraId="59511264" w14:textId="77777777" w:rsidR="009D4A74" w:rsidRDefault="00000000">
      <w:pPr>
        <w:pStyle w:val="FirstParagraph"/>
      </w:pPr>
      <w:r>
        <w:t xml:space="preserve">Cox, D. R. (1958). The regression analysis of binary sequences. </w:t>
      </w:r>
      <w:r>
        <w:rPr>
          <w:i/>
          <w:iCs/>
        </w:rPr>
        <w:t>Journal of the Royal Statistical Society: Series B (Methodological)</w:t>
      </w:r>
      <w:r>
        <w:t xml:space="preserve">, </w:t>
      </w:r>
      <w:r>
        <w:rPr>
          <w:i/>
          <w:iCs/>
        </w:rPr>
        <w:t>20</w:t>
      </w:r>
      <w:r>
        <w:t>(2), 215–232.</w:t>
      </w:r>
    </w:p>
    <w:p w14:paraId="163B6D6F" w14:textId="77777777" w:rsidR="009D4A74" w:rsidRDefault="00000000">
      <w:pPr>
        <w:pStyle w:val="BodyText"/>
      </w:pPr>
      <w:r>
        <w:t xml:space="preserve">Kullback, S., &amp; Leibler, R. A. (1951). On information and sufficiency. </w:t>
      </w:r>
      <w:r>
        <w:rPr>
          <w:i/>
          <w:iCs/>
        </w:rPr>
        <w:t>The Annals of Mathematical Statistics</w:t>
      </w:r>
      <w:r>
        <w:t xml:space="preserve">, </w:t>
      </w:r>
      <w:r>
        <w:rPr>
          <w:i/>
          <w:iCs/>
        </w:rPr>
        <w:t>22</w:t>
      </w:r>
      <w:r>
        <w:t>(1), 79–86.</w:t>
      </w:r>
    </w:p>
    <w:p w14:paraId="00E1EC68" w14:textId="77777777" w:rsidR="009D4A74" w:rsidRDefault="00000000">
      <w:pPr>
        <w:pStyle w:val="BodyText"/>
      </w:pPr>
      <w:r>
        <w:t xml:space="preserve">McCullagh, P., &amp; Nelder, J. A. (1989). </w:t>
      </w:r>
      <w:r>
        <w:rPr>
          <w:i/>
          <w:iCs/>
        </w:rPr>
        <w:t>Generalized linear models</w:t>
      </w:r>
      <w:r>
        <w:t xml:space="preserve"> (2nd ed.). Chapman &amp; Hall/CRC.</w:t>
      </w:r>
    </w:p>
    <w:p w14:paraId="76370448" w14:textId="77777777" w:rsidR="009D4A74" w:rsidRDefault="00000000">
      <w:pPr>
        <w:pStyle w:val="Heading3"/>
      </w:pPr>
      <w:bookmarkStart w:id="41" w:name="iii.-algorithmic-stability-and-centering"/>
      <w:bookmarkEnd w:id="40"/>
      <w:r>
        <w:t>III. Algorithmic Stability and Centering</w:t>
      </w:r>
    </w:p>
    <w:p w14:paraId="37AC2855" w14:textId="77777777" w:rsidR="009D4A74" w:rsidRDefault="00000000">
      <w:pPr>
        <w:pStyle w:val="FirstParagraph"/>
      </w:pPr>
      <w:r>
        <w:t xml:space="preserve">Imai, K., &amp; van Dyk, D. A. (2004). Causal inference with general treatment regimes: Generalizing the propensity score. </w:t>
      </w:r>
      <w:r>
        <w:rPr>
          <w:i/>
          <w:iCs/>
        </w:rPr>
        <w:t>Journal of the American Statistical Association</w:t>
      </w:r>
      <w:r>
        <w:t xml:space="preserve">, </w:t>
      </w:r>
      <w:r>
        <w:rPr>
          <w:i/>
          <w:iCs/>
        </w:rPr>
        <w:t>99</w:t>
      </w:r>
      <w:r>
        <w:t>(467), 854–866.</w:t>
      </w:r>
    </w:p>
    <w:p w14:paraId="629412BA" w14:textId="77777777" w:rsidR="009D4A74" w:rsidRDefault="00000000">
      <w:pPr>
        <w:pStyle w:val="BodyText"/>
      </w:pPr>
      <w:r>
        <w:t xml:space="preserve">Schielzeth, H. (2010). Simple means to improve the interpretability of regression coefficients. </w:t>
      </w:r>
      <w:r>
        <w:rPr>
          <w:i/>
          <w:iCs/>
        </w:rPr>
        <w:t>Methods in Ecology and Evolution</w:t>
      </w:r>
      <w:r>
        <w:t xml:space="preserve">, </w:t>
      </w:r>
      <w:r>
        <w:rPr>
          <w:i/>
          <w:iCs/>
        </w:rPr>
        <w:t>1</w:t>
      </w:r>
      <w:r>
        <w:t>(2), 103–113.</w:t>
      </w:r>
    </w:p>
    <w:p w14:paraId="659F5F35" w14:textId="77777777" w:rsidR="009D4A74" w:rsidRDefault="00000000">
      <w:pPr>
        <w:pStyle w:val="Heading3"/>
      </w:pPr>
      <w:bookmarkStart w:id="42" w:name="X550dfcc6624a7a0b2691c8f42c1b5117f1c37aa"/>
      <w:bookmarkEnd w:id="41"/>
      <w:r>
        <w:t>IV. Evaluating External Validity &amp; Calibration Belts</w:t>
      </w:r>
    </w:p>
    <w:p w14:paraId="2E1454D7" w14:textId="77777777" w:rsidR="009D4A74" w:rsidRDefault="00000000">
      <w:pPr>
        <w:pStyle w:val="FirstParagraph"/>
      </w:pPr>
      <w:r>
        <w:t xml:space="preserve">Finazzi, S., Pozzi, M., Bellazzi, R., &amp; Rossi, C. (2011). Calibration belt: A new tool to examine the conformity of predictive risk models. </w:t>
      </w:r>
      <w:r>
        <w:rPr>
          <w:i/>
          <w:iCs/>
        </w:rPr>
        <w:t>PLOS ONE</w:t>
      </w:r>
      <w:r>
        <w:t xml:space="preserve">, </w:t>
      </w:r>
      <w:r>
        <w:rPr>
          <w:i/>
          <w:iCs/>
        </w:rPr>
        <w:t>6</w:t>
      </w:r>
      <w:r>
        <w:t>(2), e16110. https://doi.org/10.1371/journal.pone.0016110</w:t>
      </w:r>
    </w:p>
    <w:p w14:paraId="5D0774C0" w14:textId="77777777" w:rsidR="009D4A74" w:rsidRDefault="00000000">
      <w:pPr>
        <w:pStyle w:val="BodyText"/>
      </w:pPr>
      <w:r>
        <w:t xml:space="preserve">Spiegelhalter, D. J. (1986). Probabilistic prediction in patient management and clinical trials. </w:t>
      </w:r>
      <w:r>
        <w:rPr>
          <w:i/>
          <w:iCs/>
        </w:rPr>
        <w:t>Statistics in Medicine</w:t>
      </w:r>
      <w:r>
        <w:t xml:space="preserve">, </w:t>
      </w:r>
      <w:r>
        <w:rPr>
          <w:i/>
          <w:iCs/>
        </w:rPr>
        <w:t>5</w:t>
      </w:r>
      <w:r>
        <w:t>(5), 421–433.</w:t>
      </w:r>
      <w:bookmarkEnd w:id="0"/>
      <w:bookmarkEnd w:id="35"/>
      <w:bookmarkEnd w:id="42"/>
    </w:p>
    <w:p w14:paraId="79D81B44" w14:textId="77777777" w:rsidR="00FB634D" w:rsidRDefault="00FB634D">
      <w:pPr>
        <w:pStyle w:val="BodyText"/>
      </w:pPr>
    </w:p>
    <w:p w14:paraId="0D2D6082" w14:textId="77777777" w:rsidR="00FB634D" w:rsidRDefault="00FB634D">
      <w:pPr>
        <w:pStyle w:val="BodyText"/>
      </w:pPr>
    </w:p>
    <w:p w14:paraId="766940D4" w14:textId="2A8A2828" w:rsidR="00FB634D" w:rsidRDefault="00FB634D" w:rsidP="00FB634D">
      <w:pPr>
        <w:pStyle w:val="Heading2"/>
        <w:rPr>
          <w:b/>
          <w:bCs/>
        </w:rPr>
      </w:pPr>
      <w:r>
        <w:rPr>
          <w:b/>
          <w:bCs/>
        </w:rPr>
        <w:lastRenderedPageBreak/>
        <w:t>APPENDIX</w:t>
      </w:r>
    </w:p>
    <w:p w14:paraId="79DFBB5F" w14:textId="42A6E8F2" w:rsidR="00FB634D" w:rsidRPr="00FB634D" w:rsidRDefault="00FB634D" w:rsidP="00FB634D">
      <w:pPr>
        <w:pStyle w:val="Heading2"/>
        <w:rPr>
          <w:b/>
          <w:bCs/>
        </w:rPr>
      </w:pPr>
      <w:r>
        <w:rPr>
          <w:b/>
          <w:bCs/>
        </w:rPr>
        <w:t xml:space="preserve">The </w:t>
      </w:r>
      <w:r w:rsidRPr="00FB634D">
        <w:rPr>
          <w:b/>
          <w:bCs/>
        </w:rPr>
        <w:t>R Codes</w:t>
      </w:r>
    </w:p>
    <w:p w14:paraId="03E07CD8" w14:textId="77777777" w:rsidR="00FB634D" w:rsidRDefault="00FB634D" w:rsidP="00FB634D">
      <w:pPr>
        <w:pStyle w:val="Heading3"/>
      </w:pPr>
      <w:bookmarkStart w:id="43" w:name="logistic-regression-simulation"/>
      <w:r>
        <w:t>Logistic Regression Simulation</w:t>
      </w:r>
    </w:p>
    <w:p w14:paraId="56222390" w14:textId="77777777" w:rsidR="00FB634D" w:rsidRDefault="00FB634D" w:rsidP="00FB634D">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n </w:t>
      </w:r>
      <w:r>
        <w:rPr>
          <w:rStyle w:val="OtherTok"/>
        </w:rPr>
        <w:t>&lt;-</w:t>
      </w:r>
      <w:r>
        <w:rPr>
          <w:rStyle w:val="NormalTok"/>
        </w:rPr>
        <w:t xml:space="preserve"> </w:t>
      </w:r>
      <w:r>
        <w:rPr>
          <w:rStyle w:val="DecValTok"/>
        </w:rPr>
        <w:t>1000</w:t>
      </w:r>
      <w:r>
        <w:br/>
      </w:r>
      <w:r>
        <w:br/>
      </w:r>
      <w:r>
        <w:rPr>
          <w:rStyle w:val="CommentTok"/>
        </w:rPr>
        <w:t># Predictors</w:t>
      </w:r>
      <w:r>
        <w:br/>
      </w:r>
      <w:r>
        <w:rPr>
          <w:rStyle w:val="NormalTok"/>
        </w:rPr>
        <w:t xml:space="preserve">age </w:t>
      </w:r>
      <w:r>
        <w:rPr>
          <w:rStyle w:val="OtherTok"/>
        </w:rPr>
        <w:t>&lt;-</w:t>
      </w:r>
      <w:r>
        <w:rPr>
          <w:rStyle w:val="NormalTok"/>
        </w:rPr>
        <w:t xml:space="preserve"> </w:t>
      </w:r>
      <w:r>
        <w:rPr>
          <w:rStyle w:val="FunctionTok"/>
        </w:rPr>
        <w:t>rnorm</w:t>
      </w:r>
      <w:r>
        <w:rPr>
          <w:rStyle w:val="NormalTok"/>
        </w:rPr>
        <w:t xml:space="preserve">(n, </w:t>
      </w:r>
      <w:r>
        <w:rPr>
          <w:rStyle w:val="DecValTok"/>
        </w:rPr>
        <w:t>50</w:t>
      </w:r>
      <w:r>
        <w:rPr>
          <w:rStyle w:val="NormalTok"/>
        </w:rPr>
        <w:t xml:space="preserve">, </w:t>
      </w:r>
      <w:r>
        <w:rPr>
          <w:rStyle w:val="DecValTok"/>
        </w:rPr>
        <w:t>10</w:t>
      </w:r>
      <w:r>
        <w:rPr>
          <w:rStyle w:val="NormalTok"/>
        </w:rPr>
        <w:t>)</w:t>
      </w:r>
      <w:r>
        <w:br/>
      </w:r>
      <w:r>
        <w:rPr>
          <w:rStyle w:val="NormalTok"/>
        </w:rPr>
        <w:t xml:space="preserve">chol </w:t>
      </w:r>
      <w:r>
        <w:rPr>
          <w:rStyle w:val="OtherTok"/>
        </w:rPr>
        <w:t>&lt;-</w:t>
      </w:r>
      <w:r>
        <w:rPr>
          <w:rStyle w:val="NormalTok"/>
        </w:rPr>
        <w:t xml:space="preserve"> </w:t>
      </w:r>
      <w:r>
        <w:rPr>
          <w:rStyle w:val="FunctionTok"/>
        </w:rPr>
        <w:t>rnorm</w:t>
      </w:r>
      <w:r>
        <w:rPr>
          <w:rStyle w:val="NormalTok"/>
        </w:rPr>
        <w:t xml:space="preserve">(n, </w:t>
      </w:r>
      <w:r>
        <w:rPr>
          <w:rStyle w:val="DecValTok"/>
        </w:rPr>
        <w:t>200</w:t>
      </w:r>
      <w:r>
        <w:rPr>
          <w:rStyle w:val="NormalTok"/>
        </w:rPr>
        <w:t xml:space="preserve">, </w:t>
      </w:r>
      <w:r>
        <w:rPr>
          <w:rStyle w:val="DecValTok"/>
        </w:rPr>
        <w:t>30</w:t>
      </w:r>
      <w:r>
        <w:rPr>
          <w:rStyle w:val="NormalTok"/>
        </w:rPr>
        <w:t>)</w:t>
      </w:r>
      <w:r>
        <w:br/>
      </w:r>
      <w:r>
        <w:br/>
      </w:r>
      <w:r>
        <w:rPr>
          <w:rStyle w:val="CommentTok"/>
        </w:rPr>
        <w:t># Linear Predictor (L)</w:t>
      </w:r>
      <w:r>
        <w:br/>
      </w:r>
      <w:r>
        <w:rPr>
          <w:rStyle w:val="NormalTok"/>
        </w:rPr>
        <w:t xml:space="preserve">L </w:t>
      </w:r>
      <w:r>
        <w:rPr>
          <w:rStyle w:val="OtherTok"/>
        </w:rPr>
        <w:t>&lt;-</w:t>
      </w:r>
      <w:r>
        <w:rPr>
          <w:rStyle w:val="NormalTok"/>
        </w:rPr>
        <w:t xml:space="preserve"> </w:t>
      </w:r>
      <w:r>
        <w:rPr>
          <w:rStyle w:val="SpecialCharTok"/>
        </w:rPr>
        <w:t>-</w:t>
      </w:r>
      <w:r>
        <w:rPr>
          <w:rStyle w:val="DecValTok"/>
        </w:rPr>
        <w:t>5</w:t>
      </w:r>
      <w:r>
        <w:rPr>
          <w:rStyle w:val="NormalTok"/>
        </w:rPr>
        <w:t xml:space="preserve"> </w:t>
      </w:r>
      <w:r>
        <w:rPr>
          <w:rStyle w:val="SpecialCharTok"/>
        </w:rPr>
        <w:t>+</w:t>
      </w:r>
      <w:r>
        <w:rPr>
          <w:rStyle w:val="NormalTok"/>
        </w:rPr>
        <w:t xml:space="preserve"> </w:t>
      </w:r>
      <w:r>
        <w:rPr>
          <w:rStyle w:val="FloatTok"/>
        </w:rPr>
        <w:t>0.05</w:t>
      </w:r>
      <w:r>
        <w:rPr>
          <w:rStyle w:val="SpecialCharTok"/>
        </w:rPr>
        <w:t>*</w:t>
      </w:r>
      <w:r>
        <w:rPr>
          <w:rStyle w:val="NormalTok"/>
        </w:rPr>
        <w:t xml:space="preserve">age </w:t>
      </w:r>
      <w:r>
        <w:rPr>
          <w:rStyle w:val="SpecialCharTok"/>
        </w:rPr>
        <w:t>+</w:t>
      </w:r>
      <w:r>
        <w:rPr>
          <w:rStyle w:val="NormalTok"/>
        </w:rPr>
        <w:t xml:space="preserve"> </w:t>
      </w:r>
      <w:r>
        <w:rPr>
          <w:rStyle w:val="FloatTok"/>
        </w:rPr>
        <w:t>0.01</w:t>
      </w:r>
      <w:r>
        <w:rPr>
          <w:rStyle w:val="SpecialCharTok"/>
        </w:rPr>
        <w:t>*</w:t>
      </w:r>
      <w:r>
        <w:rPr>
          <w:rStyle w:val="NormalTok"/>
        </w:rPr>
        <w:t>chol</w:t>
      </w:r>
      <w:r>
        <w:br/>
      </w:r>
      <w:r>
        <w:br/>
      </w:r>
      <w:r>
        <w:rPr>
          <w:rStyle w:val="CommentTok"/>
        </w:rPr>
        <w:t># Link function to Probability</w:t>
      </w:r>
      <w:r>
        <w:br/>
      </w:r>
      <w:r>
        <w:rPr>
          <w:rStyle w:val="NormalTok"/>
        </w:rPr>
        <w:t xml:space="preserve">prob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L))</w:t>
      </w:r>
      <w:r>
        <w:br/>
      </w:r>
      <w:r>
        <w:br/>
      </w:r>
      <w:r>
        <w:rPr>
          <w:rStyle w:val="CommentTok"/>
        </w:rPr>
        <w:t># Outcome</w:t>
      </w:r>
      <w:r>
        <w:br/>
      </w:r>
      <w:r>
        <w:rPr>
          <w:rStyle w:val="NormalTok"/>
        </w:rPr>
        <w:t xml:space="preserve">target </w:t>
      </w:r>
      <w:r>
        <w:rPr>
          <w:rStyle w:val="OtherTok"/>
        </w:rPr>
        <w:t>&lt;-</w:t>
      </w:r>
      <w:r>
        <w:rPr>
          <w:rStyle w:val="NormalTok"/>
        </w:rPr>
        <w:t xml:space="preserve"> </w:t>
      </w:r>
      <w:r>
        <w:rPr>
          <w:rStyle w:val="FunctionTok"/>
        </w:rPr>
        <w:t>rbinom</w:t>
      </w:r>
      <w:r>
        <w:rPr>
          <w:rStyle w:val="NormalTok"/>
        </w:rPr>
        <w:t xml:space="preserve">(n, </w:t>
      </w:r>
      <w:r>
        <w:rPr>
          <w:rStyle w:val="DecValTok"/>
        </w:rPr>
        <w:t>1</w:t>
      </w:r>
      <w:r>
        <w:rPr>
          <w:rStyle w:val="NormalTok"/>
        </w:rPr>
        <w:t>, prob)</w:t>
      </w:r>
      <w:r>
        <w:br/>
      </w:r>
      <w:r>
        <w:br/>
      </w:r>
      <w:r>
        <w:rPr>
          <w:rStyle w:val="NormalTok"/>
        </w:rPr>
        <w:t xml:space="preserve">df_logistic </w:t>
      </w:r>
      <w:r>
        <w:rPr>
          <w:rStyle w:val="OtherTok"/>
        </w:rPr>
        <w:t>&lt;-</w:t>
      </w:r>
      <w:r>
        <w:rPr>
          <w:rStyle w:val="NormalTok"/>
        </w:rPr>
        <w:t xml:space="preserve"> </w:t>
      </w:r>
      <w:r>
        <w:rPr>
          <w:rStyle w:val="FunctionTok"/>
        </w:rPr>
        <w:t>data.frame</w:t>
      </w:r>
      <w:r>
        <w:rPr>
          <w:rStyle w:val="NormalTok"/>
        </w:rPr>
        <w:t>(age, chol, target)</w:t>
      </w:r>
    </w:p>
    <w:p w14:paraId="76BB34E2" w14:textId="77777777" w:rsidR="00FB634D" w:rsidRDefault="00FB634D" w:rsidP="00FB634D">
      <w:pPr>
        <w:pStyle w:val="Heading3"/>
      </w:pPr>
      <w:bookmarkStart w:id="44" w:name="cox-proportional-hazards-simulation"/>
      <w:bookmarkEnd w:id="43"/>
      <w:r>
        <w:t>Cox Proportional Hazards Simulation</w:t>
      </w:r>
    </w:p>
    <w:p w14:paraId="06E8BFAF" w14:textId="77777777" w:rsidR="00FB634D" w:rsidRDefault="00FB634D" w:rsidP="00FB634D">
      <w:pPr>
        <w:pStyle w:val="FirstParagraph"/>
      </w:pPr>
      <w:r>
        <w:t>For Cox models, we simulate survival times using the Bender method, where:</w:t>
      </w:r>
    </w:p>
    <w:p w14:paraId="2A0E6089" w14:textId="77777777" w:rsidR="00FB634D" w:rsidRDefault="00FB634D" w:rsidP="00FB634D">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U</m:t>
                              </m:r>
                            </m:e>
                          </m:d>
                        </m:e>
                      </m:func>
                    </m:num>
                    <m:den>
                      <m:r>
                        <w:rPr>
                          <w:rFonts w:ascii="Cambria Math" w:hAnsi="Cambria Math"/>
                        </w:rPr>
                        <m:t>λ</m:t>
                      </m:r>
                      <m:sSup>
                        <m:sSupPr>
                          <m:ctrlPr>
                            <w:rPr>
                              <w:rFonts w:ascii="Cambria Math" w:hAnsi="Cambria Math"/>
                            </w:rPr>
                          </m:ctrlPr>
                        </m:sSupPr>
                        <m:e>
                          <m:r>
                            <w:rPr>
                              <w:rFonts w:ascii="Cambria Math" w:hAnsi="Cambria Math"/>
                            </w:rPr>
                            <m:t>e</m:t>
                          </m:r>
                        </m:e>
                        <m:sup>
                          <m:r>
                            <w:rPr>
                              <w:rFonts w:ascii="Cambria Math" w:hAnsi="Cambria Math"/>
                            </w:rPr>
                            <m:t>L</m:t>
                          </m:r>
                        </m:sup>
                      </m:sSup>
                    </m:den>
                  </m:f>
                </m:e>
              </m:d>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ν</m:t>
                  </m:r>
                </m:den>
              </m:f>
            </m:sup>
          </m:sSup>
        </m:oMath>
      </m:oMathPara>
    </w:p>
    <w:p w14:paraId="049A37F2" w14:textId="77777777" w:rsidR="00FB634D" w:rsidRDefault="00FB634D" w:rsidP="00FB634D">
      <w:pPr>
        <w:pStyle w:val="SourceCode"/>
        <w:rPr>
          <w:rStyle w:val="NormalTok"/>
        </w:rPr>
      </w:pPr>
      <w:r>
        <w:rPr>
          <w:rStyle w:val="CommentTok"/>
        </w:rPr>
        <w:t># Parameters for Weibull distribution</w:t>
      </w:r>
      <w:r>
        <w:br/>
      </w:r>
      <w:r>
        <w:rPr>
          <w:rStyle w:val="NormalTok"/>
        </w:rPr>
        <w:t xml:space="preserve">lambda </w:t>
      </w:r>
      <w:r>
        <w:rPr>
          <w:rStyle w:val="OtherTok"/>
        </w:rPr>
        <w:t>&lt;-</w:t>
      </w:r>
      <w:r>
        <w:rPr>
          <w:rStyle w:val="NormalTok"/>
        </w:rPr>
        <w:t xml:space="preserve"> </w:t>
      </w:r>
      <w:r>
        <w:rPr>
          <w:rStyle w:val="FloatTok"/>
        </w:rPr>
        <w:t>0.01</w:t>
      </w:r>
      <w:r>
        <w:rPr>
          <w:rStyle w:val="NormalTok"/>
        </w:rPr>
        <w:t xml:space="preserve">  </w:t>
      </w:r>
      <w:r>
        <w:rPr>
          <w:rStyle w:val="CommentTok"/>
        </w:rPr>
        <w:t># scale</w:t>
      </w:r>
      <w:r>
        <w:br/>
      </w:r>
      <w:r>
        <w:rPr>
          <w:rStyle w:val="NormalTok"/>
        </w:rPr>
        <w:t xml:space="preserve">nu </w:t>
      </w:r>
      <w:r>
        <w:rPr>
          <w:rStyle w:val="OtherTok"/>
        </w:rPr>
        <w:t>&lt;-</w:t>
      </w:r>
      <w:r>
        <w:rPr>
          <w:rStyle w:val="NormalTok"/>
        </w:rPr>
        <w:t xml:space="preserve"> </w:t>
      </w:r>
      <w:r>
        <w:rPr>
          <w:rStyle w:val="DecValTok"/>
        </w:rPr>
        <w:t>1</w:t>
      </w:r>
      <w:r>
        <w:rPr>
          <w:rStyle w:val="NormalTok"/>
        </w:rPr>
        <w:t xml:space="preserve">         </w:t>
      </w:r>
      <w:r>
        <w:rPr>
          <w:rStyle w:val="CommentTok"/>
        </w:rPr>
        <w:t># shape (1 = exponential distribution)</w:t>
      </w:r>
      <w:r>
        <w:br/>
      </w:r>
      <w:r>
        <w:rPr>
          <w:rStyle w:val="NormalTok"/>
        </w:rPr>
        <w:t xml:space="preserve">U </w:t>
      </w:r>
      <w:r>
        <w:rPr>
          <w:rStyle w:val="OtherTok"/>
        </w:rPr>
        <w:t>&lt;-</w:t>
      </w:r>
      <w:r>
        <w:rPr>
          <w:rStyle w:val="NormalTok"/>
        </w:rPr>
        <w:t xml:space="preserve"> </w:t>
      </w:r>
      <w:r>
        <w:rPr>
          <w:rStyle w:val="FunctionTok"/>
        </w:rPr>
        <w:t>runif</w:t>
      </w:r>
      <w:r>
        <w:rPr>
          <w:rStyle w:val="NormalTok"/>
        </w:rPr>
        <w:t>(n)</w:t>
      </w:r>
      <w:r>
        <w:br/>
      </w:r>
      <w:r>
        <w:br/>
      </w:r>
      <w:r>
        <w:rPr>
          <w:rStyle w:val="CommentTok"/>
        </w:rPr>
        <w:t># Linear Predictor</w:t>
      </w:r>
      <w:r>
        <w:br/>
      </w:r>
      <w:r>
        <w:rPr>
          <w:rStyle w:val="NormalTok"/>
        </w:rPr>
        <w:t xml:space="preserve">L </w:t>
      </w:r>
      <w:r>
        <w:rPr>
          <w:rStyle w:val="OtherTok"/>
        </w:rPr>
        <w:t>&lt;-</w:t>
      </w:r>
      <w:r>
        <w:rPr>
          <w:rStyle w:val="NormalTok"/>
        </w:rPr>
        <w:t xml:space="preserve"> </w:t>
      </w:r>
      <w:r>
        <w:rPr>
          <w:rStyle w:val="FloatTok"/>
        </w:rPr>
        <w:t>0.03</w:t>
      </w:r>
      <w:r>
        <w:rPr>
          <w:rStyle w:val="SpecialCharTok"/>
        </w:rPr>
        <w:t>*</w:t>
      </w:r>
      <w:r>
        <w:rPr>
          <w:rStyle w:val="NormalTok"/>
        </w:rPr>
        <w:t xml:space="preserve">age </w:t>
      </w:r>
      <w:r>
        <w:rPr>
          <w:rStyle w:val="SpecialCharTok"/>
        </w:rPr>
        <w:t>+</w:t>
      </w:r>
      <w:r>
        <w:rPr>
          <w:rStyle w:val="NormalTok"/>
        </w:rPr>
        <w:t xml:space="preserve"> </w:t>
      </w:r>
      <w:r>
        <w:rPr>
          <w:rStyle w:val="FloatTok"/>
        </w:rPr>
        <w:t>0.005</w:t>
      </w:r>
      <w:r>
        <w:rPr>
          <w:rStyle w:val="SpecialCharTok"/>
        </w:rPr>
        <w:t>*</w:t>
      </w:r>
      <w:r>
        <w:rPr>
          <w:rStyle w:val="NormalTok"/>
        </w:rPr>
        <w:t>chol</w:t>
      </w:r>
      <w:r>
        <w:br/>
      </w:r>
      <w:r>
        <w:br/>
      </w:r>
      <w:r>
        <w:rPr>
          <w:rStyle w:val="CommentTok"/>
        </w:rPr>
        <w:t># Simulated survival times</w:t>
      </w:r>
      <w:r>
        <w:br/>
      </w:r>
      <w:r>
        <w:rPr>
          <w:rStyle w:val="NormalTok"/>
        </w:rPr>
        <w:t xml:space="preserve">time </w:t>
      </w:r>
      <w:r>
        <w:rPr>
          <w:rStyle w:val="OtherTok"/>
        </w:rPr>
        <w:t>&lt;-</w:t>
      </w:r>
      <w:r>
        <w:rPr>
          <w:rStyle w:val="NormalTok"/>
        </w:rPr>
        <w:t xml:space="preserve"> (</w:t>
      </w:r>
      <w:r>
        <w:rPr>
          <w:rStyle w:val="SpecialCharTok"/>
        </w:rPr>
        <w:t>-</w:t>
      </w:r>
      <w:r>
        <w:rPr>
          <w:rStyle w:val="FunctionTok"/>
        </w:rPr>
        <w:t>log</w:t>
      </w:r>
      <w:r>
        <w:rPr>
          <w:rStyle w:val="NormalTok"/>
        </w:rPr>
        <w:t xml:space="preserve">(U) </w:t>
      </w:r>
      <w:r>
        <w:rPr>
          <w:rStyle w:val="SpecialCharTok"/>
        </w:rPr>
        <w:t>/</w:t>
      </w:r>
      <w:r>
        <w:rPr>
          <w:rStyle w:val="NormalTok"/>
        </w:rPr>
        <w:t xml:space="preserve"> (lambda </w:t>
      </w:r>
      <w:r>
        <w:rPr>
          <w:rStyle w:val="SpecialCharTok"/>
        </w:rPr>
        <w:t>*</w:t>
      </w:r>
      <w:r>
        <w:rPr>
          <w:rStyle w:val="NormalTok"/>
        </w:rPr>
        <w:t xml:space="preserve"> </w:t>
      </w:r>
      <w:r>
        <w:rPr>
          <w:rStyle w:val="FunctionTok"/>
        </w:rPr>
        <w:t>exp</w:t>
      </w:r>
      <w:r>
        <w:rPr>
          <w:rStyle w:val="NormalTok"/>
        </w:rPr>
        <w:t>(L)))</w:t>
      </w:r>
      <w:r>
        <w:rPr>
          <w:rStyle w:val="SpecialCharTok"/>
        </w:rPr>
        <w:t>^</w:t>
      </w:r>
      <w:r>
        <w:rPr>
          <w:rStyle w:val="NormalTok"/>
        </w:rPr>
        <w:t>(</w:t>
      </w:r>
      <w:r>
        <w:rPr>
          <w:rStyle w:val="DecValTok"/>
        </w:rPr>
        <w:t>1</w:t>
      </w:r>
      <w:r>
        <w:rPr>
          <w:rStyle w:val="SpecialCharTok"/>
        </w:rPr>
        <w:t>/</w:t>
      </w:r>
      <w:r>
        <w:rPr>
          <w:rStyle w:val="NormalTok"/>
        </w:rPr>
        <w:t>nu)</w:t>
      </w:r>
      <w:r>
        <w:br/>
      </w:r>
      <w:r>
        <w:rPr>
          <w:rStyle w:val="NormalTok"/>
        </w:rPr>
        <w:t xml:space="preserve">event </w:t>
      </w:r>
      <w:r>
        <w:rPr>
          <w:rStyle w:val="OtherTok"/>
        </w:rPr>
        <w:t>&lt;-</w:t>
      </w:r>
      <w:r>
        <w:rPr>
          <w:rStyle w:val="NormalTok"/>
        </w:rPr>
        <w:t xml:space="preserve"> </w:t>
      </w:r>
      <w:r>
        <w:rPr>
          <w:rStyle w:val="FunctionTok"/>
        </w:rPr>
        <w:t>rbinom</w:t>
      </w:r>
      <w:r>
        <w:rPr>
          <w:rStyle w:val="NormalTok"/>
        </w:rPr>
        <w:t xml:space="preserve">(n, </w:t>
      </w:r>
      <w:r>
        <w:rPr>
          <w:rStyle w:val="DecValTok"/>
        </w:rPr>
        <w:t>1</w:t>
      </w:r>
      <w:r>
        <w:rPr>
          <w:rStyle w:val="NormalTok"/>
        </w:rPr>
        <w:t xml:space="preserve">, </w:t>
      </w:r>
      <w:r>
        <w:rPr>
          <w:rStyle w:val="FloatTok"/>
        </w:rPr>
        <w:t>0.7</w:t>
      </w:r>
      <w:r>
        <w:rPr>
          <w:rStyle w:val="NormalTok"/>
        </w:rPr>
        <w:t xml:space="preserve">)  </w:t>
      </w:r>
      <w:r>
        <w:rPr>
          <w:rStyle w:val="CommentTok"/>
        </w:rPr>
        <w:t># 70% event rate</w:t>
      </w:r>
      <w:r>
        <w:br/>
      </w:r>
      <w:r>
        <w:br/>
      </w:r>
      <w:r>
        <w:rPr>
          <w:rStyle w:val="NormalTok"/>
        </w:rPr>
        <w:t xml:space="preserve">df_cox </w:t>
      </w:r>
      <w:r>
        <w:rPr>
          <w:rStyle w:val="OtherTok"/>
        </w:rPr>
        <w:t>&lt;-</w:t>
      </w:r>
      <w:r>
        <w:rPr>
          <w:rStyle w:val="NormalTok"/>
        </w:rPr>
        <w:t xml:space="preserve"> </w:t>
      </w:r>
      <w:r>
        <w:rPr>
          <w:rStyle w:val="FunctionTok"/>
        </w:rPr>
        <w:t>data.frame</w:t>
      </w:r>
      <w:r>
        <w:rPr>
          <w:rStyle w:val="NormalTok"/>
        </w:rPr>
        <w:t>(age, chol, time, event)</w:t>
      </w:r>
    </w:p>
    <w:p w14:paraId="434AE076" w14:textId="77777777" w:rsidR="00FB634D" w:rsidRDefault="00FB634D" w:rsidP="00FB634D">
      <w:pPr>
        <w:pStyle w:val="SourceCode"/>
        <w:rPr>
          <w:rStyle w:val="NormalTok"/>
        </w:rPr>
      </w:pPr>
    </w:p>
    <w:p w14:paraId="24DB2A22" w14:textId="77777777" w:rsidR="001B45B7" w:rsidRDefault="001B45B7" w:rsidP="00FB634D">
      <w:pPr>
        <w:pStyle w:val="SourceCode"/>
        <w:rPr>
          <w:rStyle w:val="NormalTok"/>
        </w:rPr>
      </w:pPr>
    </w:p>
    <w:p w14:paraId="2A91F97E" w14:textId="77777777" w:rsidR="00FB634D" w:rsidRPr="00E2017B" w:rsidRDefault="00FB634D" w:rsidP="00FB634D">
      <w:pPr>
        <w:spacing w:after="160" w:line="278" w:lineRule="auto"/>
        <w:rPr>
          <w:b/>
          <w:bCs/>
        </w:rPr>
      </w:pPr>
      <w:r w:rsidRPr="00DE24F3">
        <w:rPr>
          <w:rFonts w:eastAsiaTheme="majorEastAsia" w:cstheme="majorBidi"/>
          <w:color w:val="0F4761" w:themeColor="accent1" w:themeShade="BF"/>
          <w:sz w:val="28"/>
          <w:szCs w:val="28"/>
        </w:rPr>
        <w:lastRenderedPageBreak/>
        <w:t>The Systematic Recalibration Function</w:t>
      </w:r>
    </w:p>
    <w:p w14:paraId="3D1D1C75" w14:textId="77777777" w:rsidR="00FB634D" w:rsidRPr="00E2017B" w:rsidRDefault="00FB634D" w:rsidP="00FB634D">
      <w:pPr>
        <w:spacing w:after="160" w:line="278" w:lineRule="auto"/>
      </w:pPr>
      <w:r w:rsidRPr="00E2017B">
        <w:t>This function automates the extraction of moments and performs the statistical test to tell you which model to use.</w:t>
      </w:r>
    </w:p>
    <w:p w14:paraId="20D98B7F" w14:textId="77777777" w:rsidR="00FB634D" w:rsidRPr="00E2017B" w:rsidRDefault="00FB634D" w:rsidP="00FB634D">
      <w:pPr>
        <w:spacing w:after="160" w:line="278" w:lineRule="auto"/>
        <w:rPr>
          <w:sz w:val="20"/>
          <w:szCs w:val="20"/>
        </w:rPr>
      </w:pPr>
      <w:r w:rsidRPr="00E2017B">
        <w:rPr>
          <w:sz w:val="20"/>
          <w:szCs w:val="20"/>
        </w:rPr>
        <w:t>R</w:t>
      </w:r>
    </w:p>
    <w:p w14:paraId="54C95C8E" w14:textId="77777777" w:rsidR="00FB634D" w:rsidRPr="00E2017B" w:rsidRDefault="00FB634D" w:rsidP="008938D3">
      <w:pPr>
        <w:spacing w:after="0" w:line="278" w:lineRule="auto"/>
        <w:rPr>
          <w:sz w:val="20"/>
          <w:szCs w:val="20"/>
        </w:rPr>
      </w:pPr>
      <w:r w:rsidRPr="00E2017B">
        <w:rPr>
          <w:sz w:val="20"/>
          <w:szCs w:val="20"/>
        </w:rPr>
        <w:t>check_recalibration_moments &lt;- function(y_ext, lp_orig) {</w:t>
      </w:r>
    </w:p>
    <w:p w14:paraId="4BF0901F" w14:textId="77777777" w:rsidR="00FB634D" w:rsidRPr="00E2017B" w:rsidRDefault="00FB634D" w:rsidP="008938D3">
      <w:pPr>
        <w:spacing w:after="0" w:line="278" w:lineRule="auto"/>
        <w:rPr>
          <w:sz w:val="20"/>
          <w:szCs w:val="20"/>
        </w:rPr>
      </w:pPr>
      <w:r w:rsidRPr="00E2017B">
        <w:rPr>
          <w:sz w:val="20"/>
          <w:szCs w:val="20"/>
        </w:rPr>
        <w:t xml:space="preserve">  # Model 1: 1st Moment (Intercept only)</w:t>
      </w:r>
    </w:p>
    <w:p w14:paraId="66D5DB9D" w14:textId="77777777" w:rsidR="00FB634D" w:rsidRPr="00E2017B" w:rsidRDefault="00FB634D" w:rsidP="008938D3">
      <w:pPr>
        <w:spacing w:after="0" w:line="278" w:lineRule="auto"/>
        <w:rPr>
          <w:sz w:val="20"/>
          <w:szCs w:val="20"/>
        </w:rPr>
      </w:pPr>
      <w:r w:rsidRPr="00E2017B">
        <w:rPr>
          <w:sz w:val="20"/>
          <w:szCs w:val="20"/>
        </w:rPr>
        <w:t xml:space="preserve">  fit1 &lt;- glm(y_ext ~ 1, offset = lp_orig, family = "binomial")</w:t>
      </w:r>
    </w:p>
    <w:p w14:paraId="3556F485" w14:textId="77777777" w:rsidR="00FB634D" w:rsidRPr="00E2017B" w:rsidRDefault="00FB634D" w:rsidP="008938D3">
      <w:pPr>
        <w:spacing w:after="0" w:line="278" w:lineRule="auto"/>
        <w:rPr>
          <w:sz w:val="20"/>
          <w:szCs w:val="20"/>
        </w:rPr>
      </w:pPr>
      <w:r w:rsidRPr="00E2017B">
        <w:rPr>
          <w:sz w:val="20"/>
          <w:szCs w:val="20"/>
        </w:rPr>
        <w:t xml:space="preserve">  </w:t>
      </w:r>
    </w:p>
    <w:p w14:paraId="63EF6E07" w14:textId="77777777" w:rsidR="00FB634D" w:rsidRPr="00E2017B" w:rsidRDefault="00FB634D" w:rsidP="008938D3">
      <w:pPr>
        <w:spacing w:after="0" w:line="278" w:lineRule="auto"/>
        <w:rPr>
          <w:sz w:val="20"/>
          <w:szCs w:val="20"/>
        </w:rPr>
      </w:pPr>
      <w:r w:rsidRPr="00E2017B">
        <w:rPr>
          <w:sz w:val="20"/>
          <w:szCs w:val="20"/>
        </w:rPr>
        <w:t xml:space="preserve">  # Model 2: 2nd Moment (Intercept + Slope)</w:t>
      </w:r>
    </w:p>
    <w:p w14:paraId="735CE8F8" w14:textId="77777777" w:rsidR="00FB634D" w:rsidRPr="00E2017B" w:rsidRDefault="00FB634D" w:rsidP="008938D3">
      <w:pPr>
        <w:spacing w:after="0" w:line="278" w:lineRule="auto"/>
        <w:rPr>
          <w:sz w:val="20"/>
          <w:szCs w:val="20"/>
        </w:rPr>
      </w:pPr>
      <w:r w:rsidRPr="00E2017B">
        <w:rPr>
          <w:sz w:val="20"/>
          <w:szCs w:val="20"/>
        </w:rPr>
        <w:t xml:space="preserve">  fit2 &lt;- glm(y_ext ~ lp_orig, family = "binomial")</w:t>
      </w:r>
    </w:p>
    <w:p w14:paraId="4E62578C" w14:textId="77777777" w:rsidR="00FB634D" w:rsidRPr="00E2017B" w:rsidRDefault="00FB634D" w:rsidP="008938D3">
      <w:pPr>
        <w:spacing w:after="0" w:line="278" w:lineRule="auto"/>
        <w:rPr>
          <w:sz w:val="20"/>
          <w:szCs w:val="20"/>
        </w:rPr>
      </w:pPr>
      <w:r w:rsidRPr="00E2017B">
        <w:rPr>
          <w:sz w:val="20"/>
          <w:szCs w:val="20"/>
        </w:rPr>
        <w:t xml:space="preserve">  </w:t>
      </w:r>
    </w:p>
    <w:p w14:paraId="2DC56D9A" w14:textId="77777777" w:rsidR="00FB634D" w:rsidRPr="00E2017B" w:rsidRDefault="00FB634D" w:rsidP="008938D3">
      <w:pPr>
        <w:spacing w:after="0" w:line="278" w:lineRule="auto"/>
        <w:rPr>
          <w:sz w:val="20"/>
          <w:szCs w:val="20"/>
        </w:rPr>
      </w:pPr>
      <w:r w:rsidRPr="00E2017B">
        <w:rPr>
          <w:sz w:val="20"/>
          <w:szCs w:val="20"/>
        </w:rPr>
        <w:t xml:space="preserve">  # Likelihood Ratio Test (1st vs 2nd Moment)</w:t>
      </w:r>
    </w:p>
    <w:p w14:paraId="0A0A7B53" w14:textId="77777777" w:rsidR="00FB634D" w:rsidRPr="00E2017B" w:rsidRDefault="00FB634D" w:rsidP="008938D3">
      <w:pPr>
        <w:spacing w:after="0" w:line="278" w:lineRule="auto"/>
        <w:rPr>
          <w:sz w:val="20"/>
          <w:szCs w:val="20"/>
        </w:rPr>
      </w:pPr>
      <w:r w:rsidRPr="00E2017B">
        <w:rPr>
          <w:sz w:val="20"/>
          <w:szCs w:val="20"/>
        </w:rPr>
        <w:t xml:space="preserve">  lrt_result &lt;- anova(fit1, fit2, test = "Chisq")</w:t>
      </w:r>
    </w:p>
    <w:p w14:paraId="4F29D27A" w14:textId="77777777" w:rsidR="00FB634D" w:rsidRPr="00E2017B" w:rsidRDefault="00FB634D" w:rsidP="008938D3">
      <w:pPr>
        <w:spacing w:after="0" w:line="278" w:lineRule="auto"/>
        <w:rPr>
          <w:sz w:val="20"/>
          <w:szCs w:val="20"/>
        </w:rPr>
      </w:pPr>
      <w:r w:rsidRPr="00E2017B">
        <w:rPr>
          <w:sz w:val="20"/>
          <w:szCs w:val="20"/>
        </w:rPr>
        <w:t xml:space="preserve">  p_val_slope &lt;- lrt_result$`Pr(&gt;Chi)`[2]</w:t>
      </w:r>
    </w:p>
    <w:p w14:paraId="127C7C6C" w14:textId="77777777" w:rsidR="00FB634D" w:rsidRPr="00E2017B" w:rsidRDefault="00FB634D" w:rsidP="008938D3">
      <w:pPr>
        <w:spacing w:after="0" w:line="278" w:lineRule="auto"/>
        <w:rPr>
          <w:sz w:val="20"/>
          <w:szCs w:val="20"/>
        </w:rPr>
      </w:pPr>
      <w:r w:rsidRPr="00E2017B">
        <w:rPr>
          <w:sz w:val="20"/>
          <w:szCs w:val="20"/>
        </w:rPr>
        <w:t xml:space="preserve">  </w:t>
      </w:r>
    </w:p>
    <w:p w14:paraId="4CBDF681" w14:textId="77777777" w:rsidR="00FB634D" w:rsidRPr="00E2017B" w:rsidRDefault="00FB634D" w:rsidP="008938D3">
      <w:pPr>
        <w:spacing w:after="0" w:line="278" w:lineRule="auto"/>
        <w:rPr>
          <w:sz w:val="20"/>
          <w:szCs w:val="20"/>
        </w:rPr>
      </w:pPr>
      <w:r w:rsidRPr="00E2017B">
        <w:rPr>
          <w:sz w:val="20"/>
          <w:szCs w:val="20"/>
        </w:rPr>
        <w:t xml:space="preserve">  # Extract Coefficients</w:t>
      </w:r>
    </w:p>
    <w:p w14:paraId="2EA68057" w14:textId="77777777" w:rsidR="00FB634D" w:rsidRPr="00E2017B" w:rsidRDefault="00FB634D" w:rsidP="008938D3">
      <w:pPr>
        <w:spacing w:after="0" w:line="278" w:lineRule="auto"/>
        <w:rPr>
          <w:sz w:val="20"/>
          <w:szCs w:val="20"/>
        </w:rPr>
      </w:pPr>
      <w:r w:rsidRPr="00E2017B">
        <w:rPr>
          <w:sz w:val="20"/>
          <w:szCs w:val="20"/>
        </w:rPr>
        <w:t xml:space="preserve">  alpha_shift &lt;- coef(fit1)[1]</w:t>
      </w:r>
    </w:p>
    <w:p w14:paraId="44965C67" w14:textId="77777777" w:rsidR="00FB634D" w:rsidRPr="00E2017B" w:rsidRDefault="00FB634D" w:rsidP="008938D3">
      <w:pPr>
        <w:spacing w:after="0" w:line="278" w:lineRule="auto"/>
        <w:rPr>
          <w:sz w:val="20"/>
          <w:szCs w:val="20"/>
        </w:rPr>
      </w:pPr>
      <w:r w:rsidRPr="00E2017B">
        <w:rPr>
          <w:sz w:val="20"/>
          <w:szCs w:val="20"/>
        </w:rPr>
        <w:t xml:space="preserve">  gamma_slope &lt;- coef(fit2)[2]</w:t>
      </w:r>
    </w:p>
    <w:p w14:paraId="5763AA3E" w14:textId="77777777" w:rsidR="00FB634D" w:rsidRPr="00E2017B" w:rsidRDefault="00FB634D" w:rsidP="008938D3">
      <w:pPr>
        <w:spacing w:after="0" w:line="278" w:lineRule="auto"/>
        <w:rPr>
          <w:sz w:val="20"/>
          <w:szCs w:val="20"/>
        </w:rPr>
      </w:pPr>
      <w:r w:rsidRPr="00E2017B">
        <w:rPr>
          <w:sz w:val="20"/>
          <w:szCs w:val="20"/>
        </w:rPr>
        <w:t xml:space="preserve">  </w:t>
      </w:r>
    </w:p>
    <w:p w14:paraId="2586E9A9" w14:textId="77777777" w:rsidR="00FB634D" w:rsidRPr="00E2017B" w:rsidRDefault="00FB634D" w:rsidP="008938D3">
      <w:pPr>
        <w:spacing w:after="0" w:line="278" w:lineRule="auto"/>
        <w:rPr>
          <w:sz w:val="20"/>
          <w:szCs w:val="20"/>
        </w:rPr>
      </w:pPr>
      <w:r w:rsidRPr="00E2017B">
        <w:rPr>
          <w:sz w:val="20"/>
          <w:szCs w:val="20"/>
        </w:rPr>
        <w:t xml:space="preserve">  # Decision Logic</w:t>
      </w:r>
    </w:p>
    <w:p w14:paraId="43BEC9C4" w14:textId="77777777" w:rsidR="00FB634D" w:rsidRPr="00E2017B" w:rsidRDefault="00FB634D" w:rsidP="008938D3">
      <w:pPr>
        <w:spacing w:after="0" w:line="278" w:lineRule="auto"/>
        <w:rPr>
          <w:sz w:val="20"/>
          <w:szCs w:val="20"/>
        </w:rPr>
      </w:pPr>
      <w:r w:rsidRPr="00E2017B">
        <w:rPr>
          <w:sz w:val="20"/>
          <w:szCs w:val="20"/>
        </w:rPr>
        <w:t xml:space="preserve">  decision &lt;- ifelse(p_val_slope &lt; 0.05, </w:t>
      </w:r>
    </w:p>
    <w:p w14:paraId="094F4816" w14:textId="77777777" w:rsidR="00FB634D" w:rsidRPr="00E2017B" w:rsidRDefault="00FB634D" w:rsidP="008938D3">
      <w:pPr>
        <w:spacing w:after="0" w:line="278" w:lineRule="auto"/>
        <w:rPr>
          <w:sz w:val="20"/>
          <w:szCs w:val="20"/>
        </w:rPr>
      </w:pPr>
      <w:r w:rsidRPr="00E2017B">
        <w:rPr>
          <w:sz w:val="20"/>
          <w:szCs w:val="20"/>
        </w:rPr>
        <w:t xml:space="preserve">                     "Use 2nd Moment (Update Intercept &amp; Slope)", </w:t>
      </w:r>
    </w:p>
    <w:p w14:paraId="418D2C57" w14:textId="77777777" w:rsidR="00FB634D" w:rsidRPr="00E2017B" w:rsidRDefault="00FB634D" w:rsidP="008938D3">
      <w:pPr>
        <w:spacing w:after="0" w:line="278" w:lineRule="auto"/>
        <w:rPr>
          <w:sz w:val="20"/>
          <w:szCs w:val="20"/>
        </w:rPr>
      </w:pPr>
      <w:r w:rsidRPr="00E2017B">
        <w:rPr>
          <w:sz w:val="20"/>
          <w:szCs w:val="20"/>
        </w:rPr>
        <w:t xml:space="preserve">                     "Use 1st Moment (Update Intercept Only)")</w:t>
      </w:r>
    </w:p>
    <w:p w14:paraId="5FEACFDC" w14:textId="77777777" w:rsidR="00FB634D" w:rsidRPr="00E2017B" w:rsidRDefault="00FB634D" w:rsidP="008938D3">
      <w:pPr>
        <w:spacing w:after="0" w:line="278" w:lineRule="auto"/>
        <w:rPr>
          <w:sz w:val="20"/>
          <w:szCs w:val="20"/>
        </w:rPr>
      </w:pPr>
      <w:r w:rsidRPr="00E2017B">
        <w:rPr>
          <w:sz w:val="20"/>
          <w:szCs w:val="20"/>
        </w:rPr>
        <w:t xml:space="preserve">  </w:t>
      </w:r>
    </w:p>
    <w:p w14:paraId="4E3504FC" w14:textId="77777777" w:rsidR="00FB634D" w:rsidRPr="00E2017B" w:rsidRDefault="00FB634D" w:rsidP="008938D3">
      <w:pPr>
        <w:spacing w:after="0" w:line="278" w:lineRule="auto"/>
        <w:rPr>
          <w:sz w:val="20"/>
          <w:szCs w:val="20"/>
        </w:rPr>
      </w:pPr>
      <w:r w:rsidRPr="00E2017B">
        <w:rPr>
          <w:sz w:val="20"/>
          <w:szCs w:val="20"/>
        </w:rPr>
        <w:t xml:space="preserve">  return(list(</w:t>
      </w:r>
    </w:p>
    <w:p w14:paraId="630D1E1F" w14:textId="77777777" w:rsidR="00FB634D" w:rsidRPr="00E2017B" w:rsidRDefault="00FB634D" w:rsidP="008938D3">
      <w:pPr>
        <w:spacing w:after="0" w:line="278" w:lineRule="auto"/>
        <w:rPr>
          <w:sz w:val="20"/>
          <w:szCs w:val="20"/>
        </w:rPr>
      </w:pPr>
      <w:r w:rsidRPr="00E2017B">
        <w:rPr>
          <w:sz w:val="20"/>
          <w:szCs w:val="20"/>
        </w:rPr>
        <w:t xml:space="preserve">    alpha_1st = alpha_shift,</w:t>
      </w:r>
    </w:p>
    <w:p w14:paraId="09497EA8" w14:textId="77777777" w:rsidR="00FB634D" w:rsidRPr="00E2017B" w:rsidRDefault="00FB634D" w:rsidP="008938D3">
      <w:pPr>
        <w:spacing w:after="0" w:line="278" w:lineRule="auto"/>
        <w:rPr>
          <w:sz w:val="20"/>
          <w:szCs w:val="20"/>
        </w:rPr>
      </w:pPr>
      <w:r w:rsidRPr="00E2017B">
        <w:rPr>
          <w:sz w:val="20"/>
          <w:szCs w:val="20"/>
        </w:rPr>
        <w:t xml:space="preserve">    gamma_2nd = gamma_slope,</w:t>
      </w:r>
    </w:p>
    <w:p w14:paraId="638C9C04" w14:textId="77777777" w:rsidR="00FB634D" w:rsidRPr="00E2017B" w:rsidRDefault="00FB634D" w:rsidP="008938D3">
      <w:pPr>
        <w:spacing w:after="0" w:line="278" w:lineRule="auto"/>
        <w:rPr>
          <w:sz w:val="20"/>
          <w:szCs w:val="20"/>
        </w:rPr>
      </w:pPr>
      <w:r w:rsidRPr="00E2017B">
        <w:rPr>
          <w:sz w:val="20"/>
          <w:szCs w:val="20"/>
        </w:rPr>
        <w:t xml:space="preserve">    p_value = p_val_slope,</w:t>
      </w:r>
    </w:p>
    <w:p w14:paraId="244A2D02" w14:textId="77777777" w:rsidR="00FB634D" w:rsidRPr="00E2017B" w:rsidRDefault="00FB634D" w:rsidP="008938D3">
      <w:pPr>
        <w:spacing w:after="0" w:line="278" w:lineRule="auto"/>
        <w:rPr>
          <w:sz w:val="20"/>
          <w:szCs w:val="20"/>
        </w:rPr>
      </w:pPr>
      <w:r w:rsidRPr="00E2017B">
        <w:rPr>
          <w:sz w:val="20"/>
          <w:szCs w:val="20"/>
        </w:rPr>
        <w:t xml:space="preserve">    recommendation = decision</w:t>
      </w:r>
    </w:p>
    <w:p w14:paraId="4CAD5A40" w14:textId="77777777" w:rsidR="00FB634D" w:rsidRPr="00E2017B" w:rsidRDefault="00FB634D" w:rsidP="008938D3">
      <w:pPr>
        <w:spacing w:after="0" w:line="278" w:lineRule="auto"/>
        <w:rPr>
          <w:sz w:val="20"/>
          <w:szCs w:val="20"/>
        </w:rPr>
      </w:pPr>
      <w:r w:rsidRPr="00E2017B">
        <w:rPr>
          <w:sz w:val="20"/>
          <w:szCs w:val="20"/>
        </w:rPr>
        <w:t xml:space="preserve">  ))</w:t>
      </w:r>
    </w:p>
    <w:p w14:paraId="316C2FC1" w14:textId="77777777" w:rsidR="00FB634D" w:rsidRPr="00E2017B" w:rsidRDefault="00FB634D" w:rsidP="008938D3">
      <w:pPr>
        <w:spacing w:after="0" w:line="278" w:lineRule="auto"/>
        <w:rPr>
          <w:sz w:val="20"/>
          <w:szCs w:val="20"/>
        </w:rPr>
      </w:pPr>
      <w:r w:rsidRPr="00E2017B">
        <w:rPr>
          <w:sz w:val="20"/>
          <w:szCs w:val="20"/>
        </w:rPr>
        <w:t>}</w:t>
      </w:r>
    </w:p>
    <w:p w14:paraId="1E70C52C" w14:textId="77777777" w:rsidR="00FB634D" w:rsidRPr="00E2017B" w:rsidRDefault="00FB634D" w:rsidP="008938D3">
      <w:pPr>
        <w:spacing w:after="0" w:line="278" w:lineRule="auto"/>
        <w:rPr>
          <w:sz w:val="20"/>
          <w:szCs w:val="20"/>
        </w:rPr>
      </w:pPr>
    </w:p>
    <w:p w14:paraId="6748FC74" w14:textId="77777777" w:rsidR="00FB634D" w:rsidRPr="00E2017B" w:rsidRDefault="00FB634D" w:rsidP="008938D3">
      <w:pPr>
        <w:spacing w:after="0" w:line="278" w:lineRule="auto"/>
        <w:rPr>
          <w:sz w:val="20"/>
          <w:szCs w:val="20"/>
        </w:rPr>
      </w:pPr>
      <w:r w:rsidRPr="00E2017B">
        <w:rPr>
          <w:sz w:val="20"/>
          <w:szCs w:val="20"/>
        </w:rPr>
        <w:t># Example Usage:</w:t>
      </w:r>
    </w:p>
    <w:p w14:paraId="7609D550" w14:textId="77777777" w:rsidR="00FB634D" w:rsidRPr="00E2017B" w:rsidRDefault="00FB634D" w:rsidP="008938D3">
      <w:pPr>
        <w:spacing w:after="0" w:line="278" w:lineRule="auto"/>
        <w:rPr>
          <w:sz w:val="20"/>
          <w:szCs w:val="20"/>
        </w:rPr>
      </w:pPr>
      <w:r w:rsidRPr="00E2017B">
        <w:rPr>
          <w:sz w:val="20"/>
          <w:szCs w:val="20"/>
        </w:rPr>
        <w:t># results &lt;- check_recalibration_moments(data.ext$target, data.ext$lp_orig)</w:t>
      </w:r>
    </w:p>
    <w:p w14:paraId="724962D5" w14:textId="77777777" w:rsidR="00FB634D" w:rsidRPr="00037F05" w:rsidRDefault="00FB634D" w:rsidP="008938D3">
      <w:pPr>
        <w:spacing w:after="0" w:line="278" w:lineRule="auto"/>
        <w:rPr>
          <w:sz w:val="20"/>
          <w:szCs w:val="20"/>
        </w:rPr>
      </w:pPr>
      <w:r w:rsidRPr="00E2017B">
        <w:rPr>
          <w:sz w:val="20"/>
          <w:szCs w:val="20"/>
        </w:rPr>
        <w:t># print(results$recommendation)</w:t>
      </w:r>
    </w:p>
    <w:p w14:paraId="0461807D" w14:textId="77777777" w:rsidR="00FB634D" w:rsidRPr="00037F05" w:rsidRDefault="00FB634D" w:rsidP="008938D3">
      <w:pPr>
        <w:spacing w:after="0" w:line="278" w:lineRule="auto"/>
        <w:rPr>
          <w:sz w:val="20"/>
          <w:szCs w:val="20"/>
        </w:rPr>
      </w:pPr>
    </w:p>
    <w:p w14:paraId="2B8AFFAC" w14:textId="77777777" w:rsidR="00FB634D" w:rsidRPr="00E2017B" w:rsidRDefault="00FB634D" w:rsidP="008938D3">
      <w:pPr>
        <w:spacing w:after="0" w:line="278" w:lineRule="auto"/>
        <w:rPr>
          <w:b/>
          <w:bCs/>
          <w:sz w:val="20"/>
          <w:szCs w:val="20"/>
        </w:rPr>
      </w:pPr>
      <w:r w:rsidRPr="00DE24F3">
        <w:rPr>
          <w:rFonts w:eastAsiaTheme="majorEastAsia" w:cstheme="majorBidi"/>
          <w:color w:val="0F4761" w:themeColor="accent1" w:themeShade="BF"/>
          <w:sz w:val="28"/>
          <w:szCs w:val="28"/>
        </w:rPr>
        <w:t>Polynomial Higher-Moment Check</w:t>
      </w:r>
    </w:p>
    <w:p w14:paraId="0E7F2F2C" w14:textId="77777777" w:rsidR="00FB634D" w:rsidRPr="00E2017B" w:rsidRDefault="00FB634D" w:rsidP="008938D3">
      <w:pPr>
        <w:spacing w:after="0" w:line="278" w:lineRule="auto"/>
        <w:rPr>
          <w:sz w:val="20"/>
          <w:szCs w:val="20"/>
        </w:rPr>
      </w:pPr>
      <w:r w:rsidRPr="00E2017B">
        <w:rPr>
          <w:sz w:val="20"/>
          <w:szCs w:val="20"/>
        </w:rPr>
        <w:t xml:space="preserve">This code fits a polynomial to the calibration curve and uses the </w:t>
      </w:r>
      <w:r w:rsidRPr="00E2017B">
        <w:rPr>
          <w:b/>
          <w:bCs/>
          <w:sz w:val="20"/>
          <w:szCs w:val="20"/>
        </w:rPr>
        <w:t>Likelihood Ratio Test</w:t>
      </w:r>
      <w:r w:rsidRPr="00E2017B">
        <w:rPr>
          <w:sz w:val="20"/>
          <w:szCs w:val="20"/>
        </w:rPr>
        <w:t xml:space="preserve"> to see if the higher-order terms (moments) are necessary.</w:t>
      </w:r>
    </w:p>
    <w:p w14:paraId="40415B9D" w14:textId="77777777" w:rsidR="00FB634D" w:rsidRPr="00E2017B" w:rsidRDefault="00FB634D" w:rsidP="008938D3">
      <w:pPr>
        <w:spacing w:after="0" w:line="278" w:lineRule="auto"/>
        <w:rPr>
          <w:sz w:val="20"/>
          <w:szCs w:val="20"/>
        </w:rPr>
      </w:pPr>
      <w:r w:rsidRPr="00E2017B">
        <w:rPr>
          <w:sz w:val="20"/>
          <w:szCs w:val="20"/>
        </w:rPr>
        <w:t>R</w:t>
      </w:r>
    </w:p>
    <w:p w14:paraId="26646B75" w14:textId="77777777" w:rsidR="00FB634D" w:rsidRPr="00E2017B" w:rsidRDefault="00FB634D" w:rsidP="008938D3">
      <w:pPr>
        <w:spacing w:after="0" w:line="278" w:lineRule="auto"/>
        <w:rPr>
          <w:sz w:val="20"/>
          <w:szCs w:val="20"/>
        </w:rPr>
      </w:pPr>
      <w:r w:rsidRPr="00E2017B">
        <w:rPr>
          <w:sz w:val="20"/>
          <w:szCs w:val="20"/>
        </w:rPr>
        <w:t>check_higher_moments &lt;- function(y, lp) {</w:t>
      </w:r>
    </w:p>
    <w:p w14:paraId="757B1DAD" w14:textId="77777777" w:rsidR="00FB634D" w:rsidRPr="00E2017B" w:rsidRDefault="00FB634D" w:rsidP="008938D3">
      <w:pPr>
        <w:spacing w:after="0" w:line="278" w:lineRule="auto"/>
        <w:rPr>
          <w:sz w:val="20"/>
          <w:szCs w:val="20"/>
        </w:rPr>
      </w:pPr>
      <w:r w:rsidRPr="00E2017B">
        <w:rPr>
          <w:sz w:val="20"/>
          <w:szCs w:val="20"/>
        </w:rPr>
        <w:t xml:space="preserve">  # 1st Moment only (Intercept shift)</w:t>
      </w:r>
    </w:p>
    <w:p w14:paraId="0F2E5C34" w14:textId="77777777" w:rsidR="00FB634D" w:rsidRPr="00E2017B" w:rsidRDefault="00FB634D" w:rsidP="008938D3">
      <w:pPr>
        <w:spacing w:after="0" w:line="278" w:lineRule="auto"/>
        <w:rPr>
          <w:sz w:val="20"/>
          <w:szCs w:val="20"/>
        </w:rPr>
      </w:pPr>
      <w:r w:rsidRPr="00E2017B">
        <w:rPr>
          <w:sz w:val="20"/>
          <w:szCs w:val="20"/>
        </w:rPr>
        <w:t xml:space="preserve">  m1 &lt;- glm(y ~ offset(lp), family = binomial)</w:t>
      </w:r>
    </w:p>
    <w:p w14:paraId="0093EF2A" w14:textId="77777777" w:rsidR="00FB634D" w:rsidRPr="00E2017B" w:rsidRDefault="00FB634D" w:rsidP="008938D3">
      <w:pPr>
        <w:spacing w:after="0" w:line="278" w:lineRule="auto"/>
        <w:rPr>
          <w:sz w:val="20"/>
          <w:szCs w:val="20"/>
        </w:rPr>
      </w:pPr>
      <w:r w:rsidRPr="00E2017B">
        <w:rPr>
          <w:sz w:val="20"/>
          <w:szCs w:val="20"/>
        </w:rPr>
        <w:lastRenderedPageBreak/>
        <w:t xml:space="preserve">  </w:t>
      </w:r>
    </w:p>
    <w:p w14:paraId="464AE18B" w14:textId="77777777" w:rsidR="00FB634D" w:rsidRPr="00E2017B" w:rsidRDefault="00FB634D" w:rsidP="008938D3">
      <w:pPr>
        <w:spacing w:after="0" w:line="278" w:lineRule="auto"/>
        <w:rPr>
          <w:sz w:val="20"/>
          <w:szCs w:val="20"/>
        </w:rPr>
      </w:pPr>
      <w:r w:rsidRPr="00E2017B">
        <w:rPr>
          <w:sz w:val="20"/>
          <w:szCs w:val="20"/>
        </w:rPr>
        <w:t xml:space="preserve">  # 2nd Moment (Slope + Intercept)</w:t>
      </w:r>
    </w:p>
    <w:p w14:paraId="41BB6FAF" w14:textId="77777777" w:rsidR="00FB634D" w:rsidRPr="00E2017B" w:rsidRDefault="00FB634D" w:rsidP="008938D3">
      <w:pPr>
        <w:spacing w:after="0" w:line="278" w:lineRule="auto"/>
        <w:rPr>
          <w:sz w:val="20"/>
          <w:szCs w:val="20"/>
        </w:rPr>
      </w:pPr>
      <w:r w:rsidRPr="00E2017B">
        <w:rPr>
          <w:sz w:val="20"/>
          <w:szCs w:val="20"/>
        </w:rPr>
        <w:t xml:space="preserve">  m2 &lt;- glm(y ~ lp, family = binomial)</w:t>
      </w:r>
    </w:p>
    <w:p w14:paraId="4EB857E0" w14:textId="77777777" w:rsidR="00FB634D" w:rsidRPr="00E2017B" w:rsidRDefault="00FB634D" w:rsidP="008938D3">
      <w:pPr>
        <w:spacing w:after="0" w:line="278" w:lineRule="auto"/>
        <w:rPr>
          <w:sz w:val="20"/>
          <w:szCs w:val="20"/>
        </w:rPr>
      </w:pPr>
      <w:r w:rsidRPr="00E2017B">
        <w:rPr>
          <w:sz w:val="20"/>
          <w:szCs w:val="20"/>
        </w:rPr>
        <w:t xml:space="preserve">  </w:t>
      </w:r>
    </w:p>
    <w:p w14:paraId="11101B46" w14:textId="77777777" w:rsidR="00FB634D" w:rsidRPr="00E2017B" w:rsidRDefault="00FB634D" w:rsidP="008938D3">
      <w:pPr>
        <w:spacing w:after="0" w:line="278" w:lineRule="auto"/>
        <w:rPr>
          <w:sz w:val="20"/>
          <w:szCs w:val="20"/>
        </w:rPr>
      </w:pPr>
      <w:r w:rsidRPr="00E2017B">
        <w:rPr>
          <w:sz w:val="20"/>
          <w:szCs w:val="20"/>
        </w:rPr>
        <w:t xml:space="preserve">  # 3rd Moment (Non-linear 'Shape' adjustment)</w:t>
      </w:r>
    </w:p>
    <w:p w14:paraId="31F2F950" w14:textId="77777777" w:rsidR="00FB634D" w:rsidRPr="00E2017B" w:rsidRDefault="00FB634D" w:rsidP="008938D3">
      <w:pPr>
        <w:spacing w:after="0" w:line="278" w:lineRule="auto"/>
        <w:rPr>
          <w:sz w:val="20"/>
          <w:szCs w:val="20"/>
        </w:rPr>
      </w:pPr>
      <w:r w:rsidRPr="00E2017B">
        <w:rPr>
          <w:sz w:val="20"/>
          <w:szCs w:val="20"/>
        </w:rPr>
        <w:t xml:space="preserve">  m3 &lt;- glm(y ~ poly(lp, 2), family = binomial)</w:t>
      </w:r>
    </w:p>
    <w:p w14:paraId="51534455" w14:textId="77777777" w:rsidR="00FB634D" w:rsidRPr="00E2017B" w:rsidRDefault="00FB634D" w:rsidP="008938D3">
      <w:pPr>
        <w:spacing w:after="0" w:line="278" w:lineRule="auto"/>
        <w:rPr>
          <w:sz w:val="20"/>
          <w:szCs w:val="20"/>
        </w:rPr>
      </w:pPr>
      <w:r w:rsidRPr="00E2017B">
        <w:rPr>
          <w:sz w:val="20"/>
          <w:szCs w:val="20"/>
        </w:rPr>
        <w:t xml:space="preserve">  </w:t>
      </w:r>
    </w:p>
    <w:p w14:paraId="02715BA8" w14:textId="77777777" w:rsidR="00FB634D" w:rsidRPr="00E2017B" w:rsidRDefault="00FB634D" w:rsidP="008938D3">
      <w:pPr>
        <w:spacing w:after="0" w:line="278" w:lineRule="auto"/>
        <w:rPr>
          <w:sz w:val="20"/>
          <w:szCs w:val="20"/>
        </w:rPr>
      </w:pPr>
      <w:r w:rsidRPr="00E2017B">
        <w:rPr>
          <w:sz w:val="20"/>
          <w:szCs w:val="20"/>
        </w:rPr>
        <w:t xml:space="preserve">  # Comparative Tests</w:t>
      </w:r>
    </w:p>
    <w:p w14:paraId="51D5E94A" w14:textId="77777777" w:rsidR="00FB634D" w:rsidRPr="00E2017B" w:rsidRDefault="00FB634D" w:rsidP="008938D3">
      <w:pPr>
        <w:spacing w:after="0" w:line="278" w:lineRule="auto"/>
        <w:rPr>
          <w:sz w:val="20"/>
          <w:szCs w:val="20"/>
        </w:rPr>
      </w:pPr>
      <w:r w:rsidRPr="00E2017B">
        <w:rPr>
          <w:sz w:val="20"/>
          <w:szCs w:val="20"/>
        </w:rPr>
        <w:t xml:space="preserve">  test_slope &lt;- anova(m1, m2, test = "Chisq")$`Pr(&gt;Chi)`[2]</w:t>
      </w:r>
    </w:p>
    <w:p w14:paraId="16638AA3" w14:textId="77777777" w:rsidR="00FB634D" w:rsidRPr="00E2017B" w:rsidRDefault="00FB634D" w:rsidP="008938D3">
      <w:pPr>
        <w:spacing w:after="0" w:line="278" w:lineRule="auto"/>
        <w:rPr>
          <w:sz w:val="20"/>
          <w:szCs w:val="20"/>
        </w:rPr>
      </w:pPr>
      <w:r w:rsidRPr="00E2017B">
        <w:rPr>
          <w:sz w:val="20"/>
          <w:szCs w:val="20"/>
        </w:rPr>
        <w:t xml:space="preserve">  test_shape &lt;- anova(m2, m3, test = "Chisq")$`Pr(&gt;Chi)`[2]</w:t>
      </w:r>
    </w:p>
    <w:p w14:paraId="03CA5607" w14:textId="77777777" w:rsidR="00FB634D" w:rsidRPr="00E2017B" w:rsidRDefault="00FB634D" w:rsidP="008938D3">
      <w:pPr>
        <w:spacing w:after="0" w:line="278" w:lineRule="auto"/>
        <w:rPr>
          <w:sz w:val="20"/>
          <w:szCs w:val="20"/>
        </w:rPr>
      </w:pPr>
      <w:r w:rsidRPr="00E2017B">
        <w:rPr>
          <w:sz w:val="20"/>
          <w:szCs w:val="20"/>
        </w:rPr>
        <w:t xml:space="preserve">  </w:t>
      </w:r>
    </w:p>
    <w:p w14:paraId="0452F09C" w14:textId="77777777" w:rsidR="00FB634D" w:rsidRPr="00E2017B" w:rsidRDefault="00FB634D" w:rsidP="008938D3">
      <w:pPr>
        <w:spacing w:after="0" w:line="278" w:lineRule="auto"/>
        <w:rPr>
          <w:sz w:val="20"/>
          <w:szCs w:val="20"/>
        </w:rPr>
      </w:pPr>
      <w:r w:rsidRPr="00E2017B">
        <w:rPr>
          <w:sz w:val="20"/>
          <w:szCs w:val="20"/>
        </w:rPr>
        <w:t xml:space="preserve">  cat("P-value for Slope (2nd moment):", test_slope, "\n")</w:t>
      </w:r>
    </w:p>
    <w:p w14:paraId="7CE54EA2" w14:textId="77777777" w:rsidR="00FB634D" w:rsidRPr="00E2017B" w:rsidRDefault="00FB634D" w:rsidP="008938D3">
      <w:pPr>
        <w:spacing w:after="0" w:line="278" w:lineRule="auto"/>
        <w:rPr>
          <w:sz w:val="20"/>
          <w:szCs w:val="20"/>
        </w:rPr>
      </w:pPr>
      <w:r w:rsidRPr="00E2017B">
        <w:rPr>
          <w:sz w:val="20"/>
          <w:szCs w:val="20"/>
        </w:rPr>
        <w:t xml:space="preserve">  cat("P-value for Shape (3rd moment):", test_shape, "\n")</w:t>
      </w:r>
    </w:p>
    <w:p w14:paraId="0406A560" w14:textId="77777777" w:rsidR="00FB634D" w:rsidRPr="00E2017B" w:rsidRDefault="00FB634D" w:rsidP="008938D3">
      <w:pPr>
        <w:spacing w:after="0" w:line="278" w:lineRule="auto"/>
        <w:rPr>
          <w:sz w:val="20"/>
          <w:szCs w:val="20"/>
        </w:rPr>
      </w:pPr>
      <w:r w:rsidRPr="00E2017B">
        <w:rPr>
          <w:sz w:val="20"/>
          <w:szCs w:val="20"/>
        </w:rPr>
        <w:t xml:space="preserve">  </w:t>
      </w:r>
    </w:p>
    <w:p w14:paraId="0E03058E" w14:textId="77777777" w:rsidR="00FB634D" w:rsidRPr="00E2017B" w:rsidRDefault="00FB634D" w:rsidP="008938D3">
      <w:pPr>
        <w:spacing w:after="0" w:line="278" w:lineRule="auto"/>
        <w:rPr>
          <w:sz w:val="20"/>
          <w:szCs w:val="20"/>
        </w:rPr>
      </w:pPr>
      <w:r w:rsidRPr="00E2017B">
        <w:rPr>
          <w:sz w:val="20"/>
          <w:szCs w:val="20"/>
        </w:rPr>
        <w:t xml:space="preserve">  if(test_shape &lt; 0.05) {</w:t>
      </w:r>
    </w:p>
    <w:p w14:paraId="24F8DC79" w14:textId="77777777" w:rsidR="00FB634D" w:rsidRPr="00E2017B" w:rsidRDefault="00FB634D" w:rsidP="008938D3">
      <w:pPr>
        <w:spacing w:after="0" w:line="278" w:lineRule="auto"/>
        <w:rPr>
          <w:sz w:val="20"/>
          <w:szCs w:val="20"/>
        </w:rPr>
      </w:pPr>
      <w:r w:rsidRPr="00E2017B">
        <w:rPr>
          <w:sz w:val="20"/>
          <w:szCs w:val="20"/>
        </w:rPr>
        <w:t xml:space="preserve">    return("Higher Moments Required: The relationship is non-linear in the new data.")</w:t>
      </w:r>
    </w:p>
    <w:p w14:paraId="7A2ED729" w14:textId="77777777" w:rsidR="00FB634D" w:rsidRPr="00E2017B" w:rsidRDefault="00FB634D" w:rsidP="008938D3">
      <w:pPr>
        <w:spacing w:after="0" w:line="278" w:lineRule="auto"/>
        <w:rPr>
          <w:sz w:val="20"/>
          <w:szCs w:val="20"/>
        </w:rPr>
      </w:pPr>
      <w:r w:rsidRPr="00E2017B">
        <w:rPr>
          <w:sz w:val="20"/>
          <w:szCs w:val="20"/>
        </w:rPr>
        <w:t xml:space="preserve">  } else if(test_slope &lt; 0.05) {</w:t>
      </w:r>
    </w:p>
    <w:p w14:paraId="72012B7D" w14:textId="77777777" w:rsidR="00FB634D" w:rsidRPr="00E2017B" w:rsidRDefault="00FB634D" w:rsidP="008938D3">
      <w:pPr>
        <w:spacing w:after="0" w:line="278" w:lineRule="auto"/>
        <w:rPr>
          <w:sz w:val="20"/>
          <w:szCs w:val="20"/>
        </w:rPr>
      </w:pPr>
      <w:r w:rsidRPr="00E2017B">
        <w:rPr>
          <w:sz w:val="20"/>
          <w:szCs w:val="20"/>
        </w:rPr>
        <w:t xml:space="preserve">    return("2nd Moment Required: Only the scale/discrimination needs adjustment.")</w:t>
      </w:r>
    </w:p>
    <w:p w14:paraId="31EE5452" w14:textId="77777777" w:rsidR="00FB634D" w:rsidRPr="00E2017B" w:rsidRDefault="00FB634D" w:rsidP="008938D3">
      <w:pPr>
        <w:spacing w:after="0" w:line="278" w:lineRule="auto"/>
        <w:rPr>
          <w:sz w:val="20"/>
          <w:szCs w:val="20"/>
        </w:rPr>
      </w:pPr>
      <w:r w:rsidRPr="00E2017B">
        <w:rPr>
          <w:sz w:val="20"/>
          <w:szCs w:val="20"/>
        </w:rPr>
        <w:t xml:space="preserve">  } else {</w:t>
      </w:r>
    </w:p>
    <w:p w14:paraId="1F2595A6" w14:textId="77777777" w:rsidR="00FB634D" w:rsidRPr="00E2017B" w:rsidRDefault="00FB634D" w:rsidP="008938D3">
      <w:pPr>
        <w:spacing w:after="0" w:line="278" w:lineRule="auto"/>
        <w:rPr>
          <w:sz w:val="20"/>
          <w:szCs w:val="20"/>
        </w:rPr>
      </w:pPr>
      <w:r w:rsidRPr="00E2017B">
        <w:rPr>
          <w:sz w:val="20"/>
          <w:szCs w:val="20"/>
        </w:rPr>
        <w:t xml:space="preserve">    return("1st Moment Sufficient: Simple intercept shift is enough.")</w:t>
      </w:r>
    </w:p>
    <w:p w14:paraId="7FEABC32" w14:textId="77777777" w:rsidR="00FB634D" w:rsidRPr="00E2017B" w:rsidRDefault="00FB634D" w:rsidP="008938D3">
      <w:pPr>
        <w:spacing w:after="0" w:line="278" w:lineRule="auto"/>
        <w:rPr>
          <w:sz w:val="20"/>
          <w:szCs w:val="20"/>
        </w:rPr>
      </w:pPr>
      <w:r w:rsidRPr="00E2017B">
        <w:rPr>
          <w:sz w:val="20"/>
          <w:szCs w:val="20"/>
        </w:rPr>
        <w:t xml:space="preserve">  }</w:t>
      </w:r>
    </w:p>
    <w:p w14:paraId="6B42C186" w14:textId="77777777" w:rsidR="00FB634D" w:rsidRPr="00E2017B" w:rsidRDefault="00FB634D" w:rsidP="008938D3">
      <w:pPr>
        <w:spacing w:after="0" w:line="278" w:lineRule="auto"/>
        <w:rPr>
          <w:sz w:val="20"/>
          <w:szCs w:val="20"/>
        </w:rPr>
      </w:pPr>
      <w:r w:rsidRPr="00E2017B">
        <w:rPr>
          <w:sz w:val="20"/>
          <w:szCs w:val="20"/>
        </w:rPr>
        <w:t>}</w:t>
      </w:r>
    </w:p>
    <w:p w14:paraId="7B071927" w14:textId="77777777" w:rsidR="00FB634D" w:rsidRPr="00037F05" w:rsidRDefault="00FB634D" w:rsidP="00FB634D">
      <w:pPr>
        <w:spacing w:after="160" w:line="278" w:lineRule="auto"/>
        <w:rPr>
          <w:sz w:val="20"/>
          <w:szCs w:val="20"/>
        </w:rPr>
      </w:pPr>
    </w:p>
    <w:p w14:paraId="5A5CE786" w14:textId="77777777" w:rsidR="00FB634D" w:rsidRPr="00E2017B" w:rsidRDefault="00FB634D" w:rsidP="00FB634D">
      <w:pPr>
        <w:spacing w:after="160" w:line="278" w:lineRule="auto"/>
        <w:rPr>
          <w:b/>
          <w:bCs/>
        </w:rPr>
      </w:pPr>
      <w:r w:rsidRPr="00DE24F3">
        <w:rPr>
          <w:rFonts w:eastAsiaTheme="majorEastAsia" w:cstheme="majorBidi"/>
          <w:color w:val="0F4761" w:themeColor="accent1" w:themeShade="BF"/>
          <w:sz w:val="28"/>
          <w:szCs w:val="28"/>
        </w:rPr>
        <w:t>Heart Data Transport Audit</w:t>
      </w:r>
    </w:p>
    <w:p w14:paraId="392AF159" w14:textId="77777777" w:rsidR="00FB634D" w:rsidRPr="00E2017B" w:rsidRDefault="00FB634D" w:rsidP="00FB634D">
      <w:pPr>
        <w:spacing w:after="160" w:line="278" w:lineRule="auto"/>
      </w:pPr>
      <w:r w:rsidRPr="00E2017B">
        <w:t>Here is the code to run on data.ext (females) using the model fit.c trained on males.</w:t>
      </w:r>
    </w:p>
    <w:p w14:paraId="3F79ABDD" w14:textId="77777777" w:rsidR="00FB634D" w:rsidRPr="00E2017B" w:rsidRDefault="00FB634D" w:rsidP="00FB634D">
      <w:pPr>
        <w:spacing w:after="160" w:line="278" w:lineRule="auto"/>
        <w:rPr>
          <w:sz w:val="20"/>
          <w:szCs w:val="20"/>
        </w:rPr>
      </w:pPr>
      <w:r w:rsidRPr="00E2017B">
        <w:rPr>
          <w:sz w:val="20"/>
          <w:szCs w:val="20"/>
        </w:rPr>
        <w:t>R</w:t>
      </w:r>
    </w:p>
    <w:p w14:paraId="39C31088" w14:textId="77777777" w:rsidR="00FB634D" w:rsidRPr="00E2017B" w:rsidRDefault="00FB634D" w:rsidP="008938D3">
      <w:pPr>
        <w:spacing w:after="0" w:line="278" w:lineRule="auto"/>
        <w:rPr>
          <w:sz w:val="20"/>
          <w:szCs w:val="20"/>
        </w:rPr>
      </w:pPr>
      <w:r w:rsidRPr="00E2017B">
        <w:rPr>
          <w:sz w:val="20"/>
          <w:szCs w:val="20"/>
        </w:rPr>
        <w:t># 1. Generate Linear Predictor from the Male-trained model</w:t>
      </w:r>
    </w:p>
    <w:p w14:paraId="0B5E03AE" w14:textId="77777777" w:rsidR="00FB634D" w:rsidRPr="00E2017B" w:rsidRDefault="00FB634D" w:rsidP="008938D3">
      <w:pPr>
        <w:spacing w:after="0" w:line="278" w:lineRule="auto"/>
        <w:rPr>
          <w:sz w:val="20"/>
          <w:szCs w:val="20"/>
        </w:rPr>
      </w:pPr>
      <w:r w:rsidRPr="00E2017B">
        <w:rPr>
          <w:sz w:val="20"/>
          <w:szCs w:val="20"/>
        </w:rPr>
        <w:t># Use the centered data.ext.d you already created</w:t>
      </w:r>
    </w:p>
    <w:p w14:paraId="30BFEE9F" w14:textId="77777777" w:rsidR="00FB634D" w:rsidRPr="00E2017B" w:rsidRDefault="00FB634D" w:rsidP="008938D3">
      <w:pPr>
        <w:spacing w:after="0" w:line="278" w:lineRule="auto"/>
        <w:rPr>
          <w:sz w:val="20"/>
          <w:szCs w:val="20"/>
        </w:rPr>
      </w:pPr>
      <w:r w:rsidRPr="00E2017B">
        <w:rPr>
          <w:sz w:val="20"/>
          <w:szCs w:val="20"/>
        </w:rPr>
        <w:t>data.ext.d$lp_orig &lt;- predict(fit.c, newdata = data.ext.d, type = "link")</w:t>
      </w:r>
    </w:p>
    <w:p w14:paraId="4E321D62" w14:textId="77777777" w:rsidR="00FB634D" w:rsidRPr="00E2017B" w:rsidRDefault="00FB634D" w:rsidP="008938D3">
      <w:pPr>
        <w:spacing w:after="0" w:line="278" w:lineRule="auto"/>
        <w:rPr>
          <w:sz w:val="20"/>
          <w:szCs w:val="20"/>
        </w:rPr>
      </w:pPr>
    </w:p>
    <w:p w14:paraId="739E0759" w14:textId="77777777" w:rsidR="00FB634D" w:rsidRPr="00E2017B" w:rsidRDefault="00FB634D" w:rsidP="008938D3">
      <w:pPr>
        <w:spacing w:after="0" w:line="278" w:lineRule="auto"/>
        <w:rPr>
          <w:sz w:val="20"/>
          <w:szCs w:val="20"/>
        </w:rPr>
      </w:pPr>
      <w:r w:rsidRPr="00E2017B">
        <w:rPr>
          <w:sz w:val="20"/>
          <w:szCs w:val="20"/>
        </w:rPr>
        <w:t># 2. Fit the Nested Models</w:t>
      </w:r>
    </w:p>
    <w:p w14:paraId="108CDDDE" w14:textId="77777777" w:rsidR="00FB634D" w:rsidRPr="00E2017B" w:rsidRDefault="00FB634D" w:rsidP="008938D3">
      <w:pPr>
        <w:spacing w:after="0" w:line="278" w:lineRule="auto"/>
        <w:rPr>
          <w:sz w:val="20"/>
          <w:szCs w:val="20"/>
        </w:rPr>
      </w:pPr>
      <w:r w:rsidRPr="00E2017B">
        <w:rPr>
          <w:sz w:val="20"/>
          <w:szCs w:val="20"/>
        </w:rPr>
        <w:t># M1: Intercept shift only (The "Red/Orange" logic)</w:t>
      </w:r>
    </w:p>
    <w:p w14:paraId="07283CEF" w14:textId="77777777" w:rsidR="00FB634D" w:rsidRPr="00E2017B" w:rsidRDefault="00FB634D" w:rsidP="008938D3">
      <w:pPr>
        <w:spacing w:after="0" w:line="278" w:lineRule="auto"/>
        <w:rPr>
          <w:sz w:val="20"/>
          <w:szCs w:val="20"/>
        </w:rPr>
      </w:pPr>
      <w:r w:rsidRPr="00E2017B">
        <w:rPr>
          <w:sz w:val="20"/>
          <w:szCs w:val="20"/>
        </w:rPr>
        <w:t>m1 &lt;- glm(target ~ offset(lp_orig), data = data.ext.d, family = binomial)</w:t>
      </w:r>
    </w:p>
    <w:p w14:paraId="2DB6418A" w14:textId="77777777" w:rsidR="00FB634D" w:rsidRPr="00E2017B" w:rsidRDefault="00FB634D" w:rsidP="008938D3">
      <w:pPr>
        <w:spacing w:after="0" w:line="278" w:lineRule="auto"/>
        <w:rPr>
          <w:sz w:val="20"/>
          <w:szCs w:val="20"/>
        </w:rPr>
      </w:pPr>
    </w:p>
    <w:p w14:paraId="43FD251F" w14:textId="77777777" w:rsidR="00FB634D" w:rsidRPr="00E2017B" w:rsidRDefault="00FB634D" w:rsidP="008938D3">
      <w:pPr>
        <w:spacing w:after="0" w:line="278" w:lineRule="auto"/>
        <w:rPr>
          <w:sz w:val="20"/>
          <w:szCs w:val="20"/>
        </w:rPr>
      </w:pPr>
      <w:r w:rsidRPr="00E2017B">
        <w:rPr>
          <w:sz w:val="20"/>
          <w:szCs w:val="20"/>
        </w:rPr>
        <w:t># M2: Intercept + Slope (Checking the 2nd Moment)</w:t>
      </w:r>
    </w:p>
    <w:p w14:paraId="6185F5DE" w14:textId="77777777" w:rsidR="00FB634D" w:rsidRPr="00E2017B" w:rsidRDefault="00FB634D" w:rsidP="008938D3">
      <w:pPr>
        <w:spacing w:after="0" w:line="278" w:lineRule="auto"/>
        <w:rPr>
          <w:sz w:val="20"/>
          <w:szCs w:val="20"/>
        </w:rPr>
      </w:pPr>
      <w:r w:rsidRPr="00E2017B">
        <w:rPr>
          <w:sz w:val="20"/>
          <w:szCs w:val="20"/>
        </w:rPr>
        <w:t>m2 &lt;- glm(target ~ lp_orig, data = data.ext.d, family = binomial)</w:t>
      </w:r>
    </w:p>
    <w:p w14:paraId="6B363D28" w14:textId="77777777" w:rsidR="00FB634D" w:rsidRPr="00E2017B" w:rsidRDefault="00FB634D" w:rsidP="008938D3">
      <w:pPr>
        <w:spacing w:after="0" w:line="278" w:lineRule="auto"/>
        <w:rPr>
          <w:sz w:val="20"/>
          <w:szCs w:val="20"/>
        </w:rPr>
      </w:pPr>
    </w:p>
    <w:p w14:paraId="1AD51CDF" w14:textId="77777777" w:rsidR="00FB634D" w:rsidRPr="00E2017B" w:rsidRDefault="00FB634D" w:rsidP="008938D3">
      <w:pPr>
        <w:spacing w:after="0" w:line="278" w:lineRule="auto"/>
        <w:rPr>
          <w:sz w:val="20"/>
          <w:szCs w:val="20"/>
        </w:rPr>
      </w:pPr>
      <w:r w:rsidRPr="00E2017B">
        <w:rPr>
          <w:sz w:val="20"/>
          <w:szCs w:val="20"/>
        </w:rPr>
        <w:t># M3: Higher moments (Checking for non-linear "warping")</w:t>
      </w:r>
    </w:p>
    <w:p w14:paraId="7CC15BDE" w14:textId="77777777" w:rsidR="00FB634D" w:rsidRPr="00E2017B" w:rsidRDefault="00FB634D" w:rsidP="008938D3">
      <w:pPr>
        <w:spacing w:after="0" w:line="278" w:lineRule="auto"/>
        <w:rPr>
          <w:sz w:val="20"/>
          <w:szCs w:val="20"/>
        </w:rPr>
      </w:pPr>
      <w:r w:rsidRPr="00E2017B">
        <w:rPr>
          <w:sz w:val="20"/>
          <w:szCs w:val="20"/>
        </w:rPr>
        <w:t># We use a natural spline or polynomial on the lp</w:t>
      </w:r>
    </w:p>
    <w:p w14:paraId="20EE5115" w14:textId="77777777" w:rsidR="00FB634D" w:rsidRPr="00E2017B" w:rsidRDefault="00FB634D" w:rsidP="008938D3">
      <w:pPr>
        <w:spacing w:after="0" w:line="278" w:lineRule="auto"/>
        <w:rPr>
          <w:sz w:val="20"/>
          <w:szCs w:val="20"/>
        </w:rPr>
      </w:pPr>
      <w:r w:rsidRPr="00E2017B">
        <w:rPr>
          <w:sz w:val="20"/>
          <w:szCs w:val="20"/>
        </w:rPr>
        <w:t>m3 &lt;- glm(target ~ poly(lp_orig, 2), data = data.ext.d, family = binomial)</w:t>
      </w:r>
    </w:p>
    <w:p w14:paraId="71A948CD" w14:textId="77777777" w:rsidR="00FB634D" w:rsidRPr="00E2017B" w:rsidRDefault="00FB634D" w:rsidP="008938D3">
      <w:pPr>
        <w:spacing w:after="0" w:line="278" w:lineRule="auto"/>
        <w:rPr>
          <w:sz w:val="20"/>
          <w:szCs w:val="20"/>
        </w:rPr>
      </w:pPr>
    </w:p>
    <w:p w14:paraId="065AC6D4" w14:textId="77777777" w:rsidR="00FB634D" w:rsidRPr="00E2017B" w:rsidRDefault="00FB634D" w:rsidP="008938D3">
      <w:pPr>
        <w:spacing w:after="0" w:line="278" w:lineRule="auto"/>
        <w:rPr>
          <w:sz w:val="20"/>
          <w:szCs w:val="20"/>
        </w:rPr>
      </w:pPr>
      <w:r w:rsidRPr="00E2017B">
        <w:rPr>
          <w:sz w:val="20"/>
          <w:szCs w:val="20"/>
        </w:rPr>
        <w:t># 3. Statistical Comparison</w:t>
      </w:r>
    </w:p>
    <w:p w14:paraId="638A6B49" w14:textId="77777777" w:rsidR="00FB634D" w:rsidRPr="00E2017B" w:rsidRDefault="00FB634D" w:rsidP="008938D3">
      <w:pPr>
        <w:spacing w:after="0" w:line="278" w:lineRule="auto"/>
        <w:rPr>
          <w:sz w:val="20"/>
          <w:szCs w:val="20"/>
        </w:rPr>
      </w:pPr>
      <w:r w:rsidRPr="00E2017B">
        <w:rPr>
          <w:sz w:val="20"/>
          <w:szCs w:val="20"/>
        </w:rPr>
        <w:t>lrt_1_to_2 &lt;- anova(m1, m2, test = "Chisq")</w:t>
      </w:r>
    </w:p>
    <w:p w14:paraId="5042B92B" w14:textId="77777777" w:rsidR="00FB634D" w:rsidRPr="00E2017B" w:rsidRDefault="00FB634D" w:rsidP="008938D3">
      <w:pPr>
        <w:spacing w:after="0" w:line="278" w:lineRule="auto"/>
        <w:rPr>
          <w:sz w:val="20"/>
          <w:szCs w:val="20"/>
        </w:rPr>
      </w:pPr>
      <w:r w:rsidRPr="00E2017B">
        <w:rPr>
          <w:sz w:val="20"/>
          <w:szCs w:val="20"/>
        </w:rPr>
        <w:lastRenderedPageBreak/>
        <w:t>lrt_2_to_3 &lt;- anova(m2, m3, test = "Chisq")</w:t>
      </w:r>
    </w:p>
    <w:p w14:paraId="2AC684CF" w14:textId="77777777" w:rsidR="00FB634D" w:rsidRPr="00E2017B" w:rsidRDefault="00FB634D" w:rsidP="008938D3">
      <w:pPr>
        <w:spacing w:after="0" w:line="278" w:lineRule="auto"/>
        <w:rPr>
          <w:sz w:val="20"/>
          <w:szCs w:val="20"/>
        </w:rPr>
      </w:pPr>
    </w:p>
    <w:p w14:paraId="1CE1B90A" w14:textId="77777777" w:rsidR="00FB634D" w:rsidRPr="00E2017B" w:rsidRDefault="00FB634D" w:rsidP="008938D3">
      <w:pPr>
        <w:spacing w:after="0" w:line="278" w:lineRule="auto"/>
        <w:rPr>
          <w:sz w:val="20"/>
          <w:szCs w:val="20"/>
        </w:rPr>
      </w:pPr>
      <w:r w:rsidRPr="00E2017B">
        <w:rPr>
          <w:sz w:val="20"/>
          <w:szCs w:val="20"/>
        </w:rPr>
        <w:t># 4. Results Visualization</w:t>
      </w:r>
    </w:p>
    <w:p w14:paraId="1A84852F" w14:textId="77777777" w:rsidR="00FB634D" w:rsidRPr="00E2017B" w:rsidRDefault="00FB634D" w:rsidP="008938D3">
      <w:pPr>
        <w:spacing w:after="0" w:line="278" w:lineRule="auto"/>
        <w:rPr>
          <w:sz w:val="20"/>
          <w:szCs w:val="20"/>
        </w:rPr>
      </w:pPr>
      <w:r w:rsidRPr="00E2017B">
        <w:rPr>
          <w:sz w:val="20"/>
          <w:szCs w:val="20"/>
        </w:rPr>
        <w:t>cat("--- TRANSPORTABILITY AUDIT: MALE TO FEMALE ---\n")</w:t>
      </w:r>
    </w:p>
    <w:p w14:paraId="68F619AA" w14:textId="77777777" w:rsidR="00FB634D" w:rsidRPr="00E2017B" w:rsidRDefault="00FB634D" w:rsidP="008938D3">
      <w:pPr>
        <w:spacing w:after="0" w:line="278" w:lineRule="auto"/>
        <w:rPr>
          <w:sz w:val="20"/>
          <w:szCs w:val="20"/>
        </w:rPr>
      </w:pPr>
      <w:r w:rsidRPr="00E2017B">
        <w:rPr>
          <w:sz w:val="20"/>
          <w:szCs w:val="20"/>
        </w:rPr>
        <w:t>cat("Slope (2nd Moment) P-value:", lrt_1_to_2$`Pr(&gt;Chi)`[2], "\n")</w:t>
      </w:r>
    </w:p>
    <w:p w14:paraId="44437470" w14:textId="77777777" w:rsidR="00FB634D" w:rsidRPr="00E2017B" w:rsidRDefault="00FB634D" w:rsidP="008938D3">
      <w:pPr>
        <w:spacing w:after="0" w:line="278" w:lineRule="auto"/>
        <w:rPr>
          <w:sz w:val="20"/>
          <w:szCs w:val="20"/>
        </w:rPr>
      </w:pPr>
      <w:r w:rsidRPr="00E2017B">
        <w:rPr>
          <w:sz w:val="20"/>
          <w:szCs w:val="20"/>
        </w:rPr>
        <w:t>cat("Shape (Higher Moment) P-value:", lrt_2_to_3$`Pr(&gt;Chi)`[2], "\n")</w:t>
      </w:r>
    </w:p>
    <w:p w14:paraId="6AD6B2D1" w14:textId="77777777" w:rsidR="00FB634D" w:rsidRPr="00E2017B" w:rsidRDefault="00FB634D" w:rsidP="008938D3">
      <w:pPr>
        <w:spacing w:after="0" w:line="278" w:lineRule="auto"/>
        <w:rPr>
          <w:sz w:val="20"/>
          <w:szCs w:val="20"/>
        </w:rPr>
      </w:pPr>
    </w:p>
    <w:p w14:paraId="4996FCBA" w14:textId="77777777" w:rsidR="00FB634D" w:rsidRPr="00E2017B" w:rsidRDefault="00FB634D" w:rsidP="008938D3">
      <w:pPr>
        <w:spacing w:after="0" w:line="278" w:lineRule="auto"/>
        <w:rPr>
          <w:sz w:val="20"/>
          <w:szCs w:val="20"/>
        </w:rPr>
      </w:pPr>
      <w:r w:rsidRPr="00E2017B">
        <w:rPr>
          <w:sz w:val="20"/>
          <w:szCs w:val="20"/>
        </w:rPr>
        <w:t># Interpretation</w:t>
      </w:r>
    </w:p>
    <w:p w14:paraId="406A4EB3" w14:textId="77777777" w:rsidR="00FB634D" w:rsidRPr="00E2017B" w:rsidRDefault="00FB634D" w:rsidP="008938D3">
      <w:pPr>
        <w:spacing w:after="0" w:line="278" w:lineRule="auto"/>
        <w:rPr>
          <w:sz w:val="20"/>
          <w:szCs w:val="20"/>
        </w:rPr>
      </w:pPr>
      <w:r w:rsidRPr="00E2017B">
        <w:rPr>
          <w:sz w:val="20"/>
          <w:szCs w:val="20"/>
        </w:rPr>
        <w:t>if(lrt_1_to_2$`Pr(&gt;Chi)`[2] &gt; 0.05) {</w:t>
      </w:r>
    </w:p>
    <w:p w14:paraId="495A0EC8" w14:textId="77777777" w:rsidR="00FB634D" w:rsidRPr="00E2017B" w:rsidRDefault="00FB634D" w:rsidP="008938D3">
      <w:pPr>
        <w:spacing w:after="0" w:line="278" w:lineRule="auto"/>
        <w:rPr>
          <w:sz w:val="20"/>
          <w:szCs w:val="20"/>
        </w:rPr>
      </w:pPr>
      <w:r w:rsidRPr="00E2017B">
        <w:rPr>
          <w:sz w:val="20"/>
          <w:szCs w:val="20"/>
        </w:rPr>
        <w:t xml:space="preserve">  print("CONCLUSION: The 1st moment shift (your current method) is mathematically optimal.")</w:t>
      </w:r>
    </w:p>
    <w:p w14:paraId="1EF5DBC3" w14:textId="77777777" w:rsidR="00FB634D" w:rsidRPr="00E2017B" w:rsidRDefault="00FB634D" w:rsidP="008938D3">
      <w:pPr>
        <w:spacing w:after="0" w:line="278" w:lineRule="auto"/>
        <w:rPr>
          <w:sz w:val="20"/>
          <w:szCs w:val="20"/>
        </w:rPr>
      </w:pPr>
      <w:r w:rsidRPr="00E2017B">
        <w:rPr>
          <w:sz w:val="20"/>
          <w:szCs w:val="20"/>
        </w:rPr>
        <w:t>} else {</w:t>
      </w:r>
    </w:p>
    <w:p w14:paraId="58FC77CB" w14:textId="77777777" w:rsidR="00FB634D" w:rsidRPr="00E2017B" w:rsidRDefault="00FB634D" w:rsidP="008938D3">
      <w:pPr>
        <w:spacing w:after="0" w:line="278" w:lineRule="auto"/>
        <w:rPr>
          <w:sz w:val="20"/>
          <w:szCs w:val="20"/>
        </w:rPr>
      </w:pPr>
      <w:r w:rsidRPr="00E2017B">
        <w:rPr>
          <w:sz w:val="20"/>
          <w:szCs w:val="20"/>
        </w:rPr>
        <w:t xml:space="preserve">  print("CONCLUSION: A 2nd moment (Slope) adjustment is required for these data.")</w:t>
      </w:r>
    </w:p>
    <w:p w14:paraId="688C8A2C" w14:textId="77777777" w:rsidR="00FB634D" w:rsidRPr="00E2017B" w:rsidRDefault="00FB634D" w:rsidP="008938D3">
      <w:pPr>
        <w:spacing w:after="0" w:line="278" w:lineRule="auto"/>
        <w:rPr>
          <w:sz w:val="20"/>
          <w:szCs w:val="20"/>
        </w:rPr>
      </w:pPr>
      <w:r w:rsidRPr="00E2017B">
        <w:rPr>
          <w:sz w:val="20"/>
          <w:szCs w:val="20"/>
        </w:rPr>
        <w:t>}</w:t>
      </w:r>
    </w:p>
    <w:p w14:paraId="729DBB9C" w14:textId="77777777" w:rsidR="00FB634D" w:rsidRDefault="00FB634D" w:rsidP="00FB634D">
      <w:pPr>
        <w:spacing w:after="160" w:line="278" w:lineRule="auto"/>
      </w:pPr>
    </w:p>
    <w:p w14:paraId="283332A7" w14:textId="77777777" w:rsidR="00FB634D" w:rsidRPr="00DE24F3" w:rsidRDefault="00FB634D" w:rsidP="00FB634D">
      <w:pPr>
        <w:spacing w:after="160" w:line="278" w:lineRule="auto"/>
        <w:rPr>
          <w:rFonts w:eastAsiaTheme="majorEastAsia" w:cstheme="majorBidi"/>
          <w:color w:val="0F4761" w:themeColor="accent1" w:themeShade="BF"/>
          <w:sz w:val="28"/>
          <w:szCs w:val="28"/>
        </w:rPr>
      </w:pPr>
      <w:r w:rsidRPr="00DE24F3">
        <w:rPr>
          <w:rFonts w:eastAsiaTheme="majorEastAsia" w:cstheme="majorBidi"/>
          <w:color w:val="0F4761" w:themeColor="accent1" w:themeShade="BF"/>
          <w:sz w:val="28"/>
          <w:szCs w:val="28"/>
        </w:rPr>
        <w:t>Hierarchical Transportability Auditor</w:t>
      </w:r>
    </w:p>
    <w:p w14:paraId="4F2B088F" w14:textId="77777777" w:rsidR="00FB634D" w:rsidRPr="00E2017B" w:rsidRDefault="00FB634D" w:rsidP="008938D3">
      <w:pPr>
        <w:spacing w:after="0" w:line="278" w:lineRule="auto"/>
      </w:pPr>
      <w:r w:rsidRPr="00E2017B">
        <w:t>=========================================================================</w:t>
      </w:r>
    </w:p>
    <w:p w14:paraId="40F43243" w14:textId="77777777" w:rsidR="00FB634D" w:rsidRPr="00E2017B" w:rsidRDefault="00FB634D" w:rsidP="008938D3">
      <w:pPr>
        <w:spacing w:after="0" w:line="278" w:lineRule="auto"/>
      </w:pPr>
      <w:r w:rsidRPr="00E2017B">
        <w:t># PROTOTYPE: Centered Algorithm &amp; Hierarchical Transportability Auditor</w:t>
      </w:r>
    </w:p>
    <w:p w14:paraId="733905C9" w14:textId="77777777" w:rsidR="00FB634D" w:rsidRPr="00E2017B" w:rsidRDefault="00FB634D" w:rsidP="008938D3">
      <w:pPr>
        <w:spacing w:after="0" w:line="278" w:lineRule="auto"/>
      </w:pPr>
      <w:r w:rsidRPr="00E2017B">
        <w:t>=========================================================================</w:t>
      </w:r>
    </w:p>
    <w:p w14:paraId="6D9FDADD" w14:textId="77777777" w:rsidR="00FB634D" w:rsidRPr="00E2017B" w:rsidRDefault="00FB634D" w:rsidP="008938D3">
      <w:pPr>
        <w:spacing w:after="0" w:line="278" w:lineRule="auto"/>
        <w:rPr>
          <w:sz w:val="20"/>
          <w:szCs w:val="20"/>
        </w:rPr>
      </w:pPr>
      <w:r w:rsidRPr="00E2017B">
        <w:rPr>
          <w:sz w:val="20"/>
          <w:szCs w:val="20"/>
        </w:rPr>
        <w:t>library(dplyr)</w:t>
      </w:r>
    </w:p>
    <w:p w14:paraId="289C5163" w14:textId="77777777" w:rsidR="00FB634D" w:rsidRPr="00E2017B" w:rsidRDefault="00FB634D" w:rsidP="008938D3">
      <w:pPr>
        <w:spacing w:after="0" w:line="278" w:lineRule="auto"/>
        <w:rPr>
          <w:sz w:val="20"/>
          <w:szCs w:val="20"/>
        </w:rPr>
      </w:pPr>
      <w:r w:rsidRPr="00E2017B">
        <w:rPr>
          <w:sz w:val="20"/>
          <w:szCs w:val="20"/>
        </w:rPr>
        <w:t>library(rms)</w:t>
      </w:r>
    </w:p>
    <w:p w14:paraId="0FEB1B9C" w14:textId="77777777" w:rsidR="00FB634D" w:rsidRPr="00E2017B" w:rsidRDefault="00FB634D" w:rsidP="008938D3">
      <w:pPr>
        <w:spacing w:after="0" w:line="278" w:lineRule="auto"/>
        <w:rPr>
          <w:sz w:val="20"/>
          <w:szCs w:val="20"/>
        </w:rPr>
      </w:pPr>
      <w:r w:rsidRPr="00E2017B">
        <w:rPr>
          <w:sz w:val="20"/>
          <w:szCs w:val="20"/>
        </w:rPr>
        <w:t>library(pROC)</w:t>
      </w:r>
    </w:p>
    <w:p w14:paraId="498EDE94" w14:textId="77777777" w:rsidR="00FB634D" w:rsidRPr="00E2017B" w:rsidRDefault="00FB634D" w:rsidP="008938D3">
      <w:pPr>
        <w:spacing w:after="0" w:line="278" w:lineRule="auto"/>
        <w:rPr>
          <w:sz w:val="20"/>
          <w:szCs w:val="20"/>
        </w:rPr>
      </w:pPr>
      <w:r w:rsidRPr="00E2017B">
        <w:rPr>
          <w:sz w:val="20"/>
          <w:szCs w:val="20"/>
        </w:rPr>
        <w:t>library(car)</w:t>
      </w:r>
    </w:p>
    <w:p w14:paraId="08FDA25E" w14:textId="77777777" w:rsidR="00FB634D" w:rsidRPr="00E2017B" w:rsidRDefault="00FB634D" w:rsidP="008938D3">
      <w:pPr>
        <w:spacing w:after="0" w:line="278" w:lineRule="auto"/>
        <w:rPr>
          <w:sz w:val="20"/>
          <w:szCs w:val="20"/>
        </w:rPr>
      </w:pPr>
    </w:p>
    <w:p w14:paraId="054AB862" w14:textId="77777777" w:rsidR="00FB634D" w:rsidRPr="00E2017B" w:rsidRDefault="00FB634D" w:rsidP="008938D3">
      <w:pPr>
        <w:spacing w:after="0" w:line="278" w:lineRule="auto"/>
        <w:rPr>
          <w:sz w:val="20"/>
          <w:szCs w:val="20"/>
        </w:rPr>
      </w:pPr>
      <w:r w:rsidRPr="00E2017B">
        <w:rPr>
          <w:sz w:val="20"/>
          <w:szCs w:val="20"/>
        </w:rPr>
        <w:t># --- 1. DATA PREPARATION (Based on your workflow) ---</w:t>
      </w:r>
    </w:p>
    <w:p w14:paraId="1E903EFA" w14:textId="77777777" w:rsidR="00FB634D" w:rsidRPr="00E2017B" w:rsidRDefault="00FB634D" w:rsidP="008938D3">
      <w:pPr>
        <w:spacing w:after="0" w:line="278" w:lineRule="auto"/>
        <w:rPr>
          <w:sz w:val="20"/>
          <w:szCs w:val="20"/>
        </w:rPr>
      </w:pPr>
      <w:r w:rsidRPr="00E2017B">
        <w:rPr>
          <w:sz w:val="20"/>
          <w:szCs w:val="20"/>
        </w:rPr>
        <w:t># data &lt;- read.csv("data/heart.csv") ... [Pre-processing as per your first block]</w:t>
      </w:r>
    </w:p>
    <w:p w14:paraId="1ECCB937" w14:textId="77777777" w:rsidR="00FB634D" w:rsidRPr="00E2017B" w:rsidRDefault="00FB634D" w:rsidP="008938D3">
      <w:pPr>
        <w:spacing w:after="0" w:line="278" w:lineRule="auto"/>
        <w:rPr>
          <w:sz w:val="20"/>
          <w:szCs w:val="20"/>
        </w:rPr>
      </w:pPr>
      <w:r w:rsidRPr="00E2017B">
        <w:rPr>
          <w:sz w:val="20"/>
          <w:szCs w:val="20"/>
        </w:rPr>
        <w:t># data.dev &lt;- data %&gt;% filter(sex == 1) # Males</w:t>
      </w:r>
    </w:p>
    <w:p w14:paraId="2EEA35E5" w14:textId="77777777" w:rsidR="00FB634D" w:rsidRPr="00E2017B" w:rsidRDefault="00FB634D" w:rsidP="008938D3">
      <w:pPr>
        <w:spacing w:after="0" w:line="278" w:lineRule="auto"/>
        <w:rPr>
          <w:sz w:val="20"/>
          <w:szCs w:val="20"/>
        </w:rPr>
      </w:pPr>
      <w:r w:rsidRPr="00E2017B">
        <w:rPr>
          <w:sz w:val="20"/>
          <w:szCs w:val="20"/>
        </w:rPr>
        <w:t># data.ext &lt;- data %&gt;% filter(sex == 0) # Females</w:t>
      </w:r>
    </w:p>
    <w:p w14:paraId="6A224D88" w14:textId="77777777" w:rsidR="00FB634D" w:rsidRPr="00E2017B" w:rsidRDefault="00FB634D" w:rsidP="008938D3">
      <w:pPr>
        <w:spacing w:after="0" w:line="278" w:lineRule="auto"/>
        <w:rPr>
          <w:sz w:val="20"/>
          <w:szCs w:val="20"/>
        </w:rPr>
      </w:pPr>
    </w:p>
    <w:p w14:paraId="41055537" w14:textId="77777777" w:rsidR="00FB634D" w:rsidRPr="00E2017B" w:rsidRDefault="00FB634D" w:rsidP="008938D3">
      <w:pPr>
        <w:spacing w:after="0" w:line="278" w:lineRule="auto"/>
        <w:rPr>
          <w:sz w:val="20"/>
          <w:szCs w:val="20"/>
        </w:rPr>
      </w:pPr>
      <w:r w:rsidRPr="00E2017B">
        <w:rPr>
          <w:sz w:val="20"/>
          <w:szCs w:val="20"/>
        </w:rPr>
        <w:t># --- 2. THE CENTERED MODEL (Training on Development) ---</w:t>
      </w:r>
    </w:p>
    <w:p w14:paraId="04A2EDA9" w14:textId="77777777" w:rsidR="00FB634D" w:rsidRPr="00E2017B" w:rsidRDefault="00FB634D" w:rsidP="008938D3">
      <w:pPr>
        <w:spacing w:after="0" w:line="278" w:lineRule="auto"/>
        <w:rPr>
          <w:sz w:val="20"/>
          <w:szCs w:val="20"/>
        </w:rPr>
      </w:pPr>
      <w:r w:rsidRPr="00E2017B">
        <w:rPr>
          <w:sz w:val="20"/>
          <w:szCs w:val="20"/>
        </w:rPr>
        <w:t># Assume data.dev is already dummy-coded and centered as per your util.R</w:t>
      </w:r>
    </w:p>
    <w:p w14:paraId="7984153A" w14:textId="77777777" w:rsidR="00FB634D" w:rsidRPr="00E2017B" w:rsidRDefault="00FB634D" w:rsidP="008938D3">
      <w:pPr>
        <w:spacing w:after="0" w:line="278" w:lineRule="auto"/>
        <w:rPr>
          <w:sz w:val="20"/>
          <w:szCs w:val="20"/>
        </w:rPr>
      </w:pPr>
      <w:r w:rsidRPr="00E2017B">
        <w:rPr>
          <w:sz w:val="20"/>
          <w:szCs w:val="20"/>
        </w:rPr>
        <w:t># fit.c &lt;- glm(target ~ predictors_C, data = data.dev, family = "binomial")</w:t>
      </w:r>
    </w:p>
    <w:p w14:paraId="5B2F520C" w14:textId="77777777" w:rsidR="00FB634D" w:rsidRPr="00E2017B" w:rsidRDefault="00FB634D" w:rsidP="008938D3">
      <w:pPr>
        <w:spacing w:after="0" w:line="278" w:lineRule="auto"/>
        <w:rPr>
          <w:sz w:val="20"/>
          <w:szCs w:val="20"/>
        </w:rPr>
      </w:pPr>
    </w:p>
    <w:p w14:paraId="416B797D" w14:textId="77777777" w:rsidR="00FB634D" w:rsidRPr="00E2017B" w:rsidRDefault="00FB634D" w:rsidP="008938D3">
      <w:pPr>
        <w:spacing w:after="0" w:line="278" w:lineRule="auto"/>
        <w:rPr>
          <w:sz w:val="20"/>
          <w:szCs w:val="20"/>
        </w:rPr>
      </w:pPr>
      <w:r w:rsidRPr="00E2017B">
        <w:rPr>
          <w:sz w:val="20"/>
          <w:szCs w:val="20"/>
        </w:rPr>
        <w:t># Get Anchor and Offset</w:t>
      </w:r>
    </w:p>
    <w:p w14:paraId="53209629" w14:textId="77777777" w:rsidR="00FB634D" w:rsidRPr="00E2017B" w:rsidRDefault="00FB634D" w:rsidP="008938D3">
      <w:pPr>
        <w:spacing w:after="0" w:line="278" w:lineRule="auto"/>
        <w:rPr>
          <w:sz w:val="20"/>
          <w:szCs w:val="20"/>
        </w:rPr>
      </w:pPr>
      <w:r w:rsidRPr="00E2017B">
        <w:rPr>
          <w:sz w:val="20"/>
          <w:szCs w:val="20"/>
        </w:rPr>
        <w:t>y_mean_dev &lt;- mean(data.dev$target)</w:t>
      </w:r>
    </w:p>
    <w:p w14:paraId="242D965C" w14:textId="77777777" w:rsidR="00FB634D" w:rsidRPr="00E2017B" w:rsidRDefault="00FB634D" w:rsidP="008938D3">
      <w:pPr>
        <w:spacing w:after="0" w:line="278" w:lineRule="auto"/>
        <w:rPr>
          <w:sz w:val="20"/>
          <w:szCs w:val="20"/>
        </w:rPr>
      </w:pPr>
      <w:r w:rsidRPr="00E2017B">
        <w:rPr>
          <w:sz w:val="20"/>
          <w:szCs w:val="20"/>
        </w:rPr>
        <w:t>y_mean_logit_dev &lt;- logit(y_mean_dev)</w:t>
      </w:r>
    </w:p>
    <w:p w14:paraId="03EE1DBE" w14:textId="77777777" w:rsidR="00FB634D" w:rsidRPr="00E2017B" w:rsidRDefault="00FB634D" w:rsidP="008938D3">
      <w:pPr>
        <w:spacing w:after="0" w:line="278" w:lineRule="auto"/>
        <w:rPr>
          <w:sz w:val="20"/>
          <w:szCs w:val="20"/>
        </w:rPr>
      </w:pPr>
      <w:r w:rsidRPr="00E2017B">
        <w:rPr>
          <w:sz w:val="20"/>
          <w:szCs w:val="20"/>
        </w:rPr>
        <w:t>alpha_dev &lt;- coef(fit.c)[1]</w:t>
      </w:r>
    </w:p>
    <w:p w14:paraId="60F7BF17" w14:textId="77777777" w:rsidR="00FB634D" w:rsidRPr="00E2017B" w:rsidRDefault="00FB634D" w:rsidP="008938D3">
      <w:pPr>
        <w:spacing w:after="0" w:line="278" w:lineRule="auto"/>
        <w:rPr>
          <w:sz w:val="20"/>
          <w:szCs w:val="20"/>
        </w:rPr>
      </w:pPr>
      <w:r w:rsidRPr="00E2017B">
        <w:rPr>
          <w:sz w:val="20"/>
          <w:szCs w:val="20"/>
        </w:rPr>
        <w:t>global_offset &lt;- alpha_dev - y_mean_logit_dev</w:t>
      </w:r>
    </w:p>
    <w:p w14:paraId="1B6AB09F" w14:textId="77777777" w:rsidR="00FB634D" w:rsidRPr="00E2017B" w:rsidRDefault="00FB634D" w:rsidP="008938D3">
      <w:pPr>
        <w:spacing w:after="0" w:line="278" w:lineRule="auto"/>
        <w:rPr>
          <w:sz w:val="20"/>
          <w:szCs w:val="20"/>
        </w:rPr>
      </w:pPr>
    </w:p>
    <w:p w14:paraId="67068060" w14:textId="77777777" w:rsidR="00FB634D" w:rsidRPr="00E2017B" w:rsidRDefault="00FB634D" w:rsidP="008938D3">
      <w:pPr>
        <w:spacing w:after="0" w:line="278" w:lineRule="auto"/>
        <w:rPr>
          <w:sz w:val="20"/>
          <w:szCs w:val="20"/>
        </w:rPr>
      </w:pPr>
      <w:r w:rsidRPr="00E2017B">
        <w:rPr>
          <w:sz w:val="20"/>
          <w:szCs w:val="20"/>
        </w:rPr>
        <w:t># --- 3. THE TRANSPORTABILITY AUDITOR FUNCTION ---</w:t>
      </w:r>
    </w:p>
    <w:p w14:paraId="7F77E10D" w14:textId="77777777" w:rsidR="00FB634D" w:rsidRPr="00E2017B" w:rsidRDefault="00FB634D" w:rsidP="008938D3">
      <w:pPr>
        <w:spacing w:after="0" w:line="278" w:lineRule="auto"/>
        <w:rPr>
          <w:sz w:val="20"/>
          <w:szCs w:val="20"/>
        </w:rPr>
      </w:pPr>
      <w:r w:rsidRPr="00E2017B">
        <w:rPr>
          <w:sz w:val="20"/>
          <w:szCs w:val="20"/>
        </w:rPr>
        <w:t>transport_audit &lt;- function(y_ext, lp_ext, alpha_dev, global_offset) {</w:t>
      </w:r>
    </w:p>
    <w:p w14:paraId="3501AB6E" w14:textId="77777777" w:rsidR="00FB634D" w:rsidRPr="00E2017B" w:rsidRDefault="00FB634D" w:rsidP="008938D3">
      <w:pPr>
        <w:spacing w:after="0" w:line="278" w:lineRule="auto"/>
        <w:rPr>
          <w:sz w:val="20"/>
          <w:szCs w:val="20"/>
        </w:rPr>
      </w:pPr>
      <w:r w:rsidRPr="00E2017B">
        <w:rPr>
          <w:sz w:val="20"/>
          <w:szCs w:val="20"/>
        </w:rPr>
        <w:t xml:space="preserve">  </w:t>
      </w:r>
    </w:p>
    <w:p w14:paraId="1C1A709B" w14:textId="77777777" w:rsidR="00FB634D" w:rsidRPr="00E2017B" w:rsidRDefault="00FB634D" w:rsidP="008938D3">
      <w:pPr>
        <w:spacing w:after="0" w:line="278" w:lineRule="auto"/>
        <w:rPr>
          <w:sz w:val="20"/>
          <w:szCs w:val="20"/>
        </w:rPr>
      </w:pPr>
      <w:r w:rsidRPr="00E2017B">
        <w:rPr>
          <w:sz w:val="20"/>
          <w:szCs w:val="20"/>
        </w:rPr>
        <w:t xml:space="preserve">  # --- TIER 1: 1st Moment (Recalibration/Red Shift) ---</w:t>
      </w:r>
    </w:p>
    <w:p w14:paraId="3D5EB563" w14:textId="77777777" w:rsidR="00FB634D" w:rsidRPr="00E2017B" w:rsidRDefault="00FB634D" w:rsidP="008938D3">
      <w:pPr>
        <w:spacing w:after="0" w:line="278" w:lineRule="auto"/>
        <w:rPr>
          <w:sz w:val="20"/>
          <w:szCs w:val="20"/>
        </w:rPr>
      </w:pPr>
      <w:r w:rsidRPr="00E2017B">
        <w:rPr>
          <w:sz w:val="20"/>
          <w:szCs w:val="20"/>
        </w:rPr>
        <w:t xml:space="preserve">  y_mean_ext &lt;- mean(y_ext)</w:t>
      </w:r>
    </w:p>
    <w:p w14:paraId="756170F3" w14:textId="77777777" w:rsidR="00FB634D" w:rsidRPr="00E2017B" w:rsidRDefault="00FB634D" w:rsidP="008938D3">
      <w:pPr>
        <w:spacing w:after="0" w:line="278" w:lineRule="auto"/>
        <w:rPr>
          <w:sz w:val="20"/>
          <w:szCs w:val="20"/>
        </w:rPr>
      </w:pPr>
      <w:r w:rsidRPr="00E2017B">
        <w:rPr>
          <w:sz w:val="20"/>
          <w:szCs w:val="20"/>
        </w:rPr>
        <w:lastRenderedPageBreak/>
        <w:t xml:space="preserve">  y_mean_logit_ext &lt;- logit(y_mean_ext)</w:t>
      </w:r>
    </w:p>
    <w:p w14:paraId="36372040" w14:textId="77777777" w:rsidR="00FB634D" w:rsidRPr="00E2017B" w:rsidRDefault="00FB634D" w:rsidP="008938D3">
      <w:pPr>
        <w:spacing w:after="0" w:line="278" w:lineRule="auto"/>
        <w:rPr>
          <w:sz w:val="20"/>
          <w:szCs w:val="20"/>
        </w:rPr>
      </w:pPr>
      <w:r w:rsidRPr="00E2017B">
        <w:rPr>
          <w:sz w:val="20"/>
          <w:szCs w:val="20"/>
        </w:rPr>
        <w:t xml:space="preserve">  alpha_ext_red &lt;- y_mean_logit_ext + global_offset</w:t>
      </w:r>
    </w:p>
    <w:p w14:paraId="7BDD0865" w14:textId="77777777" w:rsidR="00FB634D" w:rsidRPr="00E2017B" w:rsidRDefault="00FB634D" w:rsidP="008938D3">
      <w:pPr>
        <w:spacing w:after="0" w:line="278" w:lineRule="auto"/>
        <w:rPr>
          <w:sz w:val="20"/>
          <w:szCs w:val="20"/>
        </w:rPr>
      </w:pPr>
      <w:r w:rsidRPr="00E2017B">
        <w:rPr>
          <w:sz w:val="20"/>
          <w:szCs w:val="20"/>
        </w:rPr>
        <w:t xml:space="preserve">  </w:t>
      </w:r>
    </w:p>
    <w:p w14:paraId="69980007" w14:textId="77777777" w:rsidR="00FB634D" w:rsidRPr="00E2017B" w:rsidRDefault="00FB634D" w:rsidP="008938D3">
      <w:pPr>
        <w:spacing w:after="0" w:line="278" w:lineRule="auto"/>
        <w:rPr>
          <w:sz w:val="20"/>
          <w:szCs w:val="20"/>
        </w:rPr>
      </w:pPr>
      <w:r w:rsidRPr="00E2017B">
        <w:rPr>
          <w:sz w:val="20"/>
          <w:szCs w:val="20"/>
        </w:rPr>
        <w:t xml:space="preserve">  # Model with 1st Moment Fixed</w:t>
      </w:r>
    </w:p>
    <w:p w14:paraId="0745F7C5" w14:textId="77777777" w:rsidR="00FB634D" w:rsidRPr="00E2017B" w:rsidRDefault="00FB634D" w:rsidP="008938D3">
      <w:pPr>
        <w:spacing w:after="0" w:line="278" w:lineRule="auto"/>
        <w:rPr>
          <w:sz w:val="20"/>
          <w:szCs w:val="20"/>
        </w:rPr>
      </w:pPr>
      <w:r w:rsidRPr="00E2017B">
        <w:rPr>
          <w:sz w:val="20"/>
          <w:szCs w:val="20"/>
        </w:rPr>
        <w:t xml:space="preserve">  m1 &lt;- glm(y_ext ~ offset(lp_ext), family = "binomial")</w:t>
      </w:r>
    </w:p>
    <w:p w14:paraId="223EF146" w14:textId="77777777" w:rsidR="00FB634D" w:rsidRPr="00E2017B" w:rsidRDefault="00FB634D" w:rsidP="008938D3">
      <w:pPr>
        <w:spacing w:after="0" w:line="278" w:lineRule="auto"/>
        <w:rPr>
          <w:sz w:val="20"/>
          <w:szCs w:val="20"/>
        </w:rPr>
      </w:pPr>
      <w:r w:rsidRPr="00E2017B">
        <w:rPr>
          <w:sz w:val="20"/>
          <w:szCs w:val="20"/>
        </w:rPr>
        <w:t xml:space="preserve">  </w:t>
      </w:r>
    </w:p>
    <w:p w14:paraId="63BAC073" w14:textId="77777777" w:rsidR="00FB634D" w:rsidRPr="00E2017B" w:rsidRDefault="00FB634D" w:rsidP="008938D3">
      <w:pPr>
        <w:spacing w:after="0" w:line="278" w:lineRule="auto"/>
        <w:rPr>
          <w:sz w:val="20"/>
          <w:szCs w:val="20"/>
        </w:rPr>
      </w:pPr>
      <w:r w:rsidRPr="00E2017B">
        <w:rPr>
          <w:sz w:val="20"/>
          <w:szCs w:val="20"/>
        </w:rPr>
        <w:t xml:space="preserve">  # --- TIER 2: 2nd Moment (Slope/Orange Shift) ---</w:t>
      </w:r>
    </w:p>
    <w:p w14:paraId="0E75FA8F" w14:textId="77777777" w:rsidR="00FB634D" w:rsidRPr="00E2017B" w:rsidRDefault="00FB634D" w:rsidP="008938D3">
      <w:pPr>
        <w:spacing w:after="0" w:line="278" w:lineRule="auto"/>
        <w:rPr>
          <w:sz w:val="20"/>
          <w:szCs w:val="20"/>
        </w:rPr>
      </w:pPr>
      <w:r w:rsidRPr="00E2017B">
        <w:rPr>
          <w:sz w:val="20"/>
          <w:szCs w:val="20"/>
        </w:rPr>
        <w:t xml:space="preserve">  # y ~ alpha + gamma * LP</w:t>
      </w:r>
    </w:p>
    <w:p w14:paraId="5F1A0050" w14:textId="77777777" w:rsidR="00FB634D" w:rsidRPr="00E2017B" w:rsidRDefault="00FB634D" w:rsidP="008938D3">
      <w:pPr>
        <w:spacing w:after="0" w:line="278" w:lineRule="auto"/>
        <w:rPr>
          <w:sz w:val="20"/>
          <w:szCs w:val="20"/>
        </w:rPr>
      </w:pPr>
      <w:r w:rsidRPr="00E2017B">
        <w:rPr>
          <w:sz w:val="20"/>
          <w:szCs w:val="20"/>
        </w:rPr>
        <w:t xml:space="preserve">  m2 &lt;- glm(y_ext ~ lp_ext, family = "binomial")</w:t>
      </w:r>
    </w:p>
    <w:p w14:paraId="038AD808" w14:textId="77777777" w:rsidR="00FB634D" w:rsidRPr="00E2017B" w:rsidRDefault="00FB634D" w:rsidP="008938D3">
      <w:pPr>
        <w:spacing w:after="0" w:line="278" w:lineRule="auto"/>
        <w:rPr>
          <w:sz w:val="20"/>
          <w:szCs w:val="20"/>
        </w:rPr>
      </w:pPr>
      <w:r w:rsidRPr="00E2017B">
        <w:rPr>
          <w:sz w:val="20"/>
          <w:szCs w:val="20"/>
        </w:rPr>
        <w:t xml:space="preserve">  gamma &lt;- coef(m2)[2]</w:t>
      </w:r>
    </w:p>
    <w:p w14:paraId="008E4BA7" w14:textId="77777777" w:rsidR="00FB634D" w:rsidRPr="00E2017B" w:rsidRDefault="00FB634D" w:rsidP="008938D3">
      <w:pPr>
        <w:spacing w:after="0" w:line="278" w:lineRule="auto"/>
        <w:rPr>
          <w:sz w:val="20"/>
          <w:szCs w:val="20"/>
        </w:rPr>
      </w:pPr>
      <w:r w:rsidRPr="00E2017B">
        <w:rPr>
          <w:sz w:val="20"/>
          <w:szCs w:val="20"/>
        </w:rPr>
        <w:t xml:space="preserve">  </w:t>
      </w:r>
    </w:p>
    <w:p w14:paraId="6DF9079A" w14:textId="77777777" w:rsidR="00FB634D" w:rsidRPr="00E2017B" w:rsidRDefault="00FB634D" w:rsidP="008938D3">
      <w:pPr>
        <w:spacing w:after="0" w:line="278" w:lineRule="auto"/>
        <w:rPr>
          <w:sz w:val="20"/>
          <w:szCs w:val="20"/>
        </w:rPr>
      </w:pPr>
      <w:r w:rsidRPr="00E2017B">
        <w:rPr>
          <w:sz w:val="20"/>
          <w:szCs w:val="20"/>
        </w:rPr>
        <w:t xml:space="preserve">  # --- TIER 3: Higher Moments (Non-linearity) ---</w:t>
      </w:r>
    </w:p>
    <w:p w14:paraId="05A59929" w14:textId="77777777" w:rsidR="00FB634D" w:rsidRPr="00E2017B" w:rsidRDefault="00FB634D" w:rsidP="008938D3">
      <w:pPr>
        <w:spacing w:after="0" w:line="278" w:lineRule="auto"/>
        <w:rPr>
          <w:sz w:val="20"/>
          <w:szCs w:val="20"/>
        </w:rPr>
      </w:pPr>
      <w:r w:rsidRPr="00E2017B">
        <w:rPr>
          <w:sz w:val="20"/>
          <w:szCs w:val="20"/>
        </w:rPr>
        <w:t xml:space="preserve">  # Check for S-shape or C-shape warping using a polynomial</w:t>
      </w:r>
    </w:p>
    <w:p w14:paraId="3CF15C70" w14:textId="77777777" w:rsidR="00FB634D" w:rsidRPr="00E2017B" w:rsidRDefault="00FB634D" w:rsidP="008938D3">
      <w:pPr>
        <w:spacing w:after="0" w:line="278" w:lineRule="auto"/>
        <w:rPr>
          <w:sz w:val="20"/>
          <w:szCs w:val="20"/>
        </w:rPr>
      </w:pPr>
      <w:r w:rsidRPr="00E2017B">
        <w:rPr>
          <w:sz w:val="20"/>
          <w:szCs w:val="20"/>
        </w:rPr>
        <w:t xml:space="preserve">  m3 &lt;- glm(y_ext ~ poly(lp_ext, 2), family = "binomial")</w:t>
      </w:r>
    </w:p>
    <w:p w14:paraId="1274046A" w14:textId="77777777" w:rsidR="00FB634D" w:rsidRPr="00E2017B" w:rsidRDefault="00FB634D" w:rsidP="008938D3">
      <w:pPr>
        <w:spacing w:after="0" w:line="278" w:lineRule="auto"/>
        <w:rPr>
          <w:sz w:val="20"/>
          <w:szCs w:val="20"/>
        </w:rPr>
      </w:pPr>
      <w:r w:rsidRPr="00E2017B">
        <w:rPr>
          <w:sz w:val="20"/>
          <w:szCs w:val="20"/>
        </w:rPr>
        <w:t xml:space="preserve">  </w:t>
      </w:r>
    </w:p>
    <w:p w14:paraId="07DA142D" w14:textId="77777777" w:rsidR="00FB634D" w:rsidRPr="00E2017B" w:rsidRDefault="00FB634D" w:rsidP="008938D3">
      <w:pPr>
        <w:spacing w:after="0" w:line="278" w:lineRule="auto"/>
        <w:rPr>
          <w:sz w:val="20"/>
          <w:szCs w:val="20"/>
        </w:rPr>
      </w:pPr>
      <w:r w:rsidRPr="00E2017B">
        <w:rPr>
          <w:sz w:val="20"/>
          <w:szCs w:val="20"/>
        </w:rPr>
        <w:t xml:space="preserve">  # --- STATISTICAL TESTS ---</w:t>
      </w:r>
    </w:p>
    <w:p w14:paraId="5444C8A1" w14:textId="77777777" w:rsidR="00FB634D" w:rsidRPr="00E2017B" w:rsidRDefault="00FB634D" w:rsidP="008938D3">
      <w:pPr>
        <w:spacing w:after="0" w:line="278" w:lineRule="auto"/>
        <w:rPr>
          <w:sz w:val="20"/>
          <w:szCs w:val="20"/>
        </w:rPr>
      </w:pPr>
      <w:r w:rsidRPr="00E2017B">
        <w:rPr>
          <w:sz w:val="20"/>
          <w:szCs w:val="20"/>
        </w:rPr>
        <w:t xml:space="preserve">  # Compare M1 (1st) vs M2 (2nd): Is the slope significantly different from 1?</w:t>
      </w:r>
    </w:p>
    <w:p w14:paraId="6DD1B0DC" w14:textId="77777777" w:rsidR="00FB634D" w:rsidRPr="00E2017B" w:rsidRDefault="00FB634D" w:rsidP="008938D3">
      <w:pPr>
        <w:spacing w:after="0" w:line="278" w:lineRule="auto"/>
        <w:rPr>
          <w:sz w:val="20"/>
          <w:szCs w:val="20"/>
        </w:rPr>
      </w:pPr>
      <w:r w:rsidRPr="00E2017B">
        <w:rPr>
          <w:sz w:val="20"/>
          <w:szCs w:val="20"/>
        </w:rPr>
        <w:t xml:space="preserve">  lrt_slope &lt;- anova(m1, m2, test = "Chisq")$`Pr(&gt;Chi)`[2]</w:t>
      </w:r>
    </w:p>
    <w:p w14:paraId="207AE91A" w14:textId="77777777" w:rsidR="00FB634D" w:rsidRPr="00E2017B" w:rsidRDefault="00FB634D" w:rsidP="008938D3">
      <w:pPr>
        <w:spacing w:after="0" w:line="278" w:lineRule="auto"/>
        <w:rPr>
          <w:sz w:val="20"/>
          <w:szCs w:val="20"/>
        </w:rPr>
      </w:pPr>
      <w:r w:rsidRPr="00E2017B">
        <w:rPr>
          <w:sz w:val="20"/>
          <w:szCs w:val="20"/>
        </w:rPr>
        <w:t xml:space="preserve">  </w:t>
      </w:r>
    </w:p>
    <w:p w14:paraId="264D439E" w14:textId="77777777" w:rsidR="00FB634D" w:rsidRPr="00E2017B" w:rsidRDefault="00FB634D" w:rsidP="008938D3">
      <w:pPr>
        <w:spacing w:after="0" w:line="278" w:lineRule="auto"/>
        <w:rPr>
          <w:sz w:val="20"/>
          <w:szCs w:val="20"/>
        </w:rPr>
      </w:pPr>
      <w:r w:rsidRPr="00E2017B">
        <w:rPr>
          <w:sz w:val="20"/>
          <w:szCs w:val="20"/>
        </w:rPr>
        <w:t xml:space="preserve">  # Compare M2 (2nd) vs M3 (3rd+): Is the shape significantly non-linear?</w:t>
      </w:r>
    </w:p>
    <w:p w14:paraId="7D27CE93" w14:textId="77777777" w:rsidR="00FB634D" w:rsidRPr="00E2017B" w:rsidRDefault="00FB634D" w:rsidP="00FB634D">
      <w:pPr>
        <w:spacing w:after="160" w:line="278" w:lineRule="auto"/>
        <w:rPr>
          <w:sz w:val="20"/>
          <w:szCs w:val="20"/>
        </w:rPr>
      </w:pPr>
      <w:r w:rsidRPr="00E2017B">
        <w:rPr>
          <w:sz w:val="20"/>
          <w:szCs w:val="20"/>
        </w:rPr>
        <w:t xml:space="preserve">  lrt_shape &lt;- anova(m2, m3, test = "Chisq")$`Pr(&gt;Chi)`[2]</w:t>
      </w:r>
    </w:p>
    <w:p w14:paraId="7B2CD6DC" w14:textId="77777777" w:rsidR="00FB634D" w:rsidRPr="00E2017B" w:rsidRDefault="00FB634D" w:rsidP="00FB634D">
      <w:pPr>
        <w:spacing w:after="160" w:line="278" w:lineRule="auto"/>
        <w:rPr>
          <w:sz w:val="20"/>
          <w:szCs w:val="20"/>
        </w:rPr>
      </w:pPr>
      <w:r w:rsidRPr="00E2017B">
        <w:rPr>
          <w:sz w:val="20"/>
          <w:szCs w:val="20"/>
        </w:rPr>
        <w:t xml:space="preserve">  </w:t>
      </w:r>
    </w:p>
    <w:p w14:paraId="023BA0B3" w14:textId="77777777" w:rsidR="00FB634D" w:rsidRPr="00E2017B" w:rsidRDefault="00FB634D" w:rsidP="00FB634D">
      <w:pPr>
        <w:spacing w:after="160" w:line="278" w:lineRule="auto"/>
        <w:rPr>
          <w:sz w:val="20"/>
          <w:szCs w:val="20"/>
        </w:rPr>
      </w:pPr>
      <w:r w:rsidRPr="00E2017B">
        <w:rPr>
          <w:sz w:val="20"/>
          <w:szCs w:val="20"/>
        </w:rPr>
        <w:t xml:space="preserve">  # --- OUTPUT REPORT ---</w:t>
      </w:r>
    </w:p>
    <w:p w14:paraId="4490A05C" w14:textId="77777777" w:rsidR="00FB634D" w:rsidRPr="00E2017B" w:rsidRDefault="00FB634D" w:rsidP="00FB634D">
      <w:pPr>
        <w:spacing w:after="160" w:line="278" w:lineRule="auto"/>
        <w:rPr>
          <w:sz w:val="20"/>
          <w:szCs w:val="20"/>
        </w:rPr>
      </w:pPr>
      <w:r w:rsidRPr="00E2017B">
        <w:rPr>
          <w:sz w:val="20"/>
          <w:szCs w:val="20"/>
        </w:rPr>
        <w:t xml:space="preserve">  cat("\n==============================================\n")</w:t>
      </w:r>
    </w:p>
    <w:p w14:paraId="7B64BF24" w14:textId="77777777" w:rsidR="00FB634D" w:rsidRPr="00E2017B" w:rsidRDefault="00FB634D" w:rsidP="00FB634D">
      <w:pPr>
        <w:spacing w:after="160" w:line="278" w:lineRule="auto"/>
        <w:rPr>
          <w:sz w:val="20"/>
          <w:szCs w:val="20"/>
        </w:rPr>
      </w:pPr>
      <w:r w:rsidRPr="00E2017B">
        <w:rPr>
          <w:sz w:val="20"/>
          <w:szCs w:val="20"/>
        </w:rPr>
        <w:t xml:space="preserve">  cat("   HIERARCHICAL TRANSPORTABILITY REPORT\n")</w:t>
      </w:r>
    </w:p>
    <w:p w14:paraId="6305B120" w14:textId="77777777" w:rsidR="00FB634D" w:rsidRPr="00E2017B" w:rsidRDefault="00FB634D" w:rsidP="00FB634D">
      <w:pPr>
        <w:spacing w:after="160" w:line="278" w:lineRule="auto"/>
        <w:rPr>
          <w:sz w:val="20"/>
          <w:szCs w:val="20"/>
        </w:rPr>
      </w:pPr>
      <w:r w:rsidRPr="00E2017B">
        <w:rPr>
          <w:sz w:val="20"/>
          <w:szCs w:val="20"/>
        </w:rPr>
        <w:t xml:space="preserve">  cat("==============================================\n")</w:t>
      </w:r>
    </w:p>
    <w:p w14:paraId="6C690BF0" w14:textId="77777777" w:rsidR="00FB634D" w:rsidRPr="00E2017B" w:rsidRDefault="00FB634D" w:rsidP="00FB634D">
      <w:pPr>
        <w:spacing w:after="160" w:line="278" w:lineRule="auto"/>
        <w:rPr>
          <w:sz w:val="20"/>
          <w:szCs w:val="20"/>
        </w:rPr>
      </w:pPr>
      <w:r w:rsidRPr="00E2017B">
        <w:rPr>
          <w:sz w:val="20"/>
          <w:szCs w:val="20"/>
        </w:rPr>
        <w:t xml:space="preserve">  cat(sprintf("Original dev prevalence: %.2f%%\n", y_mean_dev * 100))</w:t>
      </w:r>
    </w:p>
    <w:p w14:paraId="14FBE4EF" w14:textId="77777777" w:rsidR="00FB634D" w:rsidRPr="00E2017B" w:rsidRDefault="00FB634D" w:rsidP="00FB634D">
      <w:pPr>
        <w:spacing w:after="160" w:line="278" w:lineRule="auto"/>
        <w:rPr>
          <w:sz w:val="20"/>
          <w:szCs w:val="20"/>
        </w:rPr>
      </w:pPr>
      <w:r w:rsidRPr="00E2017B">
        <w:rPr>
          <w:sz w:val="20"/>
          <w:szCs w:val="20"/>
        </w:rPr>
        <w:t xml:space="preserve">  cat(sprintf("External prevalence:     %.2f%%\n", y_mean_ext * 100))</w:t>
      </w:r>
    </w:p>
    <w:p w14:paraId="1E8A6A49" w14:textId="77777777" w:rsidR="00FB634D" w:rsidRPr="00E2017B" w:rsidRDefault="00FB634D" w:rsidP="00FB634D">
      <w:pPr>
        <w:spacing w:after="160" w:line="278" w:lineRule="auto"/>
        <w:rPr>
          <w:sz w:val="20"/>
          <w:szCs w:val="20"/>
        </w:rPr>
      </w:pPr>
      <w:r w:rsidRPr="00E2017B">
        <w:rPr>
          <w:sz w:val="20"/>
          <w:szCs w:val="20"/>
        </w:rPr>
        <w:t xml:space="preserve">  cat(sprintf("1st Moment (Red Shift):  %.4f\n", alpha_ext_red - alpha_dev))</w:t>
      </w:r>
    </w:p>
    <w:p w14:paraId="3F1C349B" w14:textId="77777777" w:rsidR="00FB634D" w:rsidRPr="00E2017B" w:rsidRDefault="00FB634D" w:rsidP="00FB634D">
      <w:pPr>
        <w:spacing w:after="160" w:line="278" w:lineRule="auto"/>
        <w:rPr>
          <w:sz w:val="20"/>
          <w:szCs w:val="20"/>
        </w:rPr>
      </w:pPr>
      <w:r w:rsidRPr="00E2017B">
        <w:rPr>
          <w:sz w:val="20"/>
          <w:szCs w:val="20"/>
        </w:rPr>
        <w:t xml:space="preserve">  cat(sprintf("2nd Moment (Slope):       %.4f\n", gamma))</w:t>
      </w:r>
    </w:p>
    <w:p w14:paraId="381B0017" w14:textId="77777777" w:rsidR="00FB634D" w:rsidRPr="00E2017B" w:rsidRDefault="00FB634D" w:rsidP="00FB634D">
      <w:pPr>
        <w:spacing w:after="160" w:line="278" w:lineRule="auto"/>
        <w:rPr>
          <w:sz w:val="20"/>
          <w:szCs w:val="20"/>
        </w:rPr>
      </w:pPr>
      <w:r w:rsidRPr="00E2017B">
        <w:rPr>
          <w:sz w:val="20"/>
          <w:szCs w:val="20"/>
        </w:rPr>
        <w:t xml:space="preserve">  cat("----------------------------------------------\n")</w:t>
      </w:r>
    </w:p>
    <w:p w14:paraId="7EDF4DC4" w14:textId="77777777" w:rsidR="00FB634D" w:rsidRPr="00E2017B" w:rsidRDefault="00FB634D" w:rsidP="00FB634D">
      <w:pPr>
        <w:spacing w:after="160" w:line="278" w:lineRule="auto"/>
        <w:rPr>
          <w:sz w:val="20"/>
          <w:szCs w:val="20"/>
        </w:rPr>
      </w:pPr>
      <w:r w:rsidRPr="00E2017B">
        <w:rPr>
          <w:sz w:val="20"/>
          <w:szCs w:val="20"/>
        </w:rPr>
        <w:t xml:space="preserve">  </w:t>
      </w:r>
    </w:p>
    <w:p w14:paraId="57B7491E" w14:textId="77777777" w:rsidR="00FB634D" w:rsidRPr="00E2017B" w:rsidRDefault="00FB634D" w:rsidP="00FB634D">
      <w:pPr>
        <w:spacing w:after="160" w:line="278" w:lineRule="auto"/>
        <w:rPr>
          <w:sz w:val="20"/>
          <w:szCs w:val="20"/>
        </w:rPr>
      </w:pPr>
      <w:r w:rsidRPr="00E2017B">
        <w:rPr>
          <w:sz w:val="20"/>
          <w:szCs w:val="20"/>
        </w:rPr>
        <w:t xml:space="preserve">  if (lrt_slope &gt; 0.05) {</w:t>
      </w:r>
    </w:p>
    <w:p w14:paraId="2D7CF9E9" w14:textId="77777777" w:rsidR="00FB634D" w:rsidRPr="00E2017B" w:rsidRDefault="00FB634D" w:rsidP="00FB634D">
      <w:pPr>
        <w:spacing w:after="160" w:line="278" w:lineRule="auto"/>
        <w:rPr>
          <w:sz w:val="20"/>
          <w:szCs w:val="20"/>
        </w:rPr>
      </w:pPr>
      <w:r w:rsidRPr="00E2017B">
        <w:rPr>
          <w:sz w:val="20"/>
          <w:szCs w:val="20"/>
        </w:rPr>
        <w:t xml:space="preserve">    status &lt;- "SUCCESS: 1st Moment (Red Shift) is mathematically sufficient."</w:t>
      </w:r>
    </w:p>
    <w:p w14:paraId="2E8C3CB5" w14:textId="77777777" w:rsidR="00FB634D" w:rsidRPr="00E2017B" w:rsidRDefault="00FB634D" w:rsidP="00FB634D">
      <w:pPr>
        <w:spacing w:after="160" w:line="278" w:lineRule="auto"/>
        <w:rPr>
          <w:sz w:val="20"/>
          <w:szCs w:val="20"/>
        </w:rPr>
      </w:pPr>
      <w:r w:rsidRPr="00E2017B">
        <w:rPr>
          <w:sz w:val="20"/>
          <w:szCs w:val="20"/>
        </w:rPr>
        <w:t xml:space="preserve">  } else if (lrt_shape &gt; 0.05) {</w:t>
      </w:r>
    </w:p>
    <w:p w14:paraId="5501B628" w14:textId="77777777" w:rsidR="00FB634D" w:rsidRPr="00E2017B" w:rsidRDefault="00FB634D" w:rsidP="00FB634D">
      <w:pPr>
        <w:spacing w:after="160" w:line="278" w:lineRule="auto"/>
        <w:rPr>
          <w:sz w:val="20"/>
          <w:szCs w:val="20"/>
        </w:rPr>
      </w:pPr>
      <w:r w:rsidRPr="00E2017B">
        <w:rPr>
          <w:sz w:val="20"/>
          <w:szCs w:val="20"/>
        </w:rPr>
        <w:t xml:space="preserve">    status &lt;- "WARNING: 2nd Moment (Slope) adjustment required for calibration."</w:t>
      </w:r>
    </w:p>
    <w:p w14:paraId="3DB60488" w14:textId="77777777" w:rsidR="00FB634D" w:rsidRPr="00E2017B" w:rsidRDefault="00FB634D" w:rsidP="00FB634D">
      <w:pPr>
        <w:spacing w:after="160" w:line="278" w:lineRule="auto"/>
        <w:rPr>
          <w:sz w:val="20"/>
          <w:szCs w:val="20"/>
        </w:rPr>
      </w:pPr>
      <w:r w:rsidRPr="00E2017B">
        <w:rPr>
          <w:sz w:val="20"/>
          <w:szCs w:val="20"/>
        </w:rPr>
        <w:lastRenderedPageBreak/>
        <w:t xml:space="preserve">  } else {</w:t>
      </w:r>
    </w:p>
    <w:p w14:paraId="0AD8B3BF" w14:textId="77777777" w:rsidR="00FB634D" w:rsidRPr="00E2017B" w:rsidRDefault="00FB634D" w:rsidP="00FB634D">
      <w:pPr>
        <w:spacing w:after="160" w:line="278" w:lineRule="auto"/>
        <w:rPr>
          <w:sz w:val="20"/>
          <w:szCs w:val="20"/>
        </w:rPr>
      </w:pPr>
      <w:r w:rsidRPr="00E2017B">
        <w:rPr>
          <w:sz w:val="20"/>
          <w:szCs w:val="20"/>
        </w:rPr>
        <w:t xml:space="preserve">    status &lt;- "CRITICAL: Higher Moments found. Fundamental shape change detected."</w:t>
      </w:r>
    </w:p>
    <w:p w14:paraId="36744DCD" w14:textId="77777777" w:rsidR="00FB634D" w:rsidRPr="00E2017B" w:rsidRDefault="00FB634D" w:rsidP="00FB634D">
      <w:pPr>
        <w:spacing w:after="160" w:line="278" w:lineRule="auto"/>
        <w:rPr>
          <w:sz w:val="20"/>
          <w:szCs w:val="20"/>
        </w:rPr>
      </w:pPr>
      <w:r w:rsidRPr="00E2017B">
        <w:rPr>
          <w:sz w:val="20"/>
          <w:szCs w:val="20"/>
        </w:rPr>
        <w:t xml:space="preserve">  }</w:t>
      </w:r>
    </w:p>
    <w:p w14:paraId="26D979C8" w14:textId="77777777" w:rsidR="00FB634D" w:rsidRPr="00E2017B" w:rsidRDefault="00FB634D" w:rsidP="00FB634D">
      <w:pPr>
        <w:spacing w:after="160" w:line="278" w:lineRule="auto"/>
        <w:rPr>
          <w:sz w:val="20"/>
          <w:szCs w:val="20"/>
        </w:rPr>
      </w:pPr>
      <w:r w:rsidRPr="00E2017B">
        <w:rPr>
          <w:sz w:val="20"/>
          <w:szCs w:val="20"/>
        </w:rPr>
        <w:t xml:space="preserve">  </w:t>
      </w:r>
    </w:p>
    <w:p w14:paraId="0021AC00" w14:textId="77777777" w:rsidR="00FB634D" w:rsidRPr="00E2017B" w:rsidRDefault="00FB634D" w:rsidP="00FB634D">
      <w:pPr>
        <w:spacing w:after="160" w:line="278" w:lineRule="auto"/>
        <w:rPr>
          <w:sz w:val="20"/>
          <w:szCs w:val="20"/>
        </w:rPr>
      </w:pPr>
      <w:r w:rsidRPr="00E2017B">
        <w:rPr>
          <w:sz w:val="20"/>
          <w:szCs w:val="20"/>
        </w:rPr>
        <w:t xml:space="preserve">  cat("AUDIT CONCLUSION:", status, "\n")</w:t>
      </w:r>
    </w:p>
    <w:p w14:paraId="26D03446" w14:textId="77777777" w:rsidR="00FB634D" w:rsidRPr="00E2017B" w:rsidRDefault="00FB634D" w:rsidP="00FB634D">
      <w:pPr>
        <w:spacing w:after="160" w:line="278" w:lineRule="auto"/>
        <w:rPr>
          <w:sz w:val="20"/>
          <w:szCs w:val="20"/>
        </w:rPr>
      </w:pPr>
      <w:r w:rsidRPr="00E2017B">
        <w:rPr>
          <w:sz w:val="20"/>
          <w:szCs w:val="20"/>
        </w:rPr>
        <w:t xml:space="preserve">  cat("==============================================\n")</w:t>
      </w:r>
    </w:p>
    <w:p w14:paraId="1C7224B8" w14:textId="77777777" w:rsidR="00FB634D" w:rsidRPr="00E2017B" w:rsidRDefault="00FB634D" w:rsidP="00FB634D">
      <w:pPr>
        <w:spacing w:after="160" w:line="278" w:lineRule="auto"/>
        <w:rPr>
          <w:sz w:val="20"/>
          <w:szCs w:val="20"/>
        </w:rPr>
      </w:pPr>
      <w:r w:rsidRPr="00E2017B">
        <w:rPr>
          <w:sz w:val="20"/>
          <w:szCs w:val="20"/>
        </w:rPr>
        <w:t xml:space="preserve">  </w:t>
      </w:r>
    </w:p>
    <w:p w14:paraId="61F76D0D" w14:textId="77777777" w:rsidR="00FB634D" w:rsidRPr="00E2017B" w:rsidRDefault="00FB634D" w:rsidP="00FB634D">
      <w:pPr>
        <w:spacing w:after="160" w:line="278" w:lineRule="auto"/>
        <w:rPr>
          <w:sz w:val="20"/>
          <w:szCs w:val="20"/>
        </w:rPr>
      </w:pPr>
      <w:r w:rsidRPr="00E2017B">
        <w:rPr>
          <w:sz w:val="20"/>
          <w:szCs w:val="20"/>
        </w:rPr>
        <w:t xml:space="preserve">  return(list(m1=m1, m2=m2, m3=m3, p_slope=lrt_slope, p_shape=lrt_shape))</w:t>
      </w:r>
    </w:p>
    <w:p w14:paraId="6C1F6D21" w14:textId="77777777" w:rsidR="00FB634D" w:rsidRPr="00E2017B" w:rsidRDefault="00FB634D" w:rsidP="00FB634D">
      <w:pPr>
        <w:spacing w:after="160" w:line="278" w:lineRule="auto"/>
        <w:rPr>
          <w:sz w:val="20"/>
          <w:szCs w:val="20"/>
        </w:rPr>
      </w:pPr>
      <w:r w:rsidRPr="00E2017B">
        <w:rPr>
          <w:sz w:val="20"/>
          <w:szCs w:val="20"/>
        </w:rPr>
        <w:t>}</w:t>
      </w:r>
    </w:p>
    <w:p w14:paraId="0CAA69ED" w14:textId="77777777" w:rsidR="00FB634D" w:rsidRPr="00E2017B" w:rsidRDefault="00FB634D" w:rsidP="00FB634D">
      <w:pPr>
        <w:spacing w:after="160" w:line="278" w:lineRule="auto"/>
        <w:rPr>
          <w:sz w:val="20"/>
          <w:szCs w:val="20"/>
        </w:rPr>
      </w:pPr>
    </w:p>
    <w:p w14:paraId="00AE61F9" w14:textId="77777777" w:rsidR="00FB634D" w:rsidRPr="00E2017B" w:rsidRDefault="00FB634D" w:rsidP="00FB634D">
      <w:pPr>
        <w:spacing w:after="160" w:line="278" w:lineRule="auto"/>
        <w:rPr>
          <w:sz w:val="20"/>
          <w:szCs w:val="20"/>
        </w:rPr>
      </w:pPr>
      <w:r w:rsidRPr="00E2017B">
        <w:rPr>
          <w:sz w:val="20"/>
          <w:szCs w:val="20"/>
        </w:rPr>
        <w:t># --- 4. EXECUTION ---</w:t>
      </w:r>
    </w:p>
    <w:p w14:paraId="3CF13BC3" w14:textId="77777777" w:rsidR="00FB634D" w:rsidRPr="00E2017B" w:rsidRDefault="00FB634D" w:rsidP="00FB634D">
      <w:pPr>
        <w:spacing w:after="160" w:line="278" w:lineRule="auto"/>
        <w:rPr>
          <w:sz w:val="20"/>
          <w:szCs w:val="20"/>
        </w:rPr>
      </w:pPr>
      <w:r w:rsidRPr="00E2017B">
        <w:rPr>
          <w:sz w:val="20"/>
          <w:szCs w:val="20"/>
        </w:rPr>
        <w:t># lp_ext &lt;- predict(fit.c, newdata = data.ext.d, type = "link")</w:t>
      </w:r>
    </w:p>
    <w:p w14:paraId="0D8E8B6D" w14:textId="77777777" w:rsidR="00FB634D" w:rsidRPr="00E2017B" w:rsidRDefault="00FB634D" w:rsidP="00FB634D">
      <w:pPr>
        <w:spacing w:after="160" w:line="278" w:lineRule="auto"/>
        <w:rPr>
          <w:sz w:val="20"/>
          <w:szCs w:val="20"/>
        </w:rPr>
      </w:pPr>
      <w:r w:rsidRPr="00E2017B">
        <w:rPr>
          <w:sz w:val="20"/>
          <w:szCs w:val="20"/>
        </w:rPr>
        <w:t># audit_results &lt;- transport_audit(data.ext$target, lp_ext, alpha_dev, global_offset)</w:t>
      </w:r>
    </w:p>
    <w:p w14:paraId="30877C89" w14:textId="77777777" w:rsidR="00FB634D" w:rsidRDefault="00FB634D" w:rsidP="00FB634D">
      <w:pPr>
        <w:spacing w:after="160" w:line="278" w:lineRule="auto"/>
        <w:rPr>
          <w:sz w:val="20"/>
          <w:szCs w:val="20"/>
        </w:rPr>
      </w:pPr>
    </w:p>
    <w:p w14:paraId="58C1667D" w14:textId="77777777" w:rsidR="00FB634D" w:rsidRPr="00DE24F3" w:rsidRDefault="00FB634D" w:rsidP="00FB634D">
      <w:pPr>
        <w:spacing w:after="160" w:line="278" w:lineRule="auto"/>
        <w:rPr>
          <w:rFonts w:eastAsiaTheme="majorEastAsia" w:cstheme="majorBidi"/>
          <w:color w:val="0F4761" w:themeColor="accent1" w:themeShade="BF"/>
          <w:sz w:val="28"/>
          <w:szCs w:val="28"/>
        </w:rPr>
      </w:pPr>
      <w:r w:rsidRPr="00DE24F3">
        <w:rPr>
          <w:rFonts w:eastAsiaTheme="majorEastAsia" w:cstheme="majorBidi"/>
          <w:color w:val="0F4761" w:themeColor="accent1" w:themeShade="BF"/>
          <w:sz w:val="28"/>
          <w:szCs w:val="28"/>
        </w:rPr>
        <w:t>Extracting Moments</w:t>
      </w:r>
    </w:p>
    <w:p w14:paraId="0E85B7A2" w14:textId="77777777" w:rsidR="00FB634D" w:rsidRPr="00E2017B" w:rsidRDefault="00FB634D" w:rsidP="00FB634D">
      <w:pPr>
        <w:spacing w:after="160" w:line="278" w:lineRule="auto"/>
      </w:pPr>
      <w:r w:rsidRPr="00E2017B">
        <w:t>This code demonstrates how to calculate the 1st moment (Intercept) and 2nd moment (Slope) shifts systematically.</w:t>
      </w:r>
    </w:p>
    <w:p w14:paraId="3AE27CBF" w14:textId="77777777" w:rsidR="00FB634D" w:rsidRPr="00E2017B" w:rsidRDefault="00FB634D" w:rsidP="00FB634D">
      <w:pPr>
        <w:spacing w:after="160" w:line="278" w:lineRule="auto"/>
        <w:rPr>
          <w:sz w:val="20"/>
          <w:szCs w:val="20"/>
        </w:rPr>
      </w:pPr>
      <w:r w:rsidRPr="00E2017B">
        <w:rPr>
          <w:sz w:val="20"/>
          <w:szCs w:val="20"/>
        </w:rPr>
        <w:t>R</w:t>
      </w:r>
    </w:p>
    <w:p w14:paraId="1DD87C63" w14:textId="77777777" w:rsidR="00FB634D" w:rsidRPr="00E2017B" w:rsidRDefault="00FB634D" w:rsidP="008938D3">
      <w:pPr>
        <w:spacing w:after="0" w:line="278" w:lineRule="auto"/>
        <w:rPr>
          <w:sz w:val="20"/>
          <w:szCs w:val="20"/>
        </w:rPr>
      </w:pPr>
      <w:r w:rsidRPr="00E2017B">
        <w:rPr>
          <w:sz w:val="20"/>
          <w:szCs w:val="20"/>
        </w:rPr>
        <w:t># Assuming 'fit.c' is your centered model and 'data.ext.d' is your external data</w:t>
      </w:r>
    </w:p>
    <w:p w14:paraId="1528A301" w14:textId="77777777" w:rsidR="00FB634D" w:rsidRPr="00E2017B" w:rsidRDefault="00FB634D" w:rsidP="008938D3">
      <w:pPr>
        <w:spacing w:after="0" w:line="278" w:lineRule="auto"/>
        <w:rPr>
          <w:sz w:val="20"/>
          <w:szCs w:val="20"/>
        </w:rPr>
      </w:pPr>
      <w:r w:rsidRPr="00E2017B">
        <w:rPr>
          <w:sz w:val="20"/>
          <w:szCs w:val="20"/>
        </w:rPr>
        <w:t># 1. Calculate the Linear Predictor (LP) from the original model</w:t>
      </w:r>
    </w:p>
    <w:p w14:paraId="53022A50" w14:textId="77777777" w:rsidR="00FB634D" w:rsidRPr="00E2017B" w:rsidRDefault="00FB634D" w:rsidP="008938D3">
      <w:pPr>
        <w:spacing w:after="0" w:line="278" w:lineRule="auto"/>
        <w:rPr>
          <w:sz w:val="20"/>
          <w:szCs w:val="20"/>
        </w:rPr>
      </w:pPr>
      <w:r w:rsidRPr="00E2017B">
        <w:rPr>
          <w:sz w:val="20"/>
          <w:szCs w:val="20"/>
        </w:rPr>
        <w:t>data.ext.d$lp_orig &lt;- predict(fit.c, newdata = data.ext.d, type = "link")</w:t>
      </w:r>
    </w:p>
    <w:p w14:paraId="151E2DCF" w14:textId="77777777" w:rsidR="00FB634D" w:rsidRPr="00E2017B" w:rsidRDefault="00FB634D" w:rsidP="008938D3">
      <w:pPr>
        <w:spacing w:after="0" w:line="278" w:lineRule="auto"/>
        <w:rPr>
          <w:sz w:val="20"/>
          <w:szCs w:val="20"/>
        </w:rPr>
      </w:pPr>
    </w:p>
    <w:p w14:paraId="41D02382" w14:textId="77777777" w:rsidR="00FB634D" w:rsidRPr="00E2017B" w:rsidRDefault="00FB634D" w:rsidP="008938D3">
      <w:pPr>
        <w:spacing w:after="0" w:line="278" w:lineRule="auto"/>
        <w:rPr>
          <w:sz w:val="20"/>
          <w:szCs w:val="20"/>
        </w:rPr>
      </w:pPr>
      <w:r w:rsidRPr="00E2017B">
        <w:rPr>
          <w:sz w:val="20"/>
          <w:szCs w:val="20"/>
        </w:rPr>
        <w:t># 2. First Moment Adjustment (Intercept only)</w:t>
      </w:r>
    </w:p>
    <w:p w14:paraId="68EF0CBD" w14:textId="77777777" w:rsidR="00FB634D" w:rsidRPr="00E2017B" w:rsidRDefault="00FB634D" w:rsidP="008938D3">
      <w:pPr>
        <w:spacing w:after="0" w:line="278" w:lineRule="auto"/>
        <w:rPr>
          <w:sz w:val="20"/>
          <w:szCs w:val="20"/>
        </w:rPr>
      </w:pPr>
      <w:r w:rsidRPr="00E2017B">
        <w:rPr>
          <w:sz w:val="20"/>
          <w:szCs w:val="20"/>
        </w:rPr>
        <w:t># We fix the slope at 1 using an offset</w:t>
      </w:r>
    </w:p>
    <w:p w14:paraId="35C898AF" w14:textId="77777777" w:rsidR="00FB634D" w:rsidRPr="00E2017B" w:rsidRDefault="00FB634D" w:rsidP="008938D3">
      <w:pPr>
        <w:spacing w:after="0" w:line="278" w:lineRule="auto"/>
        <w:rPr>
          <w:sz w:val="20"/>
          <w:szCs w:val="20"/>
        </w:rPr>
      </w:pPr>
      <w:r w:rsidRPr="00E2017B">
        <w:rPr>
          <w:sz w:val="20"/>
          <w:szCs w:val="20"/>
        </w:rPr>
        <w:t xml:space="preserve">fit_1st_moment &lt;- glm(target ~ offset(lp_orig), </w:t>
      </w:r>
    </w:p>
    <w:p w14:paraId="6B964C3C" w14:textId="77777777" w:rsidR="00FB634D" w:rsidRPr="00E2017B" w:rsidRDefault="00FB634D" w:rsidP="008938D3">
      <w:pPr>
        <w:spacing w:after="0" w:line="278" w:lineRule="auto"/>
        <w:rPr>
          <w:sz w:val="20"/>
          <w:szCs w:val="20"/>
        </w:rPr>
      </w:pPr>
      <w:r w:rsidRPr="00E2017B">
        <w:rPr>
          <w:sz w:val="20"/>
          <w:szCs w:val="20"/>
        </w:rPr>
        <w:t xml:space="preserve">                      data = data.ext.d, family = "binomial")</w:t>
      </w:r>
    </w:p>
    <w:p w14:paraId="7FF791C1" w14:textId="77777777" w:rsidR="00FB634D" w:rsidRPr="00E2017B" w:rsidRDefault="00FB634D" w:rsidP="008938D3">
      <w:pPr>
        <w:spacing w:after="0" w:line="278" w:lineRule="auto"/>
        <w:rPr>
          <w:sz w:val="20"/>
          <w:szCs w:val="20"/>
        </w:rPr>
      </w:pPr>
      <w:r w:rsidRPr="00E2017B">
        <w:rPr>
          <w:sz w:val="20"/>
          <w:szCs w:val="20"/>
        </w:rPr>
        <w:t>alpha_shift &lt;- coef(fit_1st_moment)[1]</w:t>
      </w:r>
    </w:p>
    <w:p w14:paraId="579F91F9" w14:textId="77777777" w:rsidR="00FB634D" w:rsidRPr="00E2017B" w:rsidRDefault="00FB634D" w:rsidP="008938D3">
      <w:pPr>
        <w:spacing w:after="0" w:line="278" w:lineRule="auto"/>
        <w:rPr>
          <w:sz w:val="20"/>
          <w:szCs w:val="20"/>
        </w:rPr>
      </w:pPr>
    </w:p>
    <w:p w14:paraId="1FAFD6D9" w14:textId="77777777" w:rsidR="00FB634D" w:rsidRPr="00E2017B" w:rsidRDefault="00FB634D" w:rsidP="008938D3">
      <w:pPr>
        <w:spacing w:after="0" w:line="278" w:lineRule="auto"/>
        <w:rPr>
          <w:sz w:val="20"/>
          <w:szCs w:val="20"/>
        </w:rPr>
      </w:pPr>
      <w:r w:rsidRPr="00E2017B">
        <w:rPr>
          <w:sz w:val="20"/>
          <w:szCs w:val="20"/>
        </w:rPr>
        <w:t># 3. Second Moment Adjustment (Intercept + Slope)</w:t>
      </w:r>
    </w:p>
    <w:p w14:paraId="37D2110F" w14:textId="77777777" w:rsidR="00FB634D" w:rsidRPr="00E2017B" w:rsidRDefault="00FB634D" w:rsidP="008938D3">
      <w:pPr>
        <w:spacing w:after="0" w:line="278" w:lineRule="auto"/>
        <w:rPr>
          <w:sz w:val="20"/>
          <w:szCs w:val="20"/>
        </w:rPr>
      </w:pPr>
      <w:r w:rsidRPr="00E2017B">
        <w:rPr>
          <w:sz w:val="20"/>
          <w:szCs w:val="20"/>
        </w:rPr>
        <w:t xml:space="preserve">fit_2nd_moment &lt;- glm(target ~ lp_orig, </w:t>
      </w:r>
    </w:p>
    <w:p w14:paraId="10E53834" w14:textId="77777777" w:rsidR="00FB634D" w:rsidRPr="00E2017B" w:rsidRDefault="00FB634D" w:rsidP="008938D3">
      <w:pPr>
        <w:spacing w:after="0" w:line="278" w:lineRule="auto"/>
        <w:rPr>
          <w:sz w:val="20"/>
          <w:szCs w:val="20"/>
        </w:rPr>
      </w:pPr>
      <w:r w:rsidRPr="00E2017B">
        <w:rPr>
          <w:sz w:val="20"/>
          <w:szCs w:val="20"/>
        </w:rPr>
        <w:t xml:space="preserve">                      data = data.ext.d, family = "binomial")</w:t>
      </w:r>
    </w:p>
    <w:p w14:paraId="44A9EEDE" w14:textId="77777777" w:rsidR="00FB634D" w:rsidRPr="00E2017B" w:rsidRDefault="00FB634D" w:rsidP="008938D3">
      <w:pPr>
        <w:spacing w:after="0" w:line="278" w:lineRule="auto"/>
        <w:rPr>
          <w:sz w:val="20"/>
          <w:szCs w:val="20"/>
        </w:rPr>
      </w:pPr>
      <w:r w:rsidRPr="00E2017B">
        <w:rPr>
          <w:sz w:val="20"/>
          <w:szCs w:val="20"/>
        </w:rPr>
        <w:t>gamma_slope &lt;- coef(fit_2nd_moment)["lp_orig"]</w:t>
      </w:r>
    </w:p>
    <w:p w14:paraId="463D9B88" w14:textId="77777777" w:rsidR="00FB634D" w:rsidRPr="00E2017B" w:rsidRDefault="00FB634D" w:rsidP="008938D3">
      <w:pPr>
        <w:spacing w:after="0" w:line="278" w:lineRule="auto"/>
        <w:rPr>
          <w:sz w:val="20"/>
          <w:szCs w:val="20"/>
        </w:rPr>
      </w:pPr>
      <w:r w:rsidRPr="00E2017B">
        <w:rPr>
          <w:sz w:val="20"/>
          <w:szCs w:val="20"/>
        </w:rPr>
        <w:t>alpha_adjusted &lt;- coef(fit_2nd_moment)[1]</w:t>
      </w:r>
    </w:p>
    <w:p w14:paraId="448484ED" w14:textId="77777777" w:rsidR="00FB634D" w:rsidRPr="00E2017B" w:rsidRDefault="00FB634D" w:rsidP="008938D3">
      <w:pPr>
        <w:spacing w:after="0" w:line="278" w:lineRule="auto"/>
        <w:rPr>
          <w:sz w:val="20"/>
          <w:szCs w:val="20"/>
        </w:rPr>
      </w:pPr>
    </w:p>
    <w:p w14:paraId="2AEC4DBE" w14:textId="77777777" w:rsidR="00FB634D" w:rsidRPr="00E2017B" w:rsidRDefault="00FB634D" w:rsidP="008938D3">
      <w:pPr>
        <w:spacing w:after="0" w:line="278" w:lineRule="auto"/>
        <w:rPr>
          <w:sz w:val="20"/>
          <w:szCs w:val="20"/>
        </w:rPr>
      </w:pPr>
      <w:r w:rsidRPr="00E2017B">
        <w:rPr>
          <w:sz w:val="20"/>
          <w:szCs w:val="20"/>
        </w:rPr>
        <w:t># Compare</w:t>
      </w:r>
    </w:p>
    <w:p w14:paraId="466F3D1A" w14:textId="77777777" w:rsidR="00FB634D" w:rsidRPr="00E2017B" w:rsidRDefault="00FB634D" w:rsidP="008938D3">
      <w:pPr>
        <w:spacing w:after="0" w:line="278" w:lineRule="auto"/>
        <w:rPr>
          <w:sz w:val="20"/>
          <w:szCs w:val="20"/>
        </w:rPr>
      </w:pPr>
      <w:r w:rsidRPr="00E2017B">
        <w:rPr>
          <w:sz w:val="20"/>
          <w:szCs w:val="20"/>
        </w:rPr>
        <w:lastRenderedPageBreak/>
        <w:t>cat("1st Moment Shift (Intercept):", alpha_shift, "\n")</w:t>
      </w:r>
    </w:p>
    <w:p w14:paraId="3487E86F" w14:textId="77777777" w:rsidR="00FB634D" w:rsidRPr="00037F05" w:rsidRDefault="00FB634D" w:rsidP="008938D3">
      <w:pPr>
        <w:spacing w:after="0" w:line="278" w:lineRule="auto"/>
        <w:rPr>
          <w:sz w:val="20"/>
          <w:szCs w:val="20"/>
        </w:rPr>
      </w:pPr>
      <w:r w:rsidRPr="00E2017B">
        <w:rPr>
          <w:sz w:val="20"/>
          <w:szCs w:val="20"/>
        </w:rPr>
        <w:t>cat("2nd Moment Shift (Slope):", gamma_slope, "\n")</w:t>
      </w:r>
    </w:p>
    <w:p w14:paraId="5CECC9EE" w14:textId="77777777" w:rsidR="00FB634D" w:rsidRDefault="00FB634D" w:rsidP="008938D3">
      <w:pPr>
        <w:spacing w:after="0" w:line="278" w:lineRule="auto"/>
      </w:pPr>
    </w:p>
    <w:p w14:paraId="030BA6FA" w14:textId="77777777" w:rsidR="00FB634D" w:rsidRPr="00E2017B" w:rsidRDefault="00FB634D" w:rsidP="008938D3">
      <w:pPr>
        <w:spacing w:after="0" w:line="278" w:lineRule="auto"/>
        <w:rPr>
          <w:b/>
          <w:bCs/>
        </w:rPr>
      </w:pPr>
      <w:r w:rsidRPr="00DE24F3">
        <w:rPr>
          <w:rFonts w:eastAsiaTheme="majorEastAsia" w:cstheme="majorBidi"/>
          <w:color w:val="0F4761" w:themeColor="accent1" w:themeShade="BF"/>
          <w:sz w:val="28"/>
          <w:szCs w:val="28"/>
        </w:rPr>
        <w:t>The Transportability Auditor</w:t>
      </w:r>
    </w:p>
    <w:p w14:paraId="71116D6E" w14:textId="77777777" w:rsidR="00FB634D" w:rsidRPr="00E2017B" w:rsidRDefault="00FB634D" w:rsidP="008938D3">
      <w:pPr>
        <w:spacing w:after="0" w:line="278" w:lineRule="auto"/>
      </w:pPr>
      <w:r w:rsidRPr="00E2017B">
        <w:t>This function acts as a "one-stop-shop" to evaluate the centered algorithm you've built.</w:t>
      </w:r>
    </w:p>
    <w:p w14:paraId="44A00009" w14:textId="77777777" w:rsidR="00FB634D" w:rsidRPr="00E2017B" w:rsidRDefault="00FB634D" w:rsidP="008938D3">
      <w:pPr>
        <w:spacing w:after="0" w:line="278" w:lineRule="auto"/>
        <w:rPr>
          <w:sz w:val="20"/>
          <w:szCs w:val="20"/>
        </w:rPr>
      </w:pPr>
      <w:r w:rsidRPr="00E2017B">
        <w:rPr>
          <w:sz w:val="20"/>
          <w:szCs w:val="20"/>
        </w:rPr>
        <w:t>R</w:t>
      </w:r>
    </w:p>
    <w:p w14:paraId="492E3967" w14:textId="77777777" w:rsidR="00FB634D" w:rsidRPr="00E2017B" w:rsidRDefault="00FB634D" w:rsidP="008938D3">
      <w:pPr>
        <w:spacing w:after="0" w:line="278" w:lineRule="auto"/>
        <w:rPr>
          <w:sz w:val="20"/>
          <w:szCs w:val="20"/>
        </w:rPr>
      </w:pPr>
      <w:r w:rsidRPr="00E2017B">
        <w:rPr>
          <w:sz w:val="20"/>
          <w:szCs w:val="20"/>
        </w:rPr>
        <w:t>run_transport_audit &lt;- function(y_ext, lp_orig) {</w:t>
      </w:r>
    </w:p>
    <w:p w14:paraId="0D5CFFFC" w14:textId="77777777" w:rsidR="00FB634D" w:rsidRPr="00E2017B" w:rsidRDefault="00FB634D" w:rsidP="008938D3">
      <w:pPr>
        <w:spacing w:after="0" w:line="278" w:lineRule="auto"/>
        <w:rPr>
          <w:sz w:val="20"/>
          <w:szCs w:val="20"/>
        </w:rPr>
      </w:pPr>
      <w:r w:rsidRPr="00E2017B">
        <w:rPr>
          <w:sz w:val="20"/>
          <w:szCs w:val="20"/>
        </w:rPr>
        <w:t xml:space="preserve">  require(ggplot2)</w:t>
      </w:r>
    </w:p>
    <w:p w14:paraId="43D518AD" w14:textId="77777777" w:rsidR="00FB634D" w:rsidRPr="00E2017B" w:rsidRDefault="00FB634D" w:rsidP="008938D3">
      <w:pPr>
        <w:spacing w:after="0" w:line="278" w:lineRule="auto"/>
        <w:rPr>
          <w:sz w:val="20"/>
          <w:szCs w:val="20"/>
        </w:rPr>
      </w:pPr>
      <w:r w:rsidRPr="00E2017B">
        <w:rPr>
          <w:sz w:val="20"/>
          <w:szCs w:val="20"/>
        </w:rPr>
        <w:t xml:space="preserve">  </w:t>
      </w:r>
    </w:p>
    <w:p w14:paraId="61206C2D" w14:textId="77777777" w:rsidR="00FB634D" w:rsidRPr="00E2017B" w:rsidRDefault="00FB634D" w:rsidP="008938D3">
      <w:pPr>
        <w:spacing w:after="0" w:line="278" w:lineRule="auto"/>
        <w:rPr>
          <w:sz w:val="20"/>
          <w:szCs w:val="20"/>
        </w:rPr>
      </w:pPr>
      <w:r w:rsidRPr="00E2017B">
        <w:rPr>
          <w:sz w:val="20"/>
          <w:szCs w:val="20"/>
        </w:rPr>
        <w:t xml:space="preserve">  # 1. Moment Extraction</w:t>
      </w:r>
    </w:p>
    <w:p w14:paraId="33E2F78E" w14:textId="77777777" w:rsidR="00FB634D" w:rsidRPr="00E2017B" w:rsidRDefault="00FB634D" w:rsidP="008938D3">
      <w:pPr>
        <w:spacing w:after="0" w:line="278" w:lineRule="auto"/>
        <w:rPr>
          <w:sz w:val="20"/>
          <w:szCs w:val="20"/>
        </w:rPr>
      </w:pPr>
      <w:r w:rsidRPr="00E2017B">
        <w:rPr>
          <w:sz w:val="20"/>
          <w:szCs w:val="20"/>
        </w:rPr>
        <w:t xml:space="preserve">  m1 &lt;- glm(y_ext ~ offset(lp_orig), family = "binomial") # 1st only</w:t>
      </w:r>
    </w:p>
    <w:p w14:paraId="253FCA12" w14:textId="77777777" w:rsidR="00FB634D" w:rsidRPr="00E2017B" w:rsidRDefault="00FB634D" w:rsidP="008938D3">
      <w:pPr>
        <w:spacing w:after="0" w:line="278" w:lineRule="auto"/>
        <w:rPr>
          <w:sz w:val="20"/>
          <w:szCs w:val="20"/>
        </w:rPr>
      </w:pPr>
      <w:r w:rsidRPr="00E2017B">
        <w:rPr>
          <w:sz w:val="20"/>
          <w:szCs w:val="20"/>
        </w:rPr>
        <w:t xml:space="preserve">  m2 &lt;- glm(y_ext ~ lp_orig, family = "binomial")         # 1st + 2nd</w:t>
      </w:r>
    </w:p>
    <w:p w14:paraId="1B37D2F5" w14:textId="77777777" w:rsidR="00FB634D" w:rsidRPr="00E2017B" w:rsidRDefault="00FB634D" w:rsidP="008938D3">
      <w:pPr>
        <w:spacing w:after="0" w:line="278" w:lineRule="auto"/>
        <w:rPr>
          <w:sz w:val="20"/>
          <w:szCs w:val="20"/>
        </w:rPr>
      </w:pPr>
      <w:r w:rsidRPr="00E2017B">
        <w:rPr>
          <w:sz w:val="20"/>
          <w:szCs w:val="20"/>
        </w:rPr>
        <w:t xml:space="preserve">  m3 &lt;- glm(y_ext ~ poly(lp_orig, 2), family = "binomial") # Higher</w:t>
      </w:r>
    </w:p>
    <w:p w14:paraId="47A4C03E" w14:textId="77777777" w:rsidR="00FB634D" w:rsidRPr="00E2017B" w:rsidRDefault="00FB634D" w:rsidP="008938D3">
      <w:pPr>
        <w:spacing w:after="0" w:line="278" w:lineRule="auto"/>
        <w:rPr>
          <w:sz w:val="20"/>
          <w:szCs w:val="20"/>
        </w:rPr>
      </w:pPr>
      <w:r w:rsidRPr="00E2017B">
        <w:rPr>
          <w:sz w:val="20"/>
          <w:szCs w:val="20"/>
        </w:rPr>
        <w:t xml:space="preserve">  </w:t>
      </w:r>
    </w:p>
    <w:p w14:paraId="166FF00E" w14:textId="77777777" w:rsidR="00FB634D" w:rsidRPr="00E2017B" w:rsidRDefault="00FB634D" w:rsidP="008938D3">
      <w:pPr>
        <w:spacing w:after="0" w:line="278" w:lineRule="auto"/>
        <w:rPr>
          <w:sz w:val="20"/>
          <w:szCs w:val="20"/>
        </w:rPr>
      </w:pPr>
      <w:r w:rsidRPr="00E2017B">
        <w:rPr>
          <w:sz w:val="20"/>
          <w:szCs w:val="20"/>
        </w:rPr>
        <w:t xml:space="preserve">  # 2. Statistical Tests</w:t>
      </w:r>
    </w:p>
    <w:p w14:paraId="5F590148" w14:textId="77777777" w:rsidR="00FB634D" w:rsidRPr="00E2017B" w:rsidRDefault="00FB634D" w:rsidP="008938D3">
      <w:pPr>
        <w:spacing w:after="0" w:line="278" w:lineRule="auto"/>
        <w:rPr>
          <w:sz w:val="20"/>
          <w:szCs w:val="20"/>
        </w:rPr>
      </w:pPr>
      <w:r w:rsidRPr="00E2017B">
        <w:rPr>
          <w:sz w:val="20"/>
          <w:szCs w:val="20"/>
        </w:rPr>
        <w:t xml:space="preserve">  # Is a slope correction (2nd moment) necessary?</w:t>
      </w:r>
    </w:p>
    <w:p w14:paraId="749309D5" w14:textId="77777777" w:rsidR="00FB634D" w:rsidRPr="00E2017B" w:rsidRDefault="00FB634D" w:rsidP="008938D3">
      <w:pPr>
        <w:spacing w:after="0" w:line="278" w:lineRule="auto"/>
        <w:rPr>
          <w:sz w:val="20"/>
          <w:szCs w:val="20"/>
        </w:rPr>
      </w:pPr>
      <w:r w:rsidRPr="00E2017B">
        <w:rPr>
          <w:sz w:val="20"/>
          <w:szCs w:val="20"/>
        </w:rPr>
        <w:t xml:space="preserve">  p_slope &lt;- anova(m1, m2, test = "Chisq")$`Pr(&gt;Chi)`[2]</w:t>
      </w:r>
    </w:p>
    <w:p w14:paraId="47ED390C" w14:textId="77777777" w:rsidR="00FB634D" w:rsidRPr="00E2017B" w:rsidRDefault="00FB634D" w:rsidP="008938D3">
      <w:pPr>
        <w:spacing w:after="0" w:line="278" w:lineRule="auto"/>
        <w:rPr>
          <w:sz w:val="20"/>
          <w:szCs w:val="20"/>
        </w:rPr>
      </w:pPr>
      <w:r w:rsidRPr="00E2017B">
        <w:rPr>
          <w:sz w:val="20"/>
          <w:szCs w:val="20"/>
        </w:rPr>
        <w:t xml:space="preserve">  # Is a non-linear correction (higher moments) necessary?</w:t>
      </w:r>
    </w:p>
    <w:p w14:paraId="72B2672F" w14:textId="77777777" w:rsidR="00FB634D" w:rsidRPr="00E2017B" w:rsidRDefault="00FB634D" w:rsidP="008938D3">
      <w:pPr>
        <w:spacing w:after="0" w:line="278" w:lineRule="auto"/>
        <w:rPr>
          <w:sz w:val="20"/>
          <w:szCs w:val="20"/>
        </w:rPr>
      </w:pPr>
      <w:r w:rsidRPr="00E2017B">
        <w:rPr>
          <w:sz w:val="20"/>
          <w:szCs w:val="20"/>
        </w:rPr>
        <w:t xml:space="preserve">  p_shape &lt;- anova(m2, m3, test = "Chisq")$`Pr(&gt;Chi)`[2]</w:t>
      </w:r>
    </w:p>
    <w:p w14:paraId="412D7082" w14:textId="77777777" w:rsidR="00FB634D" w:rsidRPr="00E2017B" w:rsidRDefault="00FB634D" w:rsidP="008938D3">
      <w:pPr>
        <w:spacing w:after="0" w:line="278" w:lineRule="auto"/>
        <w:rPr>
          <w:sz w:val="20"/>
          <w:szCs w:val="20"/>
        </w:rPr>
      </w:pPr>
      <w:r w:rsidRPr="00E2017B">
        <w:rPr>
          <w:sz w:val="20"/>
          <w:szCs w:val="20"/>
        </w:rPr>
        <w:t xml:space="preserve">  </w:t>
      </w:r>
    </w:p>
    <w:p w14:paraId="0741FD94" w14:textId="77777777" w:rsidR="00FB634D" w:rsidRPr="00E2017B" w:rsidRDefault="00FB634D" w:rsidP="008938D3">
      <w:pPr>
        <w:spacing w:after="0" w:line="278" w:lineRule="auto"/>
        <w:rPr>
          <w:sz w:val="20"/>
          <w:szCs w:val="20"/>
        </w:rPr>
      </w:pPr>
      <w:r w:rsidRPr="00E2017B">
        <w:rPr>
          <w:sz w:val="20"/>
          <w:szCs w:val="20"/>
        </w:rPr>
        <w:t xml:space="preserve">  # 3. Output Generation</w:t>
      </w:r>
    </w:p>
    <w:p w14:paraId="09A9BBC9" w14:textId="77777777" w:rsidR="00FB634D" w:rsidRPr="00E2017B" w:rsidRDefault="00FB634D" w:rsidP="008938D3">
      <w:pPr>
        <w:spacing w:after="0" w:line="278" w:lineRule="auto"/>
        <w:rPr>
          <w:sz w:val="20"/>
          <w:szCs w:val="20"/>
        </w:rPr>
      </w:pPr>
      <w:r w:rsidRPr="00E2017B">
        <w:rPr>
          <w:sz w:val="20"/>
          <w:szCs w:val="20"/>
        </w:rPr>
        <w:t xml:space="preserve">  cat("--- TRANSPORTABILITY AUDIT ---\n")</w:t>
      </w:r>
    </w:p>
    <w:p w14:paraId="4F95B728" w14:textId="77777777" w:rsidR="00FB634D" w:rsidRPr="00E2017B" w:rsidRDefault="00FB634D" w:rsidP="008938D3">
      <w:pPr>
        <w:spacing w:after="0" w:line="278" w:lineRule="auto"/>
        <w:rPr>
          <w:sz w:val="20"/>
          <w:szCs w:val="20"/>
        </w:rPr>
      </w:pPr>
      <w:r w:rsidRPr="00E2017B">
        <w:rPr>
          <w:sz w:val="20"/>
          <w:szCs w:val="20"/>
        </w:rPr>
        <w:t xml:space="preserve">  cat("1st Moment (Intercept Shift):", coef(m1)[1], "\n")</w:t>
      </w:r>
    </w:p>
    <w:p w14:paraId="3DA048A8" w14:textId="77777777" w:rsidR="00FB634D" w:rsidRPr="00E2017B" w:rsidRDefault="00FB634D" w:rsidP="008938D3">
      <w:pPr>
        <w:spacing w:after="0" w:line="278" w:lineRule="auto"/>
        <w:rPr>
          <w:sz w:val="20"/>
          <w:szCs w:val="20"/>
        </w:rPr>
      </w:pPr>
      <w:r w:rsidRPr="00E2017B">
        <w:rPr>
          <w:sz w:val="20"/>
          <w:szCs w:val="20"/>
        </w:rPr>
        <w:t xml:space="preserve">  cat("2nd Moment (Calibration Slope):", coef(m2)[2], "\n")</w:t>
      </w:r>
    </w:p>
    <w:p w14:paraId="491027AD" w14:textId="77777777" w:rsidR="00FB634D" w:rsidRPr="00E2017B" w:rsidRDefault="00FB634D" w:rsidP="008938D3">
      <w:pPr>
        <w:spacing w:after="0" w:line="278" w:lineRule="auto"/>
        <w:rPr>
          <w:sz w:val="20"/>
          <w:szCs w:val="20"/>
        </w:rPr>
      </w:pPr>
      <w:r w:rsidRPr="00E2017B">
        <w:rPr>
          <w:sz w:val="20"/>
          <w:szCs w:val="20"/>
        </w:rPr>
        <w:t xml:space="preserve">  cat("Slope P-value:", p_slope, "\n")</w:t>
      </w:r>
    </w:p>
    <w:p w14:paraId="0BCEFF1A" w14:textId="77777777" w:rsidR="00FB634D" w:rsidRPr="00E2017B" w:rsidRDefault="00FB634D" w:rsidP="008938D3">
      <w:pPr>
        <w:spacing w:after="0" w:line="278" w:lineRule="auto"/>
        <w:rPr>
          <w:sz w:val="20"/>
          <w:szCs w:val="20"/>
        </w:rPr>
      </w:pPr>
      <w:r w:rsidRPr="00E2017B">
        <w:rPr>
          <w:sz w:val="20"/>
          <w:szCs w:val="20"/>
        </w:rPr>
        <w:t xml:space="preserve">  cat("Shape P-value:", p_shape, "\n")</w:t>
      </w:r>
    </w:p>
    <w:p w14:paraId="1F1D4776" w14:textId="77777777" w:rsidR="00FB634D" w:rsidRPr="00E2017B" w:rsidRDefault="00FB634D" w:rsidP="008938D3">
      <w:pPr>
        <w:spacing w:after="0" w:line="278" w:lineRule="auto"/>
        <w:rPr>
          <w:sz w:val="20"/>
          <w:szCs w:val="20"/>
        </w:rPr>
      </w:pPr>
      <w:r w:rsidRPr="00E2017B">
        <w:rPr>
          <w:sz w:val="20"/>
          <w:szCs w:val="20"/>
        </w:rPr>
        <w:t xml:space="preserve">  </w:t>
      </w:r>
    </w:p>
    <w:p w14:paraId="414B4A7E" w14:textId="77777777" w:rsidR="00FB634D" w:rsidRPr="00E2017B" w:rsidRDefault="00FB634D" w:rsidP="008938D3">
      <w:pPr>
        <w:spacing w:after="0" w:line="278" w:lineRule="auto"/>
        <w:rPr>
          <w:sz w:val="20"/>
          <w:szCs w:val="20"/>
        </w:rPr>
      </w:pPr>
      <w:r w:rsidRPr="00E2017B">
        <w:rPr>
          <w:sz w:val="20"/>
          <w:szCs w:val="20"/>
        </w:rPr>
        <w:t xml:space="preserve">  # Recommendation logic</w:t>
      </w:r>
    </w:p>
    <w:p w14:paraId="00758856" w14:textId="77777777" w:rsidR="00FB634D" w:rsidRPr="00E2017B" w:rsidRDefault="00FB634D" w:rsidP="008938D3">
      <w:pPr>
        <w:spacing w:after="0" w:line="278" w:lineRule="auto"/>
        <w:rPr>
          <w:sz w:val="20"/>
          <w:szCs w:val="20"/>
        </w:rPr>
      </w:pPr>
      <w:r w:rsidRPr="00E2017B">
        <w:rPr>
          <w:sz w:val="20"/>
          <w:szCs w:val="20"/>
        </w:rPr>
        <w:t xml:space="preserve">  rec &lt;- "STABLE: 1st moment shift is sufficient."</w:t>
      </w:r>
    </w:p>
    <w:p w14:paraId="37FC0670" w14:textId="77777777" w:rsidR="00FB634D" w:rsidRPr="00E2017B" w:rsidRDefault="00FB634D" w:rsidP="008938D3">
      <w:pPr>
        <w:spacing w:after="0" w:line="278" w:lineRule="auto"/>
        <w:rPr>
          <w:sz w:val="20"/>
          <w:szCs w:val="20"/>
        </w:rPr>
      </w:pPr>
      <w:r w:rsidRPr="00E2017B">
        <w:rPr>
          <w:sz w:val="20"/>
          <w:szCs w:val="20"/>
        </w:rPr>
        <w:t xml:space="preserve">  if(p_slope &lt; 0.05) rec &lt;- "UNSTABLE: Slope adjustment (2nd moment) required."</w:t>
      </w:r>
    </w:p>
    <w:p w14:paraId="5A8FBD32" w14:textId="77777777" w:rsidR="00FB634D" w:rsidRPr="00E2017B" w:rsidRDefault="00FB634D" w:rsidP="008938D3">
      <w:pPr>
        <w:spacing w:after="0" w:line="278" w:lineRule="auto"/>
        <w:rPr>
          <w:sz w:val="20"/>
          <w:szCs w:val="20"/>
        </w:rPr>
      </w:pPr>
      <w:r w:rsidRPr="00E2017B">
        <w:rPr>
          <w:sz w:val="20"/>
          <w:szCs w:val="20"/>
        </w:rPr>
        <w:t xml:space="preserve">  if(p_shape &lt; 0.05) rec &lt;- "CRITICAL: Fundamental shape change. Re-train non-linear terms."</w:t>
      </w:r>
    </w:p>
    <w:p w14:paraId="575A098B" w14:textId="77777777" w:rsidR="00FB634D" w:rsidRPr="00E2017B" w:rsidRDefault="00FB634D" w:rsidP="008938D3">
      <w:pPr>
        <w:spacing w:after="0" w:line="278" w:lineRule="auto"/>
        <w:rPr>
          <w:sz w:val="20"/>
          <w:szCs w:val="20"/>
        </w:rPr>
      </w:pPr>
      <w:r w:rsidRPr="00E2017B">
        <w:rPr>
          <w:sz w:val="20"/>
          <w:szCs w:val="20"/>
        </w:rPr>
        <w:t xml:space="preserve">  </w:t>
      </w:r>
    </w:p>
    <w:p w14:paraId="342D064B" w14:textId="77777777" w:rsidR="00FB634D" w:rsidRPr="00E2017B" w:rsidRDefault="00FB634D" w:rsidP="008938D3">
      <w:pPr>
        <w:spacing w:after="0" w:line="278" w:lineRule="auto"/>
        <w:rPr>
          <w:sz w:val="20"/>
          <w:szCs w:val="20"/>
        </w:rPr>
      </w:pPr>
      <w:r w:rsidRPr="00E2017B">
        <w:rPr>
          <w:sz w:val="20"/>
          <w:szCs w:val="20"/>
        </w:rPr>
        <w:t xml:space="preserve">  cat("RECOMMENDATION:", rec, "\n")</w:t>
      </w:r>
    </w:p>
    <w:p w14:paraId="3E573B32" w14:textId="77777777" w:rsidR="00FB634D" w:rsidRPr="00DE24F3" w:rsidRDefault="00FB634D" w:rsidP="008938D3">
      <w:pPr>
        <w:spacing w:after="0" w:line="278" w:lineRule="auto"/>
        <w:rPr>
          <w:sz w:val="20"/>
          <w:szCs w:val="20"/>
        </w:rPr>
      </w:pPr>
      <w:r w:rsidRPr="00E2017B">
        <w:rPr>
          <w:sz w:val="20"/>
          <w:szCs w:val="20"/>
        </w:rPr>
        <w:t>}</w:t>
      </w:r>
    </w:p>
    <w:p w14:paraId="3386BFBC" w14:textId="77777777" w:rsidR="00FB634D" w:rsidRDefault="00FB634D" w:rsidP="00FB634D">
      <w:pPr>
        <w:spacing w:after="160" w:line="278" w:lineRule="auto"/>
      </w:pPr>
    </w:p>
    <w:p w14:paraId="5193A7B5" w14:textId="6B0F961C" w:rsidR="0079179F" w:rsidRPr="0079179F" w:rsidRDefault="0079179F" w:rsidP="0079179F">
      <w:pPr>
        <w:spacing w:after="160" w:line="278" w:lineRule="auto"/>
        <w:rPr>
          <w:rFonts w:eastAsiaTheme="majorEastAsia" w:cstheme="majorBidi"/>
          <w:color w:val="0F4761" w:themeColor="accent1" w:themeShade="BF"/>
          <w:sz w:val="28"/>
          <w:szCs w:val="28"/>
        </w:rPr>
      </w:pPr>
      <w:r w:rsidRPr="0079179F">
        <w:rPr>
          <w:rFonts w:eastAsiaTheme="majorEastAsia" w:cstheme="majorBidi"/>
          <w:color w:val="0F4761" w:themeColor="accent1" w:themeShade="BF"/>
          <w:sz w:val="28"/>
          <w:szCs w:val="28"/>
        </w:rPr>
        <w:t>The Bootstrap Stability Plot</w:t>
      </w:r>
    </w:p>
    <w:p w14:paraId="2895B6F4" w14:textId="77777777" w:rsidR="0079179F" w:rsidRDefault="0079179F" w:rsidP="0079179F">
      <w:pPr>
        <w:spacing w:after="160" w:line="278" w:lineRule="auto"/>
      </w:pPr>
      <w:r>
        <w:t>This code allows you to visualize if your "Red Shift" is a fluke of your specific external sample or a stable population property.</w:t>
      </w:r>
    </w:p>
    <w:p w14:paraId="12986D35" w14:textId="77777777" w:rsidR="0079179F" w:rsidRPr="0079179F" w:rsidRDefault="0079179F" w:rsidP="008938D3">
      <w:pPr>
        <w:spacing w:after="0" w:line="278" w:lineRule="auto"/>
        <w:rPr>
          <w:sz w:val="20"/>
          <w:szCs w:val="20"/>
        </w:rPr>
      </w:pPr>
      <w:r w:rsidRPr="0079179F">
        <w:rPr>
          <w:sz w:val="20"/>
          <w:szCs w:val="20"/>
        </w:rPr>
        <w:t>R</w:t>
      </w:r>
    </w:p>
    <w:p w14:paraId="7CA2576D" w14:textId="77777777" w:rsidR="0079179F" w:rsidRPr="0079179F" w:rsidRDefault="0079179F" w:rsidP="008938D3">
      <w:pPr>
        <w:spacing w:after="0" w:line="278" w:lineRule="auto"/>
        <w:rPr>
          <w:sz w:val="20"/>
          <w:szCs w:val="20"/>
        </w:rPr>
      </w:pPr>
      <w:r w:rsidRPr="0079179F">
        <w:rPr>
          <w:sz w:val="20"/>
          <w:szCs w:val="20"/>
        </w:rPr>
        <w:t># Bootstrap the shift calculation to test data-dependency</w:t>
      </w:r>
    </w:p>
    <w:p w14:paraId="7B00F43E" w14:textId="77777777" w:rsidR="0079179F" w:rsidRPr="0079179F" w:rsidRDefault="0079179F" w:rsidP="008938D3">
      <w:pPr>
        <w:spacing w:after="0" w:line="278" w:lineRule="auto"/>
        <w:rPr>
          <w:sz w:val="20"/>
          <w:szCs w:val="20"/>
        </w:rPr>
      </w:pPr>
      <w:r w:rsidRPr="0079179F">
        <w:rPr>
          <w:sz w:val="20"/>
          <w:szCs w:val="20"/>
        </w:rPr>
        <w:t>boot_shifts &lt;- replicate(1000, {</w:t>
      </w:r>
    </w:p>
    <w:p w14:paraId="6EA6F445" w14:textId="77777777" w:rsidR="0079179F" w:rsidRPr="0079179F" w:rsidRDefault="0079179F" w:rsidP="008938D3">
      <w:pPr>
        <w:spacing w:after="0" w:line="278" w:lineRule="auto"/>
        <w:rPr>
          <w:sz w:val="20"/>
          <w:szCs w:val="20"/>
        </w:rPr>
      </w:pPr>
      <w:r w:rsidRPr="0079179F">
        <w:rPr>
          <w:sz w:val="20"/>
          <w:szCs w:val="20"/>
        </w:rPr>
        <w:t xml:space="preserve">  # Resample the external data with replacement</w:t>
      </w:r>
    </w:p>
    <w:p w14:paraId="15F5DDC0" w14:textId="77777777" w:rsidR="0079179F" w:rsidRPr="0079179F" w:rsidRDefault="0079179F" w:rsidP="008938D3">
      <w:pPr>
        <w:spacing w:after="0" w:line="278" w:lineRule="auto"/>
        <w:rPr>
          <w:sz w:val="20"/>
          <w:szCs w:val="20"/>
        </w:rPr>
      </w:pPr>
      <w:r w:rsidRPr="0079179F">
        <w:rPr>
          <w:sz w:val="20"/>
          <w:szCs w:val="20"/>
        </w:rPr>
        <w:lastRenderedPageBreak/>
        <w:t xml:space="preserve">  boot_sample &lt;- data.ext.d[sample(nrow(data.ext.d), replace = TRUE), ]</w:t>
      </w:r>
    </w:p>
    <w:p w14:paraId="1448CAC5" w14:textId="77777777" w:rsidR="0079179F" w:rsidRPr="0079179F" w:rsidRDefault="0079179F" w:rsidP="008938D3">
      <w:pPr>
        <w:spacing w:after="0" w:line="278" w:lineRule="auto"/>
        <w:rPr>
          <w:sz w:val="20"/>
          <w:szCs w:val="20"/>
        </w:rPr>
      </w:pPr>
      <w:r w:rsidRPr="0079179F">
        <w:rPr>
          <w:sz w:val="20"/>
          <w:szCs w:val="20"/>
        </w:rPr>
        <w:t xml:space="preserve">  </w:t>
      </w:r>
    </w:p>
    <w:p w14:paraId="4797AE00" w14:textId="77777777" w:rsidR="0079179F" w:rsidRPr="0079179F" w:rsidRDefault="0079179F" w:rsidP="008938D3">
      <w:pPr>
        <w:spacing w:after="0" w:line="278" w:lineRule="auto"/>
        <w:rPr>
          <w:sz w:val="20"/>
          <w:szCs w:val="20"/>
        </w:rPr>
      </w:pPr>
      <w:r w:rsidRPr="0079179F">
        <w:rPr>
          <w:sz w:val="20"/>
          <w:szCs w:val="20"/>
        </w:rPr>
        <w:t xml:space="preserve">  # Calculate 1st moment (Red Shift) for this bootstrap</w:t>
      </w:r>
    </w:p>
    <w:p w14:paraId="20FB05F3" w14:textId="77777777" w:rsidR="0079179F" w:rsidRPr="0079179F" w:rsidRDefault="0079179F" w:rsidP="008938D3">
      <w:pPr>
        <w:spacing w:after="0" w:line="278" w:lineRule="auto"/>
        <w:rPr>
          <w:sz w:val="20"/>
          <w:szCs w:val="20"/>
        </w:rPr>
      </w:pPr>
      <w:r w:rsidRPr="0079179F">
        <w:rPr>
          <w:sz w:val="20"/>
          <w:szCs w:val="20"/>
        </w:rPr>
        <w:t xml:space="preserve">  logit(mean(boot_sample$target)) - logit(mean(data.dev$target))</w:t>
      </w:r>
    </w:p>
    <w:p w14:paraId="59200DD9" w14:textId="77777777" w:rsidR="0079179F" w:rsidRPr="0079179F" w:rsidRDefault="0079179F" w:rsidP="008938D3">
      <w:pPr>
        <w:spacing w:after="0" w:line="278" w:lineRule="auto"/>
        <w:rPr>
          <w:sz w:val="20"/>
          <w:szCs w:val="20"/>
        </w:rPr>
      </w:pPr>
      <w:r w:rsidRPr="0079179F">
        <w:rPr>
          <w:sz w:val="20"/>
          <w:szCs w:val="20"/>
        </w:rPr>
        <w:t>})</w:t>
      </w:r>
    </w:p>
    <w:p w14:paraId="3DC01E1E" w14:textId="77777777" w:rsidR="0079179F" w:rsidRPr="0079179F" w:rsidRDefault="0079179F" w:rsidP="008938D3">
      <w:pPr>
        <w:spacing w:after="0" w:line="278" w:lineRule="auto"/>
        <w:rPr>
          <w:sz w:val="20"/>
          <w:szCs w:val="20"/>
        </w:rPr>
      </w:pPr>
    </w:p>
    <w:p w14:paraId="0E50280A" w14:textId="77777777" w:rsidR="0079179F" w:rsidRPr="0079179F" w:rsidRDefault="0079179F" w:rsidP="008938D3">
      <w:pPr>
        <w:spacing w:after="0" w:line="278" w:lineRule="auto"/>
        <w:rPr>
          <w:sz w:val="20"/>
          <w:szCs w:val="20"/>
        </w:rPr>
      </w:pPr>
      <w:r w:rsidRPr="0079179F">
        <w:rPr>
          <w:sz w:val="20"/>
          <w:szCs w:val="20"/>
        </w:rPr>
        <w:t># Plot the distribution</w:t>
      </w:r>
    </w:p>
    <w:p w14:paraId="341CB185" w14:textId="77777777" w:rsidR="0079179F" w:rsidRPr="0079179F" w:rsidRDefault="0079179F" w:rsidP="008938D3">
      <w:pPr>
        <w:spacing w:after="0" w:line="278" w:lineRule="auto"/>
        <w:rPr>
          <w:sz w:val="20"/>
          <w:szCs w:val="20"/>
        </w:rPr>
      </w:pPr>
      <w:r w:rsidRPr="0079179F">
        <w:rPr>
          <w:sz w:val="20"/>
          <w:szCs w:val="20"/>
        </w:rPr>
        <w:t xml:space="preserve">hist(boot_shifts, breaks = 50, col = "skyblue", </w:t>
      </w:r>
    </w:p>
    <w:p w14:paraId="4BD30366" w14:textId="77777777" w:rsidR="0079179F" w:rsidRPr="0079179F" w:rsidRDefault="0079179F" w:rsidP="008938D3">
      <w:pPr>
        <w:spacing w:after="0" w:line="278" w:lineRule="auto"/>
        <w:rPr>
          <w:sz w:val="20"/>
          <w:szCs w:val="20"/>
        </w:rPr>
      </w:pPr>
      <w:r w:rsidRPr="0079179F">
        <w:rPr>
          <w:sz w:val="20"/>
          <w:szCs w:val="20"/>
        </w:rPr>
        <w:t xml:space="preserve">     main = "Sensitivity Analysis: Stability of Red Shift",</w:t>
      </w:r>
    </w:p>
    <w:p w14:paraId="79362FDA" w14:textId="77777777" w:rsidR="0079179F" w:rsidRPr="0079179F" w:rsidRDefault="0079179F" w:rsidP="008938D3">
      <w:pPr>
        <w:spacing w:after="0" w:line="278" w:lineRule="auto"/>
        <w:rPr>
          <w:sz w:val="20"/>
          <w:szCs w:val="20"/>
        </w:rPr>
      </w:pPr>
      <w:r w:rsidRPr="0079179F">
        <w:rPr>
          <w:sz w:val="20"/>
          <w:szCs w:val="20"/>
        </w:rPr>
        <w:t xml:space="preserve">     xlab = "Logit Shift Value (c)")</w:t>
      </w:r>
    </w:p>
    <w:p w14:paraId="71506456" w14:textId="2ED6A932" w:rsidR="0079179F" w:rsidRPr="0079179F" w:rsidRDefault="0079179F" w:rsidP="008938D3">
      <w:pPr>
        <w:spacing w:after="0" w:line="278" w:lineRule="auto"/>
        <w:rPr>
          <w:sz w:val="20"/>
          <w:szCs w:val="20"/>
        </w:rPr>
      </w:pPr>
      <w:r w:rsidRPr="0079179F">
        <w:rPr>
          <w:sz w:val="20"/>
          <w:szCs w:val="20"/>
        </w:rPr>
        <w:t>abline(v = mean(boot_shifts), col = "red", lwd = 2)</w:t>
      </w:r>
    </w:p>
    <w:bookmarkEnd w:id="44"/>
    <w:p w14:paraId="36B58D98" w14:textId="77777777" w:rsidR="0079179F" w:rsidRPr="0079179F" w:rsidRDefault="0079179F" w:rsidP="008938D3">
      <w:pPr>
        <w:spacing w:after="0" w:line="278" w:lineRule="auto"/>
        <w:rPr>
          <w:sz w:val="20"/>
          <w:szCs w:val="20"/>
        </w:rPr>
      </w:pPr>
    </w:p>
    <w:p w14:paraId="08A171CA" w14:textId="7C5171D4" w:rsidR="0079179F" w:rsidRPr="001B45B7" w:rsidRDefault="0079179F" w:rsidP="001B45B7">
      <w:pPr>
        <w:spacing w:after="160" w:line="278" w:lineRule="auto"/>
        <w:rPr>
          <w:rFonts w:eastAsiaTheme="majorEastAsia" w:cstheme="majorBidi"/>
          <w:color w:val="0F4761" w:themeColor="accent1" w:themeShade="BF"/>
          <w:sz w:val="28"/>
          <w:szCs w:val="28"/>
        </w:rPr>
      </w:pPr>
      <w:r w:rsidRPr="001B45B7">
        <w:rPr>
          <w:rFonts w:eastAsiaTheme="majorEastAsia" w:cstheme="majorBidi"/>
          <w:color w:val="0F4761" w:themeColor="accent1" w:themeShade="BF"/>
          <w:sz w:val="28"/>
          <w:szCs w:val="28"/>
        </w:rPr>
        <w:t>The Small Sample Simulation (The Stability Test)</w:t>
      </w:r>
    </w:p>
    <w:p w14:paraId="34971765" w14:textId="77777777" w:rsidR="0079179F" w:rsidRPr="0079179F" w:rsidRDefault="0079179F" w:rsidP="008938D3">
      <w:pPr>
        <w:spacing w:after="0" w:line="278" w:lineRule="auto"/>
        <w:rPr>
          <w:sz w:val="20"/>
          <w:szCs w:val="20"/>
        </w:rPr>
      </w:pPr>
      <w:r w:rsidRPr="0079179F">
        <w:rPr>
          <w:sz w:val="20"/>
          <w:szCs w:val="20"/>
        </w:rPr>
        <w:t>In this simulation, we take a "Gold Standard" external population and draw increasingly larger samples to see how quickly the Red Shift (c) and the Orange Shift (MLE) converge to the true value.</w:t>
      </w:r>
    </w:p>
    <w:p w14:paraId="23693C55" w14:textId="77777777" w:rsidR="0079179F" w:rsidRPr="0079179F" w:rsidRDefault="0079179F" w:rsidP="008938D3">
      <w:pPr>
        <w:spacing w:after="0" w:line="278" w:lineRule="auto"/>
        <w:rPr>
          <w:sz w:val="20"/>
          <w:szCs w:val="20"/>
        </w:rPr>
      </w:pPr>
      <w:r w:rsidRPr="0079179F">
        <w:rPr>
          <w:sz w:val="20"/>
          <w:szCs w:val="20"/>
        </w:rPr>
        <w:t>This simulation is crucial because it addresses the Reliability of your transport. If the 1st moment (Intercept) shift is highly "Data-Dependent," we need to know how much data we need to avoid "chasing noise."</w:t>
      </w:r>
    </w:p>
    <w:p w14:paraId="77AA2873" w14:textId="77777777" w:rsidR="001B45B7" w:rsidRDefault="001B45B7" w:rsidP="008938D3">
      <w:pPr>
        <w:spacing w:after="0" w:line="278" w:lineRule="auto"/>
        <w:rPr>
          <w:sz w:val="20"/>
          <w:szCs w:val="20"/>
        </w:rPr>
      </w:pPr>
    </w:p>
    <w:p w14:paraId="173C5D07" w14:textId="54FFE2BC" w:rsidR="0079179F" w:rsidRPr="0079179F" w:rsidRDefault="0079179F" w:rsidP="008938D3">
      <w:pPr>
        <w:spacing w:after="0" w:line="278" w:lineRule="auto"/>
        <w:rPr>
          <w:sz w:val="20"/>
          <w:szCs w:val="20"/>
        </w:rPr>
      </w:pPr>
      <w:r w:rsidRPr="0079179F">
        <w:rPr>
          <w:sz w:val="20"/>
          <w:szCs w:val="20"/>
        </w:rPr>
        <w:t>R</w:t>
      </w:r>
    </w:p>
    <w:p w14:paraId="01C98859" w14:textId="77777777" w:rsidR="0079179F" w:rsidRPr="0079179F" w:rsidRDefault="0079179F" w:rsidP="008938D3">
      <w:pPr>
        <w:spacing w:after="0" w:line="278" w:lineRule="auto"/>
        <w:rPr>
          <w:sz w:val="20"/>
          <w:szCs w:val="20"/>
        </w:rPr>
      </w:pPr>
      <w:r w:rsidRPr="0079179F">
        <w:rPr>
          <w:sz w:val="20"/>
          <w:szCs w:val="20"/>
        </w:rPr>
        <w:t>set.seed(42)</w:t>
      </w:r>
    </w:p>
    <w:p w14:paraId="2B8077A7" w14:textId="77777777" w:rsidR="0079179F" w:rsidRPr="0079179F" w:rsidRDefault="0079179F" w:rsidP="008938D3">
      <w:pPr>
        <w:spacing w:after="0" w:line="278" w:lineRule="auto"/>
        <w:rPr>
          <w:sz w:val="20"/>
          <w:szCs w:val="20"/>
        </w:rPr>
      </w:pPr>
      <w:r w:rsidRPr="0079179F">
        <w:rPr>
          <w:sz w:val="20"/>
          <w:szCs w:val="20"/>
        </w:rPr>
        <w:t>true_shift &lt;- 1.5 # The "Real" population difference in logit</w:t>
      </w:r>
    </w:p>
    <w:p w14:paraId="7A7B19C8" w14:textId="77777777" w:rsidR="0079179F" w:rsidRPr="0079179F" w:rsidRDefault="0079179F" w:rsidP="008938D3">
      <w:pPr>
        <w:spacing w:after="0" w:line="278" w:lineRule="auto"/>
        <w:rPr>
          <w:sz w:val="20"/>
          <w:szCs w:val="20"/>
        </w:rPr>
      </w:pPr>
      <w:r w:rsidRPr="0079179F">
        <w:rPr>
          <w:sz w:val="20"/>
          <w:szCs w:val="20"/>
        </w:rPr>
        <w:t>sample_sizes &lt;- seq(20, 500, by = 20)</w:t>
      </w:r>
    </w:p>
    <w:p w14:paraId="5F9915E0" w14:textId="77777777" w:rsidR="0079179F" w:rsidRPr="0079179F" w:rsidRDefault="0079179F" w:rsidP="008938D3">
      <w:pPr>
        <w:spacing w:after="0" w:line="278" w:lineRule="auto"/>
        <w:rPr>
          <w:sz w:val="20"/>
          <w:szCs w:val="20"/>
        </w:rPr>
      </w:pPr>
      <w:r w:rsidRPr="0079179F">
        <w:rPr>
          <w:sz w:val="20"/>
          <w:szCs w:val="20"/>
        </w:rPr>
        <w:t>results &lt;- data.frame()</w:t>
      </w:r>
    </w:p>
    <w:p w14:paraId="0EE914E9" w14:textId="77777777" w:rsidR="0079179F" w:rsidRPr="0079179F" w:rsidRDefault="0079179F" w:rsidP="008938D3">
      <w:pPr>
        <w:spacing w:after="0" w:line="278" w:lineRule="auto"/>
        <w:rPr>
          <w:sz w:val="20"/>
          <w:szCs w:val="20"/>
        </w:rPr>
      </w:pPr>
    </w:p>
    <w:p w14:paraId="1ED3DCA7" w14:textId="77777777" w:rsidR="0079179F" w:rsidRPr="0079179F" w:rsidRDefault="0079179F" w:rsidP="008938D3">
      <w:pPr>
        <w:spacing w:after="0" w:line="278" w:lineRule="auto"/>
        <w:rPr>
          <w:sz w:val="20"/>
          <w:szCs w:val="20"/>
        </w:rPr>
      </w:pPr>
      <w:r w:rsidRPr="0079179F">
        <w:rPr>
          <w:sz w:val="20"/>
          <w:szCs w:val="20"/>
        </w:rPr>
        <w:t>for (n in sample_sizes) {</w:t>
      </w:r>
    </w:p>
    <w:p w14:paraId="40C4BA60" w14:textId="77777777" w:rsidR="0079179F" w:rsidRPr="0079179F" w:rsidRDefault="0079179F" w:rsidP="008938D3">
      <w:pPr>
        <w:spacing w:after="0" w:line="278" w:lineRule="auto"/>
        <w:rPr>
          <w:sz w:val="20"/>
          <w:szCs w:val="20"/>
        </w:rPr>
      </w:pPr>
      <w:r w:rsidRPr="0079179F">
        <w:rPr>
          <w:sz w:val="20"/>
          <w:szCs w:val="20"/>
        </w:rPr>
        <w:t xml:space="preserve">  for (i in 1:50) { # 50 iterations per size</w:t>
      </w:r>
    </w:p>
    <w:p w14:paraId="562EC832" w14:textId="77777777" w:rsidR="0079179F" w:rsidRPr="0079179F" w:rsidRDefault="0079179F" w:rsidP="008938D3">
      <w:pPr>
        <w:spacing w:after="0" w:line="278" w:lineRule="auto"/>
        <w:rPr>
          <w:sz w:val="20"/>
          <w:szCs w:val="20"/>
        </w:rPr>
      </w:pPr>
      <w:r w:rsidRPr="0079179F">
        <w:rPr>
          <w:sz w:val="20"/>
          <w:szCs w:val="20"/>
        </w:rPr>
        <w:t xml:space="preserve">    # Simulate a small external sample</w:t>
      </w:r>
    </w:p>
    <w:p w14:paraId="5BC2FF67" w14:textId="77777777" w:rsidR="0079179F" w:rsidRPr="0079179F" w:rsidRDefault="0079179F" w:rsidP="008938D3">
      <w:pPr>
        <w:spacing w:after="0" w:line="278" w:lineRule="auto"/>
        <w:rPr>
          <w:sz w:val="20"/>
          <w:szCs w:val="20"/>
        </w:rPr>
      </w:pPr>
      <w:r w:rsidRPr="0079179F">
        <w:rPr>
          <w:sz w:val="20"/>
          <w:szCs w:val="20"/>
        </w:rPr>
        <w:t xml:space="preserve">    lp_sim &lt;- rnorm(n, 0, 1)</w:t>
      </w:r>
    </w:p>
    <w:p w14:paraId="62CCF911" w14:textId="77777777" w:rsidR="0079179F" w:rsidRPr="0079179F" w:rsidRDefault="0079179F" w:rsidP="008938D3">
      <w:pPr>
        <w:spacing w:after="0" w:line="278" w:lineRule="auto"/>
        <w:rPr>
          <w:sz w:val="20"/>
          <w:szCs w:val="20"/>
        </w:rPr>
      </w:pPr>
      <w:r w:rsidRPr="0079179F">
        <w:rPr>
          <w:sz w:val="20"/>
          <w:szCs w:val="20"/>
        </w:rPr>
        <w:t xml:space="preserve">    y_sim &lt;- rbinom(n, 1, plogis(lp_sim + true_shift))</w:t>
      </w:r>
    </w:p>
    <w:p w14:paraId="6C7BFB88" w14:textId="77777777" w:rsidR="0079179F" w:rsidRPr="0079179F" w:rsidRDefault="0079179F" w:rsidP="008938D3">
      <w:pPr>
        <w:spacing w:after="0" w:line="278" w:lineRule="auto"/>
        <w:rPr>
          <w:sz w:val="20"/>
          <w:szCs w:val="20"/>
        </w:rPr>
      </w:pPr>
      <w:r w:rsidRPr="0079179F">
        <w:rPr>
          <w:sz w:val="20"/>
          <w:szCs w:val="20"/>
        </w:rPr>
        <w:t xml:space="preserve">    </w:t>
      </w:r>
    </w:p>
    <w:p w14:paraId="6B6D81FF" w14:textId="77777777" w:rsidR="0079179F" w:rsidRPr="0079179F" w:rsidRDefault="0079179F" w:rsidP="008938D3">
      <w:pPr>
        <w:spacing w:after="0" w:line="278" w:lineRule="auto"/>
        <w:rPr>
          <w:sz w:val="20"/>
          <w:szCs w:val="20"/>
        </w:rPr>
      </w:pPr>
      <w:r w:rsidRPr="0079179F">
        <w:rPr>
          <w:sz w:val="20"/>
          <w:szCs w:val="20"/>
        </w:rPr>
        <w:t xml:space="preserve">    # 1st Moment (Red Shift) calculation</w:t>
      </w:r>
    </w:p>
    <w:p w14:paraId="6320FB8F" w14:textId="77777777" w:rsidR="0079179F" w:rsidRPr="0079179F" w:rsidRDefault="0079179F" w:rsidP="008938D3">
      <w:pPr>
        <w:spacing w:after="0" w:line="278" w:lineRule="auto"/>
        <w:rPr>
          <w:sz w:val="20"/>
          <w:szCs w:val="20"/>
        </w:rPr>
      </w:pPr>
      <w:r w:rsidRPr="0079179F">
        <w:rPr>
          <w:sz w:val="20"/>
          <w:szCs w:val="20"/>
        </w:rPr>
        <w:t xml:space="preserve">    red_c &lt;- logit(mean(y_sim)) - logit(plogis(0)) # Simplified for simulation</w:t>
      </w:r>
    </w:p>
    <w:p w14:paraId="035F9AC2" w14:textId="77777777" w:rsidR="0079179F" w:rsidRPr="0079179F" w:rsidRDefault="0079179F" w:rsidP="008938D3">
      <w:pPr>
        <w:spacing w:after="0" w:line="278" w:lineRule="auto"/>
        <w:rPr>
          <w:sz w:val="20"/>
          <w:szCs w:val="20"/>
        </w:rPr>
      </w:pPr>
      <w:r w:rsidRPr="0079179F">
        <w:rPr>
          <w:sz w:val="20"/>
          <w:szCs w:val="20"/>
        </w:rPr>
        <w:t xml:space="preserve">    </w:t>
      </w:r>
    </w:p>
    <w:p w14:paraId="05C0B6FB" w14:textId="77777777" w:rsidR="0079179F" w:rsidRPr="0079179F" w:rsidRDefault="0079179F" w:rsidP="008938D3">
      <w:pPr>
        <w:spacing w:after="0" w:line="278" w:lineRule="auto"/>
        <w:rPr>
          <w:sz w:val="20"/>
          <w:szCs w:val="20"/>
        </w:rPr>
      </w:pPr>
      <w:r w:rsidRPr="0079179F">
        <w:rPr>
          <w:sz w:val="20"/>
          <w:szCs w:val="20"/>
        </w:rPr>
        <w:t xml:space="preserve">    results &lt;- rbind(results, data.frame(n = n, shift = red_c))</w:t>
      </w:r>
    </w:p>
    <w:p w14:paraId="4D387EFE" w14:textId="77777777" w:rsidR="0079179F" w:rsidRPr="0079179F" w:rsidRDefault="0079179F" w:rsidP="008938D3">
      <w:pPr>
        <w:spacing w:after="0" w:line="278" w:lineRule="auto"/>
        <w:rPr>
          <w:sz w:val="20"/>
          <w:szCs w:val="20"/>
        </w:rPr>
      </w:pPr>
      <w:r w:rsidRPr="0079179F">
        <w:rPr>
          <w:sz w:val="20"/>
          <w:szCs w:val="20"/>
        </w:rPr>
        <w:t xml:space="preserve">  }</w:t>
      </w:r>
    </w:p>
    <w:p w14:paraId="0B6CBEE0" w14:textId="77777777" w:rsidR="0079179F" w:rsidRPr="0079179F" w:rsidRDefault="0079179F" w:rsidP="008938D3">
      <w:pPr>
        <w:spacing w:after="0" w:line="278" w:lineRule="auto"/>
        <w:rPr>
          <w:sz w:val="20"/>
          <w:szCs w:val="20"/>
        </w:rPr>
      </w:pPr>
      <w:r w:rsidRPr="0079179F">
        <w:rPr>
          <w:sz w:val="20"/>
          <w:szCs w:val="20"/>
        </w:rPr>
        <w:t>}</w:t>
      </w:r>
    </w:p>
    <w:p w14:paraId="65E360BA" w14:textId="77777777" w:rsidR="0079179F" w:rsidRPr="0079179F" w:rsidRDefault="0079179F" w:rsidP="008938D3">
      <w:pPr>
        <w:spacing w:after="0" w:line="278" w:lineRule="auto"/>
        <w:rPr>
          <w:sz w:val="20"/>
          <w:szCs w:val="20"/>
        </w:rPr>
      </w:pPr>
    </w:p>
    <w:p w14:paraId="5F02B91A" w14:textId="77777777" w:rsidR="0079179F" w:rsidRPr="0079179F" w:rsidRDefault="0079179F" w:rsidP="008938D3">
      <w:pPr>
        <w:spacing w:after="0" w:line="278" w:lineRule="auto"/>
        <w:rPr>
          <w:sz w:val="20"/>
          <w:szCs w:val="20"/>
        </w:rPr>
      </w:pPr>
      <w:r w:rsidRPr="0079179F">
        <w:rPr>
          <w:sz w:val="20"/>
          <w:szCs w:val="20"/>
        </w:rPr>
        <w:t># Visualization of Stability</w:t>
      </w:r>
    </w:p>
    <w:p w14:paraId="06840C1E" w14:textId="77777777" w:rsidR="0079179F" w:rsidRPr="0079179F" w:rsidRDefault="0079179F" w:rsidP="008938D3">
      <w:pPr>
        <w:spacing w:after="0" w:line="278" w:lineRule="auto"/>
        <w:rPr>
          <w:sz w:val="20"/>
          <w:szCs w:val="20"/>
        </w:rPr>
      </w:pPr>
      <w:r w:rsidRPr="0079179F">
        <w:rPr>
          <w:sz w:val="20"/>
          <w:szCs w:val="20"/>
        </w:rPr>
        <w:t>ggplot(results, aes(x = factor(n), y = shift)) +</w:t>
      </w:r>
    </w:p>
    <w:p w14:paraId="12D17D12" w14:textId="77777777" w:rsidR="0079179F" w:rsidRPr="0079179F" w:rsidRDefault="0079179F" w:rsidP="008938D3">
      <w:pPr>
        <w:spacing w:after="0" w:line="278" w:lineRule="auto"/>
        <w:rPr>
          <w:sz w:val="20"/>
          <w:szCs w:val="20"/>
        </w:rPr>
      </w:pPr>
      <w:r w:rsidRPr="0079179F">
        <w:rPr>
          <w:sz w:val="20"/>
          <w:szCs w:val="20"/>
        </w:rPr>
        <w:t xml:space="preserve">  geom_boxplot(outlier.alpha = 0.5) +</w:t>
      </w:r>
    </w:p>
    <w:p w14:paraId="09B7C86D" w14:textId="77777777" w:rsidR="0079179F" w:rsidRPr="0079179F" w:rsidRDefault="0079179F" w:rsidP="008938D3">
      <w:pPr>
        <w:spacing w:after="0" w:line="278" w:lineRule="auto"/>
        <w:rPr>
          <w:sz w:val="20"/>
          <w:szCs w:val="20"/>
        </w:rPr>
      </w:pPr>
      <w:r w:rsidRPr="0079179F">
        <w:rPr>
          <w:sz w:val="20"/>
          <w:szCs w:val="20"/>
        </w:rPr>
        <w:t xml:space="preserve">  geom_hline(yintercept = true_shift, color = "red", linetype = "dashed") +</w:t>
      </w:r>
    </w:p>
    <w:p w14:paraId="6A90A981" w14:textId="77777777" w:rsidR="0079179F" w:rsidRPr="0079179F" w:rsidRDefault="0079179F" w:rsidP="008938D3">
      <w:pPr>
        <w:spacing w:after="0" w:line="278" w:lineRule="auto"/>
        <w:rPr>
          <w:sz w:val="20"/>
          <w:szCs w:val="20"/>
        </w:rPr>
      </w:pPr>
      <w:r w:rsidRPr="0079179F">
        <w:rPr>
          <w:sz w:val="20"/>
          <w:szCs w:val="20"/>
        </w:rPr>
        <w:t xml:space="preserve">  theme_minimal() +</w:t>
      </w:r>
    </w:p>
    <w:p w14:paraId="4AC3A4A3" w14:textId="77777777" w:rsidR="0079179F" w:rsidRPr="0079179F" w:rsidRDefault="0079179F" w:rsidP="008938D3">
      <w:pPr>
        <w:spacing w:after="0" w:line="278" w:lineRule="auto"/>
        <w:rPr>
          <w:sz w:val="20"/>
          <w:szCs w:val="20"/>
        </w:rPr>
      </w:pPr>
      <w:r w:rsidRPr="0079179F">
        <w:rPr>
          <w:sz w:val="20"/>
          <w:szCs w:val="20"/>
        </w:rPr>
        <w:t xml:space="preserve">  labs(title = "Stability of Intercept Shift by Sample Size",</w:t>
      </w:r>
    </w:p>
    <w:p w14:paraId="6B39470A" w14:textId="55DEC208" w:rsidR="00FB634D" w:rsidRPr="0079179F" w:rsidRDefault="0079179F" w:rsidP="001B45B7">
      <w:pPr>
        <w:spacing w:after="0" w:line="278" w:lineRule="auto"/>
        <w:rPr>
          <w:sz w:val="20"/>
          <w:szCs w:val="20"/>
        </w:rPr>
      </w:pPr>
      <w:r w:rsidRPr="0079179F">
        <w:rPr>
          <w:sz w:val="20"/>
          <w:szCs w:val="20"/>
        </w:rPr>
        <w:t xml:space="preserve">       x = "External Sample Size (n)", y = "Calculated Shift (c)")</w:t>
      </w:r>
    </w:p>
    <w:sectPr w:rsidR="00FB634D" w:rsidRPr="0079179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uan Li" w:date="2026-02-02T18:53:00Z" w:initials="JL">
    <w:p w14:paraId="287182AA" w14:textId="77777777" w:rsidR="007D2253" w:rsidRDefault="007D2253" w:rsidP="007D2253">
      <w:r>
        <w:rPr>
          <w:rStyle w:val="CommentReference"/>
        </w:rPr>
        <w:annotationRef/>
      </w:r>
      <w:r>
        <w:rPr>
          <w:sz w:val="20"/>
          <w:szCs w:val="20"/>
        </w:rPr>
        <w:t>So do we only focus on logistic regression in this note?</w:t>
      </w:r>
    </w:p>
    <w:p w14:paraId="1B8EBAEE" w14:textId="77777777" w:rsidR="007D2253" w:rsidRDefault="007D2253" w:rsidP="007D2253">
      <w:r>
        <w:rPr>
          <w:sz w:val="20"/>
          <w:szCs w:val="20"/>
        </w:rPr>
        <w:t>Would think linear regression can be easily incorporated and might be the better first example for introducing the framework.</w:t>
      </w:r>
    </w:p>
  </w:comment>
  <w:comment w:id="9" w:author="Juan Li" w:date="2026-03-05T13:54:00Z" w:initials="JL">
    <w:p w14:paraId="12EA4029" w14:textId="77777777" w:rsidR="00633D5F" w:rsidRDefault="00633D5F" w:rsidP="00633D5F">
      <w:r>
        <w:rPr>
          <w:rStyle w:val="CommentReference"/>
        </w:rPr>
        <w:annotationRef/>
      </w:r>
      <w:r>
        <w:rPr>
          <w:sz w:val="20"/>
          <w:szCs w:val="20"/>
        </w:rPr>
        <w:t>Just to confirm that his (and step 4) is built on the re-calibrated model with red shift, correct?</w:t>
      </w:r>
    </w:p>
    <w:p w14:paraId="3FAC20D6" w14:textId="77777777" w:rsidR="00633D5F" w:rsidRDefault="00633D5F" w:rsidP="00633D5F"/>
    <w:p w14:paraId="3AD8B6A2" w14:textId="77777777" w:rsidR="00633D5F" w:rsidRDefault="00633D5F" w:rsidP="00633D5F">
      <w:r>
        <w:rPr>
          <w:sz w:val="20"/>
          <w:szCs w:val="20"/>
        </w:rPr>
        <w:t>Note this is different from Platt's scaling, actually, for comparison, I can also add results using Platt.</w:t>
      </w:r>
    </w:p>
  </w:comment>
  <w:comment w:id="10" w:author="Juan Li" w:date="2026-03-05T13:51:00Z" w:initials="JL">
    <w:p w14:paraId="35008AFC" w14:textId="77777777" w:rsidR="00B65BB7" w:rsidRDefault="00B65BB7" w:rsidP="00B65BB7">
      <w:r>
        <w:rPr>
          <w:rStyle w:val="CommentReference"/>
        </w:rPr>
        <w:annotationRef/>
      </w:r>
      <w:r>
        <w:rPr>
          <w:sz w:val="20"/>
          <w:szCs w:val="20"/>
        </w:rPr>
        <w:t>So the red and orange are not related to the colored points in the repo?</w:t>
      </w:r>
    </w:p>
  </w:comment>
  <w:comment w:id="12" w:author="Juan Li" w:date="2026-02-02T18:58:00Z" w:initials="JL">
    <w:p w14:paraId="1E4BBB9C" w14:textId="77777777" w:rsidR="00FB364E" w:rsidRDefault="00FB364E" w:rsidP="00FB364E">
      <w:r>
        <w:rPr>
          <w:rStyle w:val="CommentReference"/>
        </w:rPr>
        <w:annotationRef/>
      </w:r>
      <w:r>
        <w:rPr>
          <w:sz w:val="20"/>
          <w:szCs w:val="20"/>
        </w:rPr>
        <w:t>Again, if we introduce the method through linear regression first, the methods, Interpretation, and benefits of centering will be well-taken-of. And we can move on to the difference and modification for logistic and survival.</w:t>
      </w:r>
    </w:p>
  </w:comment>
  <w:comment w:id="14" w:author="Juan Li" w:date="2026-03-05T14:24:00Z" w:initials="JL">
    <w:p w14:paraId="0BD6C39E" w14:textId="77777777" w:rsidR="00CC6F61" w:rsidRDefault="00CC6F61" w:rsidP="00CC6F61">
      <w:r>
        <w:rPr>
          <w:rStyle w:val="CommentReference"/>
        </w:rPr>
        <w:annotationRef/>
      </w:r>
      <w:r>
        <w:rPr>
          <w:sz w:val="20"/>
          <w:szCs w:val="20"/>
        </w:rPr>
        <w:t>Not sure about this part.</w:t>
      </w:r>
    </w:p>
    <w:p w14:paraId="491B45A9" w14:textId="77777777" w:rsidR="00CC6F61" w:rsidRDefault="00CC6F61" w:rsidP="00CC6F61"/>
    <w:p w14:paraId="2E824793" w14:textId="77777777" w:rsidR="00CC6F61" w:rsidRDefault="00CC6F61" w:rsidP="00CC6F61">
      <w:r>
        <w:rPr>
          <w:sz w:val="20"/>
          <w:szCs w:val="20"/>
        </w:rPr>
        <w:t>Maybe should write it as logit(P(y=1|X=mean(X_dev))?</w:t>
      </w:r>
    </w:p>
  </w:comment>
  <w:comment w:id="16" w:author="Juan Li" w:date="2026-02-02T19:02:00Z" w:initials="JL">
    <w:p w14:paraId="70063D3A" w14:textId="77777777" w:rsidR="009436DF" w:rsidRDefault="00FB364E" w:rsidP="009436DF">
      <w:r>
        <w:rPr>
          <w:rStyle w:val="CommentReference"/>
        </w:rPr>
        <w:annotationRef/>
      </w:r>
      <w:r w:rsidR="009436DF">
        <w:rPr>
          <w:sz w:val="20"/>
          <w:szCs w:val="20"/>
        </w:rPr>
        <w:t>No sure on this. Within development dataset, this is the difference between logit of outcome mean in dev and the logit of the reference at average. Not concerning the external set yet.</w:t>
      </w:r>
    </w:p>
  </w:comment>
  <w:comment w:id="18" w:author="Juan Li" w:date="2026-03-05T14:29:00Z" w:initials="JL">
    <w:p w14:paraId="57C30D77" w14:textId="77777777" w:rsidR="00EF200A" w:rsidRDefault="00EF200A" w:rsidP="00EF200A">
      <w:r>
        <w:rPr>
          <w:rStyle w:val="CommentReference"/>
        </w:rPr>
        <w:annotationRef/>
      </w:r>
      <w:r>
        <w:rPr>
          <w:sz w:val="20"/>
          <w:szCs w:val="20"/>
        </w:rPr>
        <w:t>This is corresponding to the orange point in the repo, correct?</w:t>
      </w:r>
    </w:p>
  </w:comment>
  <w:comment w:id="25" w:author="Juan Li" w:date="2026-02-02T21:22:00Z" w:initials="JL">
    <w:p w14:paraId="713EBB89" w14:textId="77777777" w:rsidR="00C30405" w:rsidRDefault="00C30405" w:rsidP="00C30405">
      <w:r>
        <w:rPr>
          <w:rStyle w:val="CommentReference"/>
        </w:rPr>
        <w:annotationRef/>
      </w:r>
      <w:r>
        <w:rPr>
          <w:sz w:val="20"/>
          <w:szCs w:val="20"/>
        </w:rPr>
        <w:t>I also tried this! Glad we think the same. Although it didn't give me a very satisfying results and I'm confused. Working theory is that I didn't set the code properly  (I wasn't sure how to use `glm` only for optimal intercept while keeping the beta coefficient constant at 1).</w:t>
      </w:r>
    </w:p>
  </w:comment>
  <w:comment w:id="26" w:author="Juan Li" w:date="2026-02-02T21:26:00Z" w:initials="JL">
    <w:p w14:paraId="2461BC78" w14:textId="77777777" w:rsidR="00E82DFC" w:rsidRDefault="005F00C5" w:rsidP="00E82DFC">
      <w:r>
        <w:rPr>
          <w:rStyle w:val="CommentReference"/>
        </w:rPr>
        <w:annotationRef/>
      </w:r>
      <w:r w:rsidR="00E82DFC">
        <w:rPr>
          <w:sz w:val="20"/>
          <w:szCs w:val="20"/>
        </w:rPr>
        <w:t xml:space="preserve">Not sure here, isn't </w:t>
      </w:r>
      <w:r w:rsidR="00E82DFC">
        <w:rPr>
          <w:b/>
          <w:bCs/>
          <w:sz w:val="20"/>
          <w:szCs w:val="20"/>
        </w:rPr>
        <w:t>Orange Shift</w:t>
      </w:r>
      <w:r w:rsidR="00E82DFC">
        <w:rPr>
          <w:sz w:val="20"/>
          <w:szCs w:val="20"/>
        </w:rPr>
        <w:t xml:space="preserve"> = slope adjustment?</w:t>
      </w:r>
    </w:p>
    <w:p w14:paraId="548818E4" w14:textId="77777777" w:rsidR="00E82DFC" w:rsidRDefault="00E82DFC" w:rsidP="00E82DFC"/>
    <w:p w14:paraId="761BCD8D" w14:textId="77777777" w:rsidR="00E82DFC" w:rsidRDefault="00E82DFC" w:rsidP="00E82DFC">
      <w:r>
        <w:rPr>
          <w:sz w:val="20"/>
          <w:szCs w:val="20"/>
        </w:rPr>
        <w:t xml:space="preserve">Also a note from my real data example, in the calibration plot, the slope can be something other than 1. Updating the logit using that exact intercept and slope will certainly give us "the optimal" re-calibration (it's actually Platt scaling), but not sure how to get those two values without individual (and linked) external data.  </w:t>
      </w:r>
    </w:p>
  </w:comment>
  <w:comment w:id="28" w:author="Juan Li" w:date="2026-03-05T14:58:00Z" w:initials="JL">
    <w:p w14:paraId="41A744A5" w14:textId="77777777" w:rsidR="003B7C8F" w:rsidRDefault="003B7C8F" w:rsidP="003B7C8F">
      <w:r>
        <w:rPr>
          <w:rStyle w:val="CommentReference"/>
        </w:rPr>
        <w:annotationRef/>
      </w:r>
      <w:r>
        <w:rPr>
          <w:sz w:val="20"/>
          <w:szCs w:val="20"/>
        </w:rPr>
        <w:t>I feel this part is quite important and can be elaborated.</w:t>
      </w:r>
    </w:p>
  </w:comment>
  <w:comment w:id="32" w:author="Juan Li" w:date="2026-03-31T17:53:00Z" w:initials="JL">
    <w:p w14:paraId="5315EB37" w14:textId="77777777" w:rsidR="00A83651" w:rsidRDefault="00A83651" w:rsidP="00A83651">
      <w:r>
        <w:rPr>
          <w:rStyle w:val="CommentReference"/>
        </w:rPr>
        <w:annotationRef/>
      </w:r>
      <w:hyperlink r:id="rId1" w:history="1">
        <w:r w:rsidRPr="004929ED">
          <w:rPr>
            <w:rStyle w:val="Hyperlink"/>
            <w:sz w:val="20"/>
            <w:szCs w:val="20"/>
          </w:rPr>
          <w:t>https://cran.r-project.org/web/packages/popEpi/vignettes/sir.html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EBAEE" w15:done="0"/>
  <w15:commentEx w15:paraId="3AD8B6A2" w15:done="0"/>
  <w15:commentEx w15:paraId="35008AFC" w15:done="0"/>
  <w15:commentEx w15:paraId="1E4BBB9C" w15:done="0"/>
  <w15:commentEx w15:paraId="2E824793" w15:done="0"/>
  <w15:commentEx w15:paraId="70063D3A" w15:done="0"/>
  <w15:commentEx w15:paraId="57C30D77" w15:done="0"/>
  <w15:commentEx w15:paraId="713EBB89" w15:done="0"/>
  <w15:commentEx w15:paraId="761BCD8D" w15:done="0"/>
  <w15:commentEx w15:paraId="41A744A5" w15:done="0"/>
  <w15:commentEx w15:paraId="5315EB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4EAF62" w16cex:dateUtc="2026-02-02T23:53:00Z"/>
  <w16cex:commentExtensible w16cex:durableId="557BBAEE" w16cex:dateUtc="2026-03-05T18:54:00Z"/>
  <w16cex:commentExtensible w16cex:durableId="53ACE836" w16cex:dateUtc="2026-03-05T18:51:00Z"/>
  <w16cex:commentExtensible w16cex:durableId="180B2DDA" w16cex:dateUtc="2026-02-02T23:58:00Z"/>
  <w16cex:commentExtensible w16cex:durableId="2A0D0C01" w16cex:dateUtc="2026-03-05T19:24:00Z"/>
  <w16cex:commentExtensible w16cex:durableId="7CCFBABC" w16cex:dateUtc="2026-02-03T00:02:00Z"/>
  <w16cex:commentExtensible w16cex:durableId="3AA00420" w16cex:dateUtc="2026-03-05T19:29:00Z"/>
  <w16cex:commentExtensible w16cex:durableId="59AD9197" w16cex:dateUtc="2026-02-03T02:22:00Z"/>
  <w16cex:commentExtensible w16cex:durableId="125C1901" w16cex:dateUtc="2026-02-03T02:26:00Z"/>
  <w16cex:commentExtensible w16cex:durableId="450D0161" w16cex:dateUtc="2026-03-05T19:58:00Z"/>
  <w16cex:commentExtensible w16cex:durableId="518E1EBA" w16cex:dateUtc="2026-03-31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EBAEE" w16cid:durableId="164EAF62"/>
  <w16cid:commentId w16cid:paraId="3AD8B6A2" w16cid:durableId="557BBAEE"/>
  <w16cid:commentId w16cid:paraId="35008AFC" w16cid:durableId="53ACE836"/>
  <w16cid:commentId w16cid:paraId="1E4BBB9C" w16cid:durableId="180B2DDA"/>
  <w16cid:commentId w16cid:paraId="2E824793" w16cid:durableId="2A0D0C01"/>
  <w16cid:commentId w16cid:paraId="70063D3A" w16cid:durableId="7CCFBABC"/>
  <w16cid:commentId w16cid:paraId="57C30D77" w16cid:durableId="3AA00420"/>
  <w16cid:commentId w16cid:paraId="713EBB89" w16cid:durableId="59AD9197"/>
  <w16cid:commentId w16cid:paraId="761BCD8D" w16cid:durableId="125C1901"/>
  <w16cid:commentId w16cid:paraId="41A744A5" w16cid:durableId="450D0161"/>
  <w16cid:commentId w16cid:paraId="5315EB37" w16cid:durableId="518E1E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16E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EA5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B60A9"/>
    <w:multiLevelType w:val="multilevel"/>
    <w:tmpl w:val="13F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73F4D7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314A4D"/>
    <w:multiLevelType w:val="multilevel"/>
    <w:tmpl w:val="3B1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304B5"/>
    <w:multiLevelType w:val="multilevel"/>
    <w:tmpl w:val="7078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A73EE"/>
    <w:multiLevelType w:val="multilevel"/>
    <w:tmpl w:val="68F0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497BE0"/>
    <w:multiLevelType w:val="multilevel"/>
    <w:tmpl w:val="25080A8E"/>
    <w:lvl w:ilvl="0">
      <w:start w:val="3"/>
      <w:numFmt w:val="decimal"/>
      <w:lvlText w:val="%1."/>
      <w:lvlJc w:val="left"/>
      <w:pPr>
        <w:ind w:left="400" w:hanging="40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8" w15:restartNumberingAfterBreak="0">
    <w:nsid w:val="089273C0"/>
    <w:multiLevelType w:val="multilevel"/>
    <w:tmpl w:val="25080A8E"/>
    <w:lvl w:ilvl="0">
      <w:start w:val="3"/>
      <w:numFmt w:val="decimal"/>
      <w:lvlText w:val="%1."/>
      <w:lvlJc w:val="left"/>
      <w:pPr>
        <w:ind w:left="400" w:hanging="40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9" w15:restartNumberingAfterBreak="0">
    <w:nsid w:val="097878F6"/>
    <w:multiLevelType w:val="multilevel"/>
    <w:tmpl w:val="76A8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35603"/>
    <w:multiLevelType w:val="multilevel"/>
    <w:tmpl w:val="16F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04126"/>
    <w:multiLevelType w:val="hybridMultilevel"/>
    <w:tmpl w:val="32D0C0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DC57F48"/>
    <w:multiLevelType w:val="multilevel"/>
    <w:tmpl w:val="6EC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930AB"/>
    <w:multiLevelType w:val="multilevel"/>
    <w:tmpl w:val="A41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A419D"/>
    <w:multiLevelType w:val="multilevel"/>
    <w:tmpl w:val="B21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B4678"/>
    <w:multiLevelType w:val="multilevel"/>
    <w:tmpl w:val="6802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B367E7"/>
    <w:multiLevelType w:val="multilevel"/>
    <w:tmpl w:val="8D5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84FE5"/>
    <w:multiLevelType w:val="multilevel"/>
    <w:tmpl w:val="8E00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C52B2E"/>
    <w:multiLevelType w:val="hybridMultilevel"/>
    <w:tmpl w:val="E6C6CE2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1C231934"/>
    <w:multiLevelType w:val="multilevel"/>
    <w:tmpl w:val="36E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5723A"/>
    <w:multiLevelType w:val="hybridMultilevel"/>
    <w:tmpl w:val="CDBC47A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1E01476A"/>
    <w:multiLevelType w:val="multilevel"/>
    <w:tmpl w:val="FEDE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9019F"/>
    <w:multiLevelType w:val="multilevel"/>
    <w:tmpl w:val="E4D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257D4"/>
    <w:multiLevelType w:val="multilevel"/>
    <w:tmpl w:val="2D3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95785"/>
    <w:multiLevelType w:val="hybridMultilevel"/>
    <w:tmpl w:val="A7C0E9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4046DCC"/>
    <w:multiLevelType w:val="multilevel"/>
    <w:tmpl w:val="E34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25755"/>
    <w:multiLevelType w:val="multilevel"/>
    <w:tmpl w:val="59F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84406"/>
    <w:multiLevelType w:val="hybridMultilevel"/>
    <w:tmpl w:val="0FE64A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27E5320E"/>
    <w:multiLevelType w:val="multilevel"/>
    <w:tmpl w:val="E28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5052E"/>
    <w:multiLevelType w:val="multilevel"/>
    <w:tmpl w:val="A6A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977B9"/>
    <w:multiLevelType w:val="multilevel"/>
    <w:tmpl w:val="7EA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72884"/>
    <w:multiLevelType w:val="multilevel"/>
    <w:tmpl w:val="16A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131A35"/>
    <w:multiLevelType w:val="multilevel"/>
    <w:tmpl w:val="58E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C126E"/>
    <w:multiLevelType w:val="multilevel"/>
    <w:tmpl w:val="8EA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C817CD"/>
    <w:multiLevelType w:val="hybridMultilevel"/>
    <w:tmpl w:val="7F28B1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355F3629"/>
    <w:multiLevelType w:val="multilevel"/>
    <w:tmpl w:val="0F7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01DBB"/>
    <w:multiLevelType w:val="hybridMultilevel"/>
    <w:tmpl w:val="393400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38893155"/>
    <w:multiLevelType w:val="multilevel"/>
    <w:tmpl w:val="7CCE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A35AF"/>
    <w:multiLevelType w:val="multilevel"/>
    <w:tmpl w:val="0EEAA3E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3CE30FF7"/>
    <w:multiLevelType w:val="multilevel"/>
    <w:tmpl w:val="6884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B33D65"/>
    <w:multiLevelType w:val="hybridMultilevel"/>
    <w:tmpl w:val="28B88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E410F00"/>
    <w:multiLevelType w:val="multilevel"/>
    <w:tmpl w:val="612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AE6367"/>
    <w:multiLevelType w:val="multilevel"/>
    <w:tmpl w:val="4F92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C9756E"/>
    <w:multiLevelType w:val="multilevel"/>
    <w:tmpl w:val="9AD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706E7"/>
    <w:multiLevelType w:val="hybridMultilevel"/>
    <w:tmpl w:val="43FECA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15:restartNumberingAfterBreak="0">
    <w:nsid w:val="40954326"/>
    <w:multiLevelType w:val="multilevel"/>
    <w:tmpl w:val="B6E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01584B"/>
    <w:multiLevelType w:val="multilevel"/>
    <w:tmpl w:val="1A7E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147577"/>
    <w:multiLevelType w:val="hybridMultilevel"/>
    <w:tmpl w:val="CC78D0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46A265E5"/>
    <w:multiLevelType w:val="multilevel"/>
    <w:tmpl w:val="BC28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D04754"/>
    <w:multiLevelType w:val="multilevel"/>
    <w:tmpl w:val="2B9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E934BC"/>
    <w:multiLevelType w:val="multilevel"/>
    <w:tmpl w:val="A55E73EE"/>
    <w:lvl w:ilvl="0">
      <w:start w:val="1"/>
      <w:numFmt w:val="decimal"/>
      <w:lvlText w:val="%1."/>
      <w:lvlJc w:val="left"/>
      <w:pPr>
        <w:ind w:left="400" w:hanging="40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51" w15:restartNumberingAfterBreak="0">
    <w:nsid w:val="4C342684"/>
    <w:multiLevelType w:val="multilevel"/>
    <w:tmpl w:val="BEB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433BE"/>
    <w:multiLevelType w:val="multilevel"/>
    <w:tmpl w:val="5A8A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04E93"/>
    <w:multiLevelType w:val="multilevel"/>
    <w:tmpl w:val="361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0D79CB"/>
    <w:multiLevelType w:val="multilevel"/>
    <w:tmpl w:val="59E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1B5CAC"/>
    <w:multiLevelType w:val="multilevel"/>
    <w:tmpl w:val="F4D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3B4184"/>
    <w:multiLevelType w:val="multilevel"/>
    <w:tmpl w:val="527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30796"/>
    <w:multiLevelType w:val="multilevel"/>
    <w:tmpl w:val="609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6D4346"/>
    <w:multiLevelType w:val="multilevel"/>
    <w:tmpl w:val="2152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9860B7"/>
    <w:multiLevelType w:val="multilevel"/>
    <w:tmpl w:val="553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81A4A"/>
    <w:multiLevelType w:val="multilevel"/>
    <w:tmpl w:val="79E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892FBB"/>
    <w:multiLevelType w:val="multilevel"/>
    <w:tmpl w:val="BB54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21AFE"/>
    <w:multiLevelType w:val="multilevel"/>
    <w:tmpl w:val="84C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A93EB9"/>
    <w:multiLevelType w:val="multilevel"/>
    <w:tmpl w:val="0EEAA3E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7DA2021F"/>
    <w:multiLevelType w:val="multilevel"/>
    <w:tmpl w:val="FE5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309834">
    <w:abstractNumId w:val="0"/>
  </w:num>
  <w:num w:numId="2" w16cid:durableId="986324092">
    <w:abstractNumId w:val="1"/>
  </w:num>
  <w:num w:numId="3" w16cid:durableId="22445658">
    <w:abstractNumId w:val="1"/>
  </w:num>
  <w:num w:numId="4" w16cid:durableId="365057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8582416">
    <w:abstractNumId w:val="1"/>
  </w:num>
  <w:num w:numId="6" w16cid:durableId="289014042">
    <w:abstractNumId w:val="1"/>
  </w:num>
  <w:num w:numId="7" w16cid:durableId="1114132260">
    <w:abstractNumId w:val="42"/>
  </w:num>
  <w:num w:numId="8" w16cid:durableId="1958951809">
    <w:abstractNumId w:val="50"/>
  </w:num>
  <w:num w:numId="9" w16cid:durableId="625621128">
    <w:abstractNumId w:val="7"/>
  </w:num>
  <w:num w:numId="10" w16cid:durableId="1525363048">
    <w:abstractNumId w:val="8"/>
  </w:num>
  <w:num w:numId="11" w16cid:durableId="1614744300">
    <w:abstractNumId w:val="63"/>
  </w:num>
  <w:num w:numId="12" w16cid:durableId="827555805">
    <w:abstractNumId w:val="38"/>
  </w:num>
  <w:num w:numId="13" w16cid:durableId="170683323">
    <w:abstractNumId w:val="58"/>
  </w:num>
  <w:num w:numId="14" w16cid:durableId="1183931364">
    <w:abstractNumId w:val="60"/>
  </w:num>
  <w:num w:numId="15" w16cid:durableId="1586380712">
    <w:abstractNumId w:val="54"/>
  </w:num>
  <w:num w:numId="16" w16cid:durableId="1942109276">
    <w:abstractNumId w:val="62"/>
  </w:num>
  <w:num w:numId="17" w16cid:durableId="931352193">
    <w:abstractNumId w:val="2"/>
  </w:num>
  <w:num w:numId="18" w16cid:durableId="2086956741">
    <w:abstractNumId w:val="17"/>
  </w:num>
  <w:num w:numId="19" w16cid:durableId="659037301">
    <w:abstractNumId w:val="4"/>
  </w:num>
  <w:num w:numId="20" w16cid:durableId="727723518">
    <w:abstractNumId w:val="16"/>
  </w:num>
  <w:num w:numId="21" w16cid:durableId="92868152">
    <w:abstractNumId w:val="56"/>
  </w:num>
  <w:num w:numId="22" w16cid:durableId="1107193161">
    <w:abstractNumId w:val="31"/>
  </w:num>
  <w:num w:numId="23" w16cid:durableId="538392841">
    <w:abstractNumId w:val="32"/>
  </w:num>
  <w:num w:numId="24" w16cid:durableId="517548838">
    <w:abstractNumId w:val="29"/>
  </w:num>
  <w:num w:numId="25" w16cid:durableId="1899315312">
    <w:abstractNumId w:val="59"/>
  </w:num>
  <w:num w:numId="26" w16cid:durableId="1935279939">
    <w:abstractNumId w:val="14"/>
  </w:num>
  <w:num w:numId="27" w16cid:durableId="404422682">
    <w:abstractNumId w:val="21"/>
  </w:num>
  <w:num w:numId="28" w16cid:durableId="1056322642">
    <w:abstractNumId w:val="19"/>
  </w:num>
  <w:num w:numId="29" w16cid:durableId="706681395">
    <w:abstractNumId w:val="43"/>
  </w:num>
  <w:num w:numId="30" w16cid:durableId="612056583">
    <w:abstractNumId w:val="51"/>
  </w:num>
  <w:num w:numId="31" w16cid:durableId="719938505">
    <w:abstractNumId w:val="55"/>
  </w:num>
  <w:num w:numId="32" w16cid:durableId="71514497">
    <w:abstractNumId w:val="61"/>
  </w:num>
  <w:num w:numId="33" w16cid:durableId="1330253912">
    <w:abstractNumId w:val="25"/>
  </w:num>
  <w:num w:numId="34" w16cid:durableId="1655991186">
    <w:abstractNumId w:val="23"/>
  </w:num>
  <w:num w:numId="35" w16cid:durableId="608242404">
    <w:abstractNumId w:val="12"/>
  </w:num>
  <w:num w:numId="36" w16cid:durableId="349263714">
    <w:abstractNumId w:val="48"/>
  </w:num>
  <w:num w:numId="37" w16cid:durableId="322201070">
    <w:abstractNumId w:val="46"/>
  </w:num>
  <w:num w:numId="38" w16cid:durableId="668170492">
    <w:abstractNumId w:val="28"/>
  </w:num>
  <w:num w:numId="39" w16cid:durableId="1326973529">
    <w:abstractNumId w:val="33"/>
  </w:num>
  <w:num w:numId="40" w16cid:durableId="1173762494">
    <w:abstractNumId w:val="15"/>
  </w:num>
  <w:num w:numId="41" w16cid:durableId="816843112">
    <w:abstractNumId w:val="35"/>
  </w:num>
  <w:num w:numId="42" w16cid:durableId="2050884188">
    <w:abstractNumId w:val="64"/>
  </w:num>
  <w:num w:numId="43" w16cid:durableId="1939364030">
    <w:abstractNumId w:val="30"/>
  </w:num>
  <w:num w:numId="44" w16cid:durableId="641153660">
    <w:abstractNumId w:val="45"/>
  </w:num>
  <w:num w:numId="45" w16cid:durableId="1691375909">
    <w:abstractNumId w:val="57"/>
  </w:num>
  <w:num w:numId="46" w16cid:durableId="7607471">
    <w:abstractNumId w:val="52"/>
  </w:num>
  <w:num w:numId="47" w16cid:durableId="304774609">
    <w:abstractNumId w:val="26"/>
  </w:num>
  <w:num w:numId="48" w16cid:durableId="174539891">
    <w:abstractNumId w:val="6"/>
  </w:num>
  <w:num w:numId="49" w16cid:durableId="895623743">
    <w:abstractNumId w:val="37"/>
  </w:num>
  <w:num w:numId="50" w16cid:durableId="1056930211">
    <w:abstractNumId w:val="53"/>
  </w:num>
  <w:num w:numId="51" w16cid:durableId="70930664">
    <w:abstractNumId w:val="22"/>
  </w:num>
  <w:num w:numId="52" w16cid:durableId="1708290246">
    <w:abstractNumId w:val="39"/>
  </w:num>
  <w:num w:numId="53" w16cid:durableId="1708943555">
    <w:abstractNumId w:val="5"/>
  </w:num>
  <w:num w:numId="54" w16cid:durableId="1805074183">
    <w:abstractNumId w:val="13"/>
  </w:num>
  <w:num w:numId="55" w16cid:durableId="1409116825">
    <w:abstractNumId w:val="41"/>
  </w:num>
  <w:num w:numId="56" w16cid:durableId="181281739">
    <w:abstractNumId w:val="49"/>
  </w:num>
  <w:num w:numId="57" w16cid:durableId="1365209687">
    <w:abstractNumId w:val="10"/>
  </w:num>
  <w:num w:numId="58" w16cid:durableId="2060321214">
    <w:abstractNumId w:val="9"/>
  </w:num>
  <w:num w:numId="59" w16cid:durableId="508953867">
    <w:abstractNumId w:val="20"/>
  </w:num>
  <w:num w:numId="60" w16cid:durableId="376666470">
    <w:abstractNumId w:val="18"/>
  </w:num>
  <w:num w:numId="61" w16cid:durableId="640230069">
    <w:abstractNumId w:val="24"/>
  </w:num>
  <w:num w:numId="62" w16cid:durableId="732889441">
    <w:abstractNumId w:val="11"/>
  </w:num>
  <w:num w:numId="63" w16cid:durableId="816726164">
    <w:abstractNumId w:val="44"/>
  </w:num>
  <w:num w:numId="64" w16cid:durableId="245576414">
    <w:abstractNumId w:val="40"/>
  </w:num>
  <w:num w:numId="65" w16cid:durableId="1119644123">
    <w:abstractNumId w:val="47"/>
  </w:num>
  <w:num w:numId="66" w16cid:durableId="274143167">
    <w:abstractNumId w:val="34"/>
  </w:num>
  <w:num w:numId="67" w16cid:durableId="2009751079">
    <w:abstractNumId w:val="36"/>
  </w:num>
  <w:num w:numId="68" w16cid:durableId="199822535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Li">
    <w15:presenceInfo w15:providerId="AD" w15:userId="S::juli@ohri.ca::be45ae26-5bd3-4343-afb3-99032b3d8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74"/>
    <w:rsid w:val="00037F05"/>
    <w:rsid w:val="000E7E6E"/>
    <w:rsid w:val="000F1D67"/>
    <w:rsid w:val="00170BE5"/>
    <w:rsid w:val="001B45B7"/>
    <w:rsid w:val="00202E37"/>
    <w:rsid w:val="002951F0"/>
    <w:rsid w:val="002B2836"/>
    <w:rsid w:val="00306AAE"/>
    <w:rsid w:val="0036161A"/>
    <w:rsid w:val="00364292"/>
    <w:rsid w:val="003B7C8F"/>
    <w:rsid w:val="003C2917"/>
    <w:rsid w:val="003F30E5"/>
    <w:rsid w:val="00420A7E"/>
    <w:rsid w:val="004550C9"/>
    <w:rsid w:val="004868C6"/>
    <w:rsid w:val="00491924"/>
    <w:rsid w:val="004F60DD"/>
    <w:rsid w:val="00530066"/>
    <w:rsid w:val="00561407"/>
    <w:rsid w:val="00562EE7"/>
    <w:rsid w:val="005813E3"/>
    <w:rsid w:val="005F00C5"/>
    <w:rsid w:val="00607417"/>
    <w:rsid w:val="00633D5F"/>
    <w:rsid w:val="00696D87"/>
    <w:rsid w:val="006A77A1"/>
    <w:rsid w:val="00713A8F"/>
    <w:rsid w:val="007445BB"/>
    <w:rsid w:val="0079179F"/>
    <w:rsid w:val="007A036E"/>
    <w:rsid w:val="007A5AD3"/>
    <w:rsid w:val="007C54AC"/>
    <w:rsid w:val="007D2253"/>
    <w:rsid w:val="007D786E"/>
    <w:rsid w:val="008244A3"/>
    <w:rsid w:val="008938D3"/>
    <w:rsid w:val="008C293F"/>
    <w:rsid w:val="008F04DB"/>
    <w:rsid w:val="009274C9"/>
    <w:rsid w:val="00941FD8"/>
    <w:rsid w:val="009436DF"/>
    <w:rsid w:val="009926CD"/>
    <w:rsid w:val="009957EC"/>
    <w:rsid w:val="009B4EB1"/>
    <w:rsid w:val="009B621B"/>
    <w:rsid w:val="009D4A74"/>
    <w:rsid w:val="00A048AA"/>
    <w:rsid w:val="00A83651"/>
    <w:rsid w:val="00A92926"/>
    <w:rsid w:val="00AE0AC6"/>
    <w:rsid w:val="00B65BB7"/>
    <w:rsid w:val="00C04FDE"/>
    <w:rsid w:val="00C30405"/>
    <w:rsid w:val="00C372DA"/>
    <w:rsid w:val="00C76157"/>
    <w:rsid w:val="00CC09D1"/>
    <w:rsid w:val="00CC6F61"/>
    <w:rsid w:val="00D229D0"/>
    <w:rsid w:val="00D67AFC"/>
    <w:rsid w:val="00DB2072"/>
    <w:rsid w:val="00DE24F3"/>
    <w:rsid w:val="00E66EEB"/>
    <w:rsid w:val="00E7639E"/>
    <w:rsid w:val="00E82DFC"/>
    <w:rsid w:val="00EA4DDB"/>
    <w:rsid w:val="00EF177C"/>
    <w:rsid w:val="00EF200A"/>
    <w:rsid w:val="00F557E6"/>
    <w:rsid w:val="00FA3BA2"/>
    <w:rsid w:val="00FB364E"/>
    <w:rsid w:val="00FB634D"/>
    <w:rsid w:val="00FE0287"/>
    <w:rsid w:val="00FE3156"/>
    <w:rsid w:val="00FF6B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7DCF"/>
  <w15:docId w15:val="{A895E1B5-ED57-4138-B7F0-2951B462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41FD8"/>
    <w:pPr>
      <w:ind w:left="720"/>
      <w:contextualSpacing/>
    </w:pPr>
  </w:style>
  <w:style w:type="character" w:styleId="PlaceholderText">
    <w:name w:val="Placeholder Text"/>
    <w:basedOn w:val="DefaultParagraphFont"/>
    <w:rsid w:val="00EF177C"/>
    <w:rPr>
      <w:color w:val="666666"/>
    </w:rPr>
  </w:style>
  <w:style w:type="paragraph" w:styleId="Revision">
    <w:name w:val="Revision"/>
    <w:hidden/>
    <w:rsid w:val="00D229D0"/>
    <w:pPr>
      <w:spacing w:after="0"/>
    </w:pPr>
  </w:style>
  <w:style w:type="character" w:styleId="CommentReference">
    <w:name w:val="annotation reference"/>
    <w:basedOn w:val="DefaultParagraphFont"/>
    <w:rsid w:val="007D2253"/>
    <w:rPr>
      <w:sz w:val="16"/>
      <w:szCs w:val="16"/>
    </w:rPr>
  </w:style>
  <w:style w:type="paragraph" w:styleId="CommentText">
    <w:name w:val="annotation text"/>
    <w:basedOn w:val="Normal"/>
    <w:link w:val="CommentTextChar"/>
    <w:rsid w:val="007D2253"/>
    <w:rPr>
      <w:sz w:val="20"/>
      <w:szCs w:val="20"/>
    </w:rPr>
  </w:style>
  <w:style w:type="character" w:customStyle="1" w:styleId="CommentTextChar">
    <w:name w:val="Comment Text Char"/>
    <w:basedOn w:val="DefaultParagraphFont"/>
    <w:link w:val="CommentText"/>
    <w:rsid w:val="007D2253"/>
    <w:rPr>
      <w:sz w:val="20"/>
      <w:szCs w:val="20"/>
    </w:rPr>
  </w:style>
  <w:style w:type="paragraph" w:styleId="CommentSubject">
    <w:name w:val="annotation subject"/>
    <w:basedOn w:val="CommentText"/>
    <w:next w:val="CommentText"/>
    <w:link w:val="CommentSubjectChar"/>
    <w:rsid w:val="007D2253"/>
    <w:rPr>
      <w:b/>
      <w:bCs/>
    </w:rPr>
  </w:style>
  <w:style w:type="character" w:customStyle="1" w:styleId="CommentSubjectChar">
    <w:name w:val="Comment Subject Char"/>
    <w:basedOn w:val="CommentTextChar"/>
    <w:link w:val="CommentSubject"/>
    <w:rsid w:val="007D2253"/>
    <w:rPr>
      <w:b/>
      <w:bCs/>
      <w:sz w:val="20"/>
      <w:szCs w:val="20"/>
    </w:rPr>
  </w:style>
  <w:style w:type="character" w:styleId="UnresolvedMention">
    <w:name w:val="Unresolved Mention"/>
    <w:basedOn w:val="DefaultParagraphFont"/>
    <w:uiPriority w:val="99"/>
    <w:semiHidden/>
    <w:unhideWhenUsed/>
    <w:rsid w:val="00A83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an.r-project.org/web/packages/popEpi/vignettes/sir.htm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34</Pages>
  <Words>7605</Words>
  <Characters>48982</Characters>
  <Application>Microsoft Office Word</Application>
  <DocSecurity>0</DocSecurity>
  <Lines>1530</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Seyed Massoud Amini</dc:creator>
  <cp:keywords/>
  <cp:lastModifiedBy>Juan Li</cp:lastModifiedBy>
  <cp:revision>20</cp:revision>
  <dcterms:created xsi:type="dcterms:W3CDTF">2026-02-02T23:55:00Z</dcterms:created>
  <dcterms:modified xsi:type="dcterms:W3CDTF">2026-03-31T21:53:00Z</dcterms:modified>
</cp:coreProperties>
</file>