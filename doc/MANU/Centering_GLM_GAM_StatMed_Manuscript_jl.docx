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4182" w14:textId="77777777" w:rsidR="00C979F9" w:rsidRDefault="00000000">
      <w:pPr>
        <w:spacing w:before="240" w:after="120"/>
        <w:jc w:val="center"/>
      </w:pPr>
      <w:r>
        <w:rPr>
          <w:rFonts w:ascii="Arial" w:eastAsia="Arial" w:hAnsi="Arial" w:cs="Arial"/>
          <w:b/>
          <w:bCs/>
          <w:color w:val="1A3557"/>
          <w:sz w:val="34"/>
          <w:szCs w:val="34"/>
        </w:rPr>
        <w:t>Centering as a Unifying Strategy for Interpretation, Implementation, and Re-calibration of Clinical Prediction Models in Generalized Linear and Additive Models</w:t>
      </w:r>
    </w:p>
    <w:p w14:paraId="2C58077F" w14:textId="0A5F82EF" w:rsidR="00C979F9" w:rsidRDefault="00000000">
      <w:pPr>
        <w:spacing w:before="60" w:after="60"/>
        <w:jc w:val="center"/>
      </w:pPr>
      <w:r>
        <w:rPr>
          <w:rFonts w:ascii="Arial" w:eastAsia="Arial" w:hAnsi="Arial" w:cs="Arial"/>
          <w:color w:val="555555"/>
          <w:sz w:val="22"/>
          <w:szCs w:val="22"/>
        </w:rPr>
        <w:t xml:space="preserve">Li </w:t>
      </w:r>
      <w:r w:rsidR="00D10E1C">
        <w:rPr>
          <w:rFonts w:ascii="Arial" w:eastAsia="Arial" w:hAnsi="Arial" w:cs="Arial"/>
          <w:color w:val="555555"/>
          <w:sz w:val="22"/>
          <w:szCs w:val="22"/>
          <w:lang w:val="en-US"/>
        </w:rPr>
        <w:t>J</w:t>
      </w:r>
      <w:r>
        <w:rPr>
          <w:rFonts w:ascii="Arial" w:eastAsia="Arial" w:hAnsi="Arial" w:cs="Arial"/>
          <w:color w:val="555555"/>
          <w:sz w:val="22"/>
          <w:szCs w:val="22"/>
        </w:rPr>
        <w:t xml:space="preserve">, </w:t>
      </w:r>
      <w:r w:rsidR="00D10E1C">
        <w:rPr>
          <w:rFonts w:ascii="Arial" w:eastAsia="Arial" w:hAnsi="Arial" w:cs="Arial"/>
          <w:color w:val="555555"/>
          <w:sz w:val="22"/>
          <w:szCs w:val="22"/>
        </w:rPr>
        <w:t>Manuel D</w:t>
      </w:r>
      <w:r>
        <w:rPr>
          <w:rFonts w:ascii="Arial" w:eastAsia="Arial" w:hAnsi="Arial" w:cs="Arial"/>
          <w:color w:val="555555"/>
          <w:sz w:val="22"/>
          <w:szCs w:val="22"/>
        </w:rPr>
        <w:t xml:space="preserve">, </w:t>
      </w:r>
      <w:r w:rsidR="00D10E1C">
        <w:rPr>
          <w:rFonts w:ascii="Arial" w:eastAsia="Arial" w:hAnsi="Arial" w:cs="Arial"/>
          <w:color w:val="555555"/>
          <w:sz w:val="22"/>
          <w:szCs w:val="22"/>
        </w:rPr>
        <w:t>Amini M</w:t>
      </w:r>
    </w:p>
    <w:p w14:paraId="482462EF" w14:textId="52B916F7" w:rsidR="00C979F9" w:rsidRDefault="00000000">
      <w:pPr>
        <w:spacing w:before="60" w:after="240"/>
        <w:jc w:val="center"/>
      </w:pPr>
      <w:r>
        <w:rPr>
          <w:rFonts w:ascii="Arial" w:eastAsia="Arial" w:hAnsi="Arial" w:cs="Arial"/>
          <w:i/>
          <w:iCs/>
          <w:color w:val="555555"/>
          <w:sz w:val="20"/>
          <w:szCs w:val="20"/>
        </w:rPr>
        <w:t xml:space="preserve">Prepared for Statistics in Medicine | </w:t>
      </w:r>
      <w:r w:rsidR="00D10E1C">
        <w:rPr>
          <w:rFonts w:ascii="Arial" w:eastAsia="Arial" w:hAnsi="Arial" w:cs="Arial"/>
          <w:i/>
          <w:iCs/>
          <w:color w:val="555555"/>
          <w:sz w:val="20"/>
          <w:szCs w:val="20"/>
        </w:rPr>
        <w:t>May</w:t>
      </w:r>
      <w:r>
        <w:rPr>
          <w:rFonts w:ascii="Arial" w:eastAsia="Arial" w:hAnsi="Arial" w:cs="Arial"/>
          <w:i/>
          <w:iCs/>
          <w:color w:val="555555"/>
          <w:sz w:val="20"/>
          <w:szCs w:val="20"/>
        </w:rPr>
        <w:t xml:space="preserve"> 2026</w:t>
      </w:r>
    </w:p>
    <w:p w14:paraId="36F455D3" w14:textId="77777777" w:rsidR="00C979F9" w:rsidRDefault="00C979F9">
      <w:pPr>
        <w:pBdr>
          <w:bottom w:val="single" w:sz="8" w:space="1" w:color="2E75B6"/>
        </w:pBdr>
        <w:spacing w:before="80" w:after="80"/>
      </w:pPr>
    </w:p>
    <w:p w14:paraId="568D41D0" w14:textId="77777777" w:rsidR="00C979F9" w:rsidRDefault="00C979F9">
      <w:pPr>
        <w:spacing w:before="60" w:after="60"/>
      </w:pPr>
    </w:p>
    <w:p w14:paraId="0422B151" w14:textId="77777777" w:rsidR="00C979F9" w:rsidRDefault="00000000">
      <w:pPr>
        <w:pStyle w:val="Heading1"/>
      </w:pPr>
      <w:r>
        <w:t>Abstract</w:t>
      </w:r>
    </w:p>
    <w:p w14:paraId="41F9215B" w14:textId="4B1D47B0" w:rsidR="00C979F9" w:rsidRDefault="00000000">
      <w:pPr>
        <w:spacing w:before="80" w:after="80" w:line="300" w:lineRule="auto"/>
        <w:jc w:val="both"/>
      </w:pPr>
      <w:r>
        <w:rPr>
          <w:b/>
          <w:bCs/>
        </w:rPr>
        <w:t xml:space="preserve">Background: </w:t>
      </w:r>
      <w:r>
        <w:t xml:space="preserve">Prediction models based on generalized linear models (GLMs) and generalized additive models (GAMs) are central to modern clinical risk stratification and decision-making. Despite their ubiquity, practical deployment is frequently hampered by uninterpretable intercepts, implementation inconsistencies across software environments, and systematic miscalibration when a model is applied to a population that differs from its derivation setting. Centering predictor variables </w:t>
      </w:r>
      <w:r w:rsidR="00D10E1C">
        <w:t xml:space="preserve">by </w:t>
      </w:r>
      <w:r>
        <w:t>subtracting a meaningful reference value, typically the sample mean</w:t>
      </w:r>
      <w:r w:rsidR="00D10E1C">
        <w:t>,</w:t>
      </w:r>
      <w:r>
        <w:t xml:space="preserve"> is a simple algebraic transformation that addresses all three challenges simultaneously, yet its unified benefits have not been formally established in the clinical prediction modelling literature.</w:t>
      </w:r>
    </w:p>
    <w:p w14:paraId="0D816AFE" w14:textId="6C00C74F" w:rsidR="00C979F9" w:rsidRDefault="00000000">
      <w:pPr>
        <w:spacing w:before="80" w:after="80" w:line="300" w:lineRule="auto"/>
        <w:jc w:val="both"/>
      </w:pPr>
      <w:r>
        <w:rPr>
          <w:b/>
          <w:bCs/>
        </w:rPr>
        <w:t xml:space="preserve">Methods: </w:t>
      </w:r>
      <w:r>
        <w:t>We develop a unified centering framework covering continuous, polynomial, restricted cubic spline, and interaction terms in GLMs and GAMs, including Cox proportional-hazards models. We derive the interpretation of the centered intercept for each model family and formalise the transform-then-center preprocessing principle. We further derive closed-form re-calibration estimators that update the model intercept using only covariate summary statistics from the target population, without requiring individual patient records. Two Monte Carlo simulation studies evaluate (i) the accuracy of histogram-based approximation for estimating non-linear term means, and (ii) the calibration performance of intercept-based re-calibration relative to calibration-in-the-large and Platt scaling across logistic and Cox models under correct and mis</w:t>
      </w:r>
      <w:r w:rsidR="007C2B8D">
        <w:t>-</w:t>
      </w:r>
      <w:r>
        <w:t>specified functional forms.</w:t>
      </w:r>
    </w:p>
    <w:p w14:paraId="38F237F7" w14:textId="77777777" w:rsidR="00C979F9" w:rsidRDefault="00000000">
      <w:pPr>
        <w:spacing w:before="80" w:after="80" w:line="300" w:lineRule="auto"/>
        <w:jc w:val="both"/>
      </w:pPr>
      <w:r>
        <w:rPr>
          <w:b/>
          <w:bCs/>
        </w:rPr>
        <w:t xml:space="preserve">Results: </w:t>
      </w:r>
      <w:r>
        <w:t>Centering consistently yields a clinically interpretable intercept across all model families. Histogram-based mean estimation for non-linear terms converged rapidly, with relative bias below 1% for bin-to-sample ratios of 1:20 or greater. Intercept-based re-calibration using only target-population covariate means matched calibration-in-the-large under correct model specification and moderate covariate shift (mean ICI difference &lt; 0.002). Under misspecification, slope-correcting methods such as Platt scaling provided additional benefit when individual outcome data were available.</w:t>
      </w:r>
    </w:p>
    <w:p w14:paraId="3F59C038" w14:textId="63CE66A0" w:rsidR="00C979F9" w:rsidRDefault="00000000">
      <w:pPr>
        <w:spacing w:before="80" w:after="80" w:line="300" w:lineRule="auto"/>
        <w:jc w:val="both"/>
      </w:pPr>
      <w:r>
        <w:rPr>
          <w:b/>
          <w:bCs/>
        </w:rPr>
        <w:lastRenderedPageBreak/>
        <w:t xml:space="preserve">Conclusion: </w:t>
      </w:r>
      <w:r>
        <w:t>Systematic centering at the preprocessing stage unifies intercept interpretation, reduces calculator implementation complexity, and enables re-calibration from published summary statistics alone</w:t>
      </w:r>
      <w:r w:rsidR="00D10E1C">
        <w:t>,</w:t>
      </w:r>
      <w:r>
        <w:t xml:space="preserve"> substantially lowering the barrier to model transportability. </w:t>
      </w:r>
      <w:commentRangeStart w:id="0"/>
      <w:r>
        <w:t xml:space="preserve">Practical R code using the </w:t>
      </w:r>
      <w:r>
        <w:rPr>
          <w:rFonts w:ascii="Courier New" w:eastAsia="Courier New" w:hAnsi="Courier New" w:cs="Courier New"/>
          <w:color w:val="1A3557"/>
          <w:sz w:val="20"/>
          <w:szCs w:val="20"/>
        </w:rPr>
        <w:t>recipes</w:t>
      </w:r>
      <w:r>
        <w:t xml:space="preserve"> framework and annotated case studies are provided.</w:t>
      </w:r>
      <w:commentRangeEnd w:id="0"/>
      <w:r w:rsidR="00197FFC">
        <w:rPr>
          <w:rStyle w:val="CommentReference"/>
          <w:sz w:val="24"/>
          <w:szCs w:val="24"/>
        </w:rPr>
        <w:commentReference w:id="0"/>
      </w:r>
    </w:p>
    <w:p w14:paraId="712FF4BD" w14:textId="77777777" w:rsidR="00C979F9" w:rsidRDefault="00C979F9">
      <w:pPr>
        <w:spacing w:before="60" w:after="60"/>
      </w:pPr>
    </w:p>
    <w:p w14:paraId="57CCF30A" w14:textId="77777777" w:rsidR="00C979F9" w:rsidRDefault="00000000">
      <w:pPr>
        <w:spacing w:before="60" w:after="60" w:line="280" w:lineRule="auto"/>
        <w:jc w:val="both"/>
      </w:pPr>
      <w:r>
        <w:rPr>
          <w:b/>
          <w:bCs/>
        </w:rPr>
        <w:t xml:space="preserve">Keywords: </w:t>
      </w:r>
      <w:r>
        <w:t>centering; generalized additive model; generalized linear model; calibration; re-calibration; model transportability; restricted cubic splines; Platt scaling; clinical prediction model; covariate shift</w:t>
      </w:r>
    </w:p>
    <w:p w14:paraId="6C94B48D" w14:textId="77777777" w:rsidR="00C979F9" w:rsidRDefault="00C979F9">
      <w:pPr>
        <w:spacing w:before="60" w:after="60"/>
      </w:pPr>
    </w:p>
    <w:p w14:paraId="1FDF70F9" w14:textId="77777777" w:rsidR="00C979F9" w:rsidRDefault="00C979F9">
      <w:pPr>
        <w:pBdr>
          <w:bottom w:val="single" w:sz="8" w:space="1" w:color="2E75B6"/>
        </w:pBdr>
        <w:spacing w:before="80" w:after="80"/>
      </w:pPr>
    </w:p>
    <w:p w14:paraId="59FDBBB9" w14:textId="77777777" w:rsidR="00C979F9" w:rsidRDefault="00C979F9">
      <w:pPr>
        <w:spacing w:before="60" w:after="60"/>
      </w:pPr>
    </w:p>
    <w:p w14:paraId="76179C0B" w14:textId="77777777" w:rsidR="00C979F9" w:rsidRDefault="00000000">
      <w:pPr>
        <w:pStyle w:val="Heading1"/>
      </w:pPr>
      <w:r>
        <w:t>1. Introduction</w:t>
      </w:r>
    </w:p>
    <w:p w14:paraId="02CA4B29" w14:textId="66C972C2" w:rsidR="00C979F9" w:rsidRDefault="00000000">
      <w:pPr>
        <w:spacing w:before="80" w:after="80" w:line="300" w:lineRule="auto"/>
        <w:jc w:val="both"/>
      </w:pPr>
      <w:r>
        <w:t>Statistical prediction models have become essential tools in clinical medicine, supporting individualised risk estimation, triage, resource allocation, and shared decision-making. Generalized linear models (GLMs), introduced by Nelder and Wedderburn,</w:t>
      </w:r>
      <w:r w:rsidR="00686793">
        <w:rPr>
          <w:color w:val="2E75B6"/>
          <w:vertAlign w:val="superscript"/>
        </w:rPr>
        <w:fldChar w:fldCharType="begin"/>
      </w:r>
      <w:r w:rsidR="00686793">
        <w:rPr>
          <w:color w:val="2E75B6"/>
          <w:vertAlign w:val="superscript"/>
        </w:rPr>
        <w:instrText xml:space="preserve"> REF _Ref229651123 \r \h </w:instrText>
      </w:r>
      <w:r w:rsidR="00686793">
        <w:rPr>
          <w:color w:val="2E75B6"/>
          <w:vertAlign w:val="superscript"/>
        </w:rPr>
      </w:r>
      <w:r w:rsidR="00686793">
        <w:rPr>
          <w:color w:val="2E75B6"/>
          <w:vertAlign w:val="superscript"/>
        </w:rPr>
        <w:fldChar w:fldCharType="separate"/>
      </w:r>
      <w:r w:rsidR="00E40E91">
        <w:rPr>
          <w:color w:val="2E75B6"/>
          <w:vertAlign w:val="superscript"/>
        </w:rPr>
        <w:t>1</w:t>
      </w:r>
      <w:r w:rsidR="00686793">
        <w:rPr>
          <w:color w:val="2E75B6"/>
          <w:vertAlign w:val="superscript"/>
        </w:rPr>
        <w:fldChar w:fldCharType="end"/>
      </w:r>
      <w:r>
        <w:t xml:space="preserve"> and generalized additive models (GAMs), developed by Hastie and Tibshirani,</w:t>
      </w:r>
      <w:r w:rsidR="00686793">
        <w:rPr>
          <w:color w:val="2E75B6"/>
          <w:vertAlign w:val="superscript"/>
        </w:rPr>
        <w:fldChar w:fldCharType="begin"/>
      </w:r>
      <w:r w:rsidR="00686793">
        <w:rPr>
          <w:color w:val="2E75B6"/>
          <w:vertAlign w:val="superscript"/>
        </w:rPr>
        <w:instrText xml:space="preserve"> REF _Ref229651130 \r \h </w:instrText>
      </w:r>
      <w:r w:rsidR="00686793">
        <w:rPr>
          <w:color w:val="2E75B6"/>
          <w:vertAlign w:val="superscript"/>
        </w:rPr>
      </w:r>
      <w:r w:rsidR="00686793">
        <w:rPr>
          <w:color w:val="2E75B6"/>
          <w:vertAlign w:val="superscript"/>
        </w:rPr>
        <w:fldChar w:fldCharType="separate"/>
      </w:r>
      <w:r w:rsidR="00E40E91">
        <w:rPr>
          <w:color w:val="2E75B6"/>
          <w:vertAlign w:val="superscript"/>
        </w:rPr>
        <w:t>2</w:t>
      </w:r>
      <w:r w:rsidR="00686793">
        <w:rPr>
          <w:color w:val="2E75B6"/>
          <w:vertAlign w:val="superscript"/>
        </w:rPr>
        <w:fldChar w:fldCharType="end"/>
      </w:r>
      <w:r>
        <w:t xml:space="preserve"> remain the most widely used frameworks for this purpose owing to their interpretability, flexibility, and well-understood theoretical properties. Clinical prediction models developed from these frameworks are routinely published and subsequently deployed in settings </w:t>
      </w:r>
      <w:r w:rsidR="00D10E1C">
        <w:t>such as</w:t>
      </w:r>
      <w:r>
        <w:t xml:space="preserve"> geographic regions, hospital systems, </w:t>
      </w:r>
      <w:r w:rsidR="00D10E1C">
        <w:t xml:space="preserve">and </w:t>
      </w:r>
      <w:r>
        <w:t>time periods that differ from the original derivation context.</w:t>
      </w:r>
      <w:commentRangeStart w:id="1"/>
      <w:r>
        <w:rPr>
          <w:color w:val="2E75B6"/>
          <w:vertAlign w:val="superscript"/>
        </w:rPr>
        <w:t>9,14</w:t>
      </w:r>
      <w:commentRangeEnd w:id="1"/>
      <w:r w:rsidR="00415257">
        <w:rPr>
          <w:rStyle w:val="CommentReference"/>
          <w:sz w:val="24"/>
          <w:szCs w:val="24"/>
        </w:rPr>
        <w:commentReference w:id="1"/>
      </w:r>
    </w:p>
    <w:p w14:paraId="25B20C6F" w14:textId="363442AC" w:rsidR="00C979F9" w:rsidRDefault="00000000">
      <w:pPr>
        <w:spacing w:before="80" w:after="80" w:line="300" w:lineRule="auto"/>
        <w:jc w:val="both"/>
      </w:pPr>
      <w:r>
        <w:t>Three inter-related practical problems recur throughout the prediction-modelling literature. First, model intercepts as ordinarily estimated correspond to the log-odds, log-hazard, or expected outcome for a hypothetical individual whose every covariate equals zero simultaneously</w:t>
      </w:r>
      <w:r w:rsidR="00D10E1C">
        <w:t>,</w:t>
      </w:r>
      <w:r>
        <w:t xml:space="preserve"> a reference condition that is clinically implausible for most real predictors such as age, body mass index, or laboratory values. This makes the intercept difficult to interpret and communicate to clinical stakeholders.</w:t>
      </w:r>
      <w:r w:rsidR="002B6D9E">
        <w:rPr>
          <w:color w:val="2E75B6"/>
          <w:vertAlign w:val="superscript"/>
        </w:rPr>
        <w:fldChar w:fldCharType="begin"/>
      </w:r>
      <w:r w:rsidR="002B6D9E">
        <w:rPr>
          <w:color w:val="2E75B6"/>
          <w:vertAlign w:val="superscript"/>
        </w:rPr>
        <w:instrText xml:space="preserve"> REF _Ref229651519 \r \h </w:instrText>
      </w:r>
      <w:r w:rsidR="002B6D9E">
        <w:rPr>
          <w:color w:val="2E75B6"/>
          <w:vertAlign w:val="superscript"/>
        </w:rPr>
      </w:r>
      <w:r w:rsidR="002B6D9E">
        <w:rPr>
          <w:color w:val="2E75B6"/>
          <w:vertAlign w:val="superscript"/>
        </w:rPr>
        <w:fldChar w:fldCharType="separate"/>
      </w:r>
      <w:r w:rsidR="00E40E91">
        <w:rPr>
          <w:color w:val="2E75B6"/>
          <w:vertAlign w:val="superscript"/>
        </w:rPr>
        <w:t>3</w:t>
      </w:r>
      <w:r w:rsidR="002B6D9E">
        <w:rPr>
          <w:color w:val="2E75B6"/>
          <w:vertAlign w:val="superscript"/>
        </w:rPr>
        <w:fldChar w:fldCharType="end"/>
      </w:r>
      <w:r w:rsidR="002B6D9E">
        <w:rPr>
          <w:color w:val="2E75B6"/>
          <w:vertAlign w:val="superscript"/>
        </w:rPr>
        <w:t>,</w:t>
      </w:r>
      <w:r w:rsidR="002B6D9E">
        <w:rPr>
          <w:color w:val="2E75B6"/>
          <w:vertAlign w:val="superscript"/>
        </w:rPr>
        <w:fldChar w:fldCharType="begin"/>
      </w:r>
      <w:r w:rsidR="002B6D9E">
        <w:rPr>
          <w:color w:val="2E75B6"/>
          <w:vertAlign w:val="superscript"/>
        </w:rPr>
        <w:instrText xml:space="preserve"> REF _Ref229651521 \r \h </w:instrText>
      </w:r>
      <w:r w:rsidR="002B6D9E">
        <w:rPr>
          <w:color w:val="2E75B6"/>
          <w:vertAlign w:val="superscript"/>
        </w:rPr>
      </w:r>
      <w:r w:rsidR="002B6D9E">
        <w:rPr>
          <w:color w:val="2E75B6"/>
          <w:vertAlign w:val="superscript"/>
        </w:rPr>
        <w:fldChar w:fldCharType="separate"/>
      </w:r>
      <w:r w:rsidR="00E40E91">
        <w:rPr>
          <w:color w:val="2E75B6"/>
          <w:vertAlign w:val="superscript"/>
        </w:rPr>
        <w:t>4</w:t>
      </w:r>
      <w:r w:rsidR="002B6D9E">
        <w:rPr>
          <w:color w:val="2E75B6"/>
          <w:vertAlign w:val="superscript"/>
        </w:rPr>
        <w:fldChar w:fldCharType="end"/>
      </w:r>
      <w:r>
        <w:t xml:space="preserve"> Second, when a model is programmed into an online risk calculator or clinical decision-support tool, the developer must exactly reproduce the preprocessing and transformation pipeline applied at model development; minor deviations</w:t>
      </w:r>
      <w:r w:rsidR="00D10E1C">
        <w:t>,</w:t>
      </w:r>
      <w:r>
        <w:t xml:space="preserve"> particularly in the treatment of non-linear terms, interactions, or missing-data imputation</w:t>
      </w:r>
      <w:r w:rsidR="00D10E1C">
        <w:t xml:space="preserve">, </w:t>
      </w:r>
      <w:r>
        <w:t>can produce systematically erroneous predictions.</w:t>
      </w:r>
      <w:r w:rsidR="00C47421">
        <w:rPr>
          <w:color w:val="2E75B6"/>
          <w:vertAlign w:val="superscript"/>
        </w:rPr>
        <w:fldChar w:fldCharType="begin"/>
      </w:r>
      <w:r w:rsidR="00C47421">
        <w:rPr>
          <w:color w:val="2E75B6"/>
          <w:vertAlign w:val="superscript"/>
        </w:rPr>
        <w:instrText xml:space="preserve"> REF _Ref229651608 \r \h </w:instrText>
      </w:r>
      <w:r w:rsidR="00C47421">
        <w:rPr>
          <w:color w:val="2E75B6"/>
          <w:vertAlign w:val="superscript"/>
        </w:rPr>
      </w:r>
      <w:r w:rsidR="00C47421">
        <w:rPr>
          <w:color w:val="2E75B6"/>
          <w:vertAlign w:val="superscript"/>
        </w:rPr>
        <w:fldChar w:fldCharType="separate"/>
      </w:r>
      <w:r w:rsidR="00E40E91">
        <w:rPr>
          <w:color w:val="2E75B6"/>
          <w:vertAlign w:val="superscript"/>
        </w:rPr>
        <w:t>5</w:t>
      </w:r>
      <w:r w:rsidR="00C47421">
        <w:rPr>
          <w:color w:val="2E75B6"/>
          <w:vertAlign w:val="superscript"/>
        </w:rPr>
        <w:fldChar w:fldCharType="end"/>
      </w:r>
      <w:r>
        <w:t xml:space="preserve"> Third, when a validated model is transported to a new population, predicted probabilities or survival estimates are often systematically mis</w:t>
      </w:r>
      <w:r w:rsidR="001025EF">
        <w:t>-</w:t>
      </w:r>
      <w:r>
        <w:t>calibrated in the large — too high or too low for the average patient</w:t>
      </w:r>
      <w:r w:rsidR="00D10E1C">
        <w:t>,</w:t>
      </w:r>
      <w:r>
        <w:t xml:space="preserve"> even when discriminative performance remains acceptable.</w:t>
      </w:r>
      <w:r w:rsidR="00C47421">
        <w:rPr>
          <w:color w:val="2E75B6"/>
          <w:vertAlign w:val="superscript"/>
        </w:rPr>
        <w:fldChar w:fldCharType="begin"/>
      </w:r>
      <w:r w:rsidR="00C47421">
        <w:rPr>
          <w:color w:val="2E75B6"/>
          <w:vertAlign w:val="superscript"/>
        </w:rPr>
        <w:instrText xml:space="preserve"> REF _Ref229651685 \r \h </w:instrText>
      </w:r>
      <w:r w:rsidR="00C47421">
        <w:rPr>
          <w:color w:val="2E75B6"/>
          <w:vertAlign w:val="superscript"/>
        </w:rPr>
      </w:r>
      <w:r w:rsidR="00C47421">
        <w:rPr>
          <w:color w:val="2E75B6"/>
          <w:vertAlign w:val="superscript"/>
        </w:rPr>
        <w:fldChar w:fldCharType="separate"/>
      </w:r>
      <w:r w:rsidR="00E40E91">
        <w:rPr>
          <w:color w:val="2E75B6"/>
          <w:vertAlign w:val="superscript"/>
        </w:rPr>
        <w:t>6</w:t>
      </w:r>
      <w:r w:rsidR="00C47421">
        <w:rPr>
          <w:color w:val="2E75B6"/>
          <w:vertAlign w:val="superscript"/>
        </w:rPr>
        <w:fldChar w:fldCharType="end"/>
      </w:r>
      <w:r w:rsidR="00C47421">
        <w:rPr>
          <w:color w:val="2E75B6"/>
          <w:vertAlign w:val="superscript"/>
        </w:rPr>
        <w:t>,</w:t>
      </w:r>
      <w:r w:rsidR="00C47421">
        <w:rPr>
          <w:color w:val="2E75B6"/>
          <w:vertAlign w:val="superscript"/>
        </w:rPr>
        <w:fldChar w:fldCharType="begin"/>
      </w:r>
      <w:r w:rsidR="00C47421">
        <w:rPr>
          <w:color w:val="2E75B6"/>
          <w:vertAlign w:val="superscript"/>
        </w:rPr>
        <w:instrText xml:space="preserve"> REF _Ref229651686 \r \h </w:instrText>
      </w:r>
      <w:r w:rsidR="00C47421">
        <w:rPr>
          <w:color w:val="2E75B6"/>
          <w:vertAlign w:val="superscript"/>
        </w:rPr>
      </w:r>
      <w:r w:rsidR="00C47421">
        <w:rPr>
          <w:color w:val="2E75B6"/>
          <w:vertAlign w:val="superscript"/>
        </w:rPr>
        <w:fldChar w:fldCharType="separate"/>
      </w:r>
      <w:r w:rsidR="00E40E91">
        <w:rPr>
          <w:color w:val="2E75B6"/>
          <w:vertAlign w:val="superscript"/>
        </w:rPr>
        <w:t>7</w:t>
      </w:r>
      <w:r w:rsidR="00C47421">
        <w:rPr>
          <w:color w:val="2E75B6"/>
          <w:vertAlign w:val="superscript"/>
        </w:rPr>
        <w:fldChar w:fldCharType="end"/>
      </w:r>
    </w:p>
    <w:p w14:paraId="3A93BC11" w14:textId="48456A6F" w:rsidR="00C979F9" w:rsidRDefault="00DB1AF2">
      <w:pPr>
        <w:spacing w:before="80" w:after="80" w:line="300" w:lineRule="auto"/>
        <w:jc w:val="both"/>
      </w:pPr>
      <w:ins w:id="2" w:author="Juan Li" w:date="2026-05-14T12:04:00Z" w16du:dateUtc="2026-05-14T16:04:00Z">
        <w:r>
          <w:t xml:space="preserve">Existing methods for </w:t>
        </w:r>
      </w:ins>
      <w:ins w:id="3" w:author="Juan Li" w:date="2026-05-14T12:05:00Z" w16du:dateUtc="2026-05-14T16:05:00Z">
        <w:r>
          <w:t xml:space="preserve">correcting miscalibration </w:t>
        </w:r>
      </w:ins>
      <w:ins w:id="4" w:author="Juan Li" w:date="2026-05-14T12:04:00Z" w16du:dateUtc="2026-05-14T16:04:00Z">
        <w:r>
          <w:t>(</w:t>
        </w:r>
      </w:ins>
      <w:ins w:id="5" w:author="Juan Li" w:date="2026-05-14T12:05:00Z" w16du:dateUtc="2026-05-14T16:05:00Z">
        <w:r w:rsidRPr="00DB1AF2">
          <w:rPr>
            <w:i/>
            <w:iCs/>
            <w:rPrChange w:id="6" w:author="Juan Li" w:date="2026-05-14T12:05:00Z" w16du:dateUtc="2026-05-14T16:05:00Z">
              <w:rPr/>
            </w:rPrChange>
          </w:rPr>
          <w:t>i.e.</w:t>
        </w:r>
        <w:r>
          <w:t xml:space="preserve">, </w:t>
        </w:r>
      </w:ins>
      <w:ins w:id="7" w:author="Juan Li" w:date="2026-05-14T12:04:00Z" w16du:dateUtc="2026-05-14T16:04:00Z">
        <w:r>
          <w:t>re-calibration)</w:t>
        </w:r>
      </w:ins>
      <w:ins w:id="8" w:author="Juan Li" w:date="2026-05-14T12:05:00Z" w16du:dateUtc="2026-05-14T16:05:00Z">
        <w:r>
          <w:t>,</w:t>
        </w:r>
      </w:ins>
      <w:ins w:id="9" w:author="Juan Li" w:date="2026-05-14T12:04:00Z" w16du:dateUtc="2026-05-14T16:04:00Z">
        <w:r>
          <w:t xml:space="preserve"> such as calibration-in-the-large (CITL)</w:t>
        </w:r>
        <w:r w:rsidRPr="00B518F0">
          <w:rPr>
            <w:color w:val="2E75B6"/>
            <w:vertAlign w:val="superscript"/>
          </w:rPr>
          <w:fldChar w:fldCharType="begin"/>
        </w:r>
        <w:r w:rsidRPr="00B518F0">
          <w:rPr>
            <w:color w:val="2E75B6"/>
            <w:vertAlign w:val="superscript"/>
          </w:rPr>
          <w:instrText xml:space="preserve"> REF _Ref229651521 \r \h </w:instrText>
        </w:r>
        <w:r>
          <w:rPr>
            <w:color w:val="2E75B6"/>
            <w:vertAlign w:val="superscript"/>
          </w:rPr>
          <w:instrText xml:space="preserve"> \* MERGEFORMAT </w:instrText>
        </w:r>
      </w:ins>
      <w:r w:rsidRPr="00B518F0">
        <w:rPr>
          <w:color w:val="2E75B6"/>
          <w:vertAlign w:val="superscript"/>
        </w:rPr>
      </w:r>
      <w:ins w:id="10" w:author="Juan Li" w:date="2026-05-14T12:04:00Z" w16du:dateUtc="2026-05-14T16:04:00Z">
        <w:r w:rsidRPr="00B518F0">
          <w:rPr>
            <w:color w:val="2E75B6"/>
            <w:vertAlign w:val="superscript"/>
          </w:rPr>
          <w:fldChar w:fldCharType="separate"/>
        </w:r>
      </w:ins>
      <w:r w:rsidR="00E40E91">
        <w:rPr>
          <w:color w:val="2E75B6"/>
          <w:vertAlign w:val="superscript"/>
        </w:rPr>
        <w:t>4</w:t>
      </w:r>
      <w:ins w:id="11" w:author="Juan Li" w:date="2026-05-14T12:04:00Z" w16du:dateUtc="2026-05-14T16:04:00Z">
        <w:r w:rsidRPr="00B518F0">
          <w:rPr>
            <w:color w:val="2E75B6"/>
            <w:vertAlign w:val="superscript"/>
          </w:rPr>
          <w:fldChar w:fldCharType="end"/>
        </w:r>
        <w:r w:rsidRPr="00B518F0">
          <w:rPr>
            <w:color w:val="2E75B6"/>
          </w:rPr>
          <w:t xml:space="preserve"> </w:t>
        </w:r>
        <w:r>
          <w:t>and Platt scaling,</w:t>
        </w:r>
        <w:r w:rsidRPr="00D15FB3">
          <w:rPr>
            <w:color w:val="2E75B6"/>
            <w:vertAlign w:val="superscript"/>
          </w:rPr>
          <w:fldChar w:fldCharType="begin"/>
        </w:r>
        <w:r w:rsidRPr="00D15FB3">
          <w:rPr>
            <w:color w:val="2E75B6"/>
            <w:vertAlign w:val="superscript"/>
          </w:rPr>
          <w:instrText xml:space="preserve"> REF _Ref229652020 \r \h </w:instrText>
        </w:r>
        <w:r>
          <w:rPr>
            <w:color w:val="2E75B6"/>
            <w:vertAlign w:val="superscript"/>
          </w:rPr>
          <w:instrText xml:space="preserve"> \* MERGEFORMAT </w:instrText>
        </w:r>
      </w:ins>
      <w:r w:rsidRPr="00D15FB3">
        <w:rPr>
          <w:color w:val="2E75B6"/>
          <w:vertAlign w:val="superscript"/>
        </w:rPr>
      </w:r>
      <w:ins w:id="12" w:author="Juan Li" w:date="2026-05-14T12:04:00Z" w16du:dateUtc="2026-05-14T16:04:00Z">
        <w:r w:rsidRPr="00D15FB3">
          <w:rPr>
            <w:color w:val="2E75B6"/>
            <w:vertAlign w:val="superscript"/>
          </w:rPr>
          <w:fldChar w:fldCharType="separate"/>
        </w:r>
      </w:ins>
      <w:r w:rsidR="00E40E91">
        <w:rPr>
          <w:color w:val="2E75B6"/>
          <w:vertAlign w:val="superscript"/>
        </w:rPr>
        <w:t>8</w:t>
      </w:r>
      <w:ins w:id="13" w:author="Juan Li" w:date="2026-05-14T12:04:00Z" w16du:dateUtc="2026-05-14T16:04:00Z">
        <w:r w:rsidRPr="00D15FB3">
          <w:rPr>
            <w:color w:val="2E75B6"/>
            <w:vertAlign w:val="superscript"/>
          </w:rPr>
          <w:fldChar w:fldCharType="end"/>
        </w:r>
        <w:r>
          <w:rPr>
            <w:color w:val="2E75B6"/>
            <w:vertAlign w:val="superscript"/>
          </w:rPr>
          <w:t xml:space="preserve"> </w:t>
        </w:r>
      </w:ins>
      <w:del w:id="14" w:author="Juan Li" w:date="2026-05-14T12:05:00Z" w16du:dateUtc="2026-05-14T16:05:00Z">
        <w:r w:rsidDel="00DB1AF2">
          <w:delText xml:space="preserve">Correcting miscalibration in the large formally </w:delText>
        </w:r>
      </w:del>
      <w:r>
        <w:t>requires access to individual-level data from the target population</w:t>
      </w:r>
      <w:ins w:id="15" w:author="Juan Li" w:date="2026-05-14T12:06:00Z" w16du:dateUtc="2026-05-14T16:06:00Z">
        <w:r>
          <w:t xml:space="preserve"> that is linked to the outcome of interest. </w:t>
        </w:r>
      </w:ins>
      <w:del w:id="16" w:author="Juan Li" w:date="2026-05-14T12:07:00Z" w16du:dateUtc="2026-05-14T16:07:00Z">
        <w:r w:rsidDel="00DB1AF2">
          <w:delText>, which</w:delText>
        </w:r>
      </w:del>
      <w:ins w:id="17" w:author="Juan Li" w:date="2026-05-14T12:07:00Z" w16du:dateUtc="2026-05-14T16:07:00Z">
        <w:r>
          <w:t>However, in practice, individual-level data</w:t>
        </w:r>
      </w:ins>
      <w:r>
        <w:t xml:space="preserve"> is frequently </w:t>
      </w:r>
      <w:r>
        <w:lastRenderedPageBreak/>
        <w:t>unavailable</w:t>
      </w:r>
      <w:ins w:id="18" w:author="Juan Li" w:date="2026-05-14T11:59:00Z" w16du:dateUtc="2026-05-14T15:59:00Z">
        <w:r w:rsidR="00C4406E">
          <w:t>, especiall</w:t>
        </w:r>
      </w:ins>
      <w:ins w:id="19" w:author="Juan Li" w:date="2026-05-14T12:00:00Z" w16du:dateUtc="2026-05-14T16:00:00Z">
        <w:r w:rsidR="00C4406E">
          <w:t>y in the public health settings,</w:t>
        </w:r>
      </w:ins>
      <w:r>
        <w:t xml:space="preserve"> due to privacy regulations, data-governance frameworks, or the fragmented nature of distributed clinical data systems.</w:t>
      </w:r>
      <w:r w:rsidR="00377DFD">
        <w:rPr>
          <w:color w:val="2E75B6"/>
          <w:vertAlign w:val="superscript"/>
        </w:rPr>
        <w:fldChar w:fldCharType="begin"/>
      </w:r>
      <w:r w:rsidR="00377DFD">
        <w:rPr>
          <w:color w:val="2E75B6"/>
          <w:vertAlign w:val="superscript"/>
        </w:rPr>
        <w:instrText xml:space="preserve"> REF _Ref229651867 \r \h </w:instrText>
      </w:r>
      <w:r w:rsidR="00377DFD">
        <w:rPr>
          <w:color w:val="2E75B6"/>
          <w:vertAlign w:val="superscript"/>
        </w:rPr>
      </w:r>
      <w:r w:rsidR="00377DFD">
        <w:rPr>
          <w:color w:val="2E75B6"/>
          <w:vertAlign w:val="superscript"/>
        </w:rPr>
        <w:fldChar w:fldCharType="separate"/>
      </w:r>
      <w:r w:rsidR="00E40E91">
        <w:rPr>
          <w:color w:val="2E75B6"/>
          <w:vertAlign w:val="superscript"/>
        </w:rPr>
        <w:t>9</w:t>
      </w:r>
      <w:r w:rsidR="00377DFD">
        <w:rPr>
          <w:color w:val="2E75B6"/>
          <w:vertAlign w:val="superscript"/>
        </w:rPr>
        <w:fldChar w:fldCharType="end"/>
      </w:r>
      <w:r w:rsidR="00377DFD">
        <w:rPr>
          <w:color w:val="2E75B6"/>
          <w:vertAlign w:val="superscript"/>
        </w:rPr>
        <w:t>,</w:t>
      </w:r>
      <w:r w:rsidR="00377DFD">
        <w:rPr>
          <w:color w:val="2E75B6"/>
          <w:vertAlign w:val="superscript"/>
        </w:rPr>
        <w:fldChar w:fldCharType="begin"/>
      </w:r>
      <w:r w:rsidR="00377DFD">
        <w:rPr>
          <w:color w:val="2E75B6"/>
          <w:vertAlign w:val="superscript"/>
        </w:rPr>
        <w:instrText xml:space="preserve"> REF _Ref229651868 \r \h </w:instrText>
      </w:r>
      <w:r w:rsidR="00377DFD">
        <w:rPr>
          <w:color w:val="2E75B6"/>
          <w:vertAlign w:val="superscript"/>
        </w:rPr>
      </w:r>
      <w:r w:rsidR="00377DFD">
        <w:rPr>
          <w:color w:val="2E75B6"/>
          <w:vertAlign w:val="superscript"/>
        </w:rPr>
        <w:fldChar w:fldCharType="separate"/>
      </w:r>
      <w:r w:rsidR="00E40E91">
        <w:rPr>
          <w:color w:val="2E75B6"/>
          <w:vertAlign w:val="superscript"/>
        </w:rPr>
        <w:t>10</w:t>
      </w:r>
      <w:r w:rsidR="00377DFD">
        <w:rPr>
          <w:color w:val="2E75B6"/>
          <w:vertAlign w:val="superscript"/>
        </w:rPr>
        <w:fldChar w:fldCharType="end"/>
      </w:r>
      <w:r>
        <w:t xml:space="preserve"> </w:t>
      </w:r>
      <w:ins w:id="20" w:author="Juan Li" w:date="2026-05-14T12:14:00Z" w16du:dateUtc="2026-05-14T16:14:00Z">
        <w:r w:rsidR="00892401">
          <w:t>Further,</w:t>
        </w:r>
      </w:ins>
      <w:ins w:id="21" w:author="Juan Li" w:date="2026-05-14T12:09:00Z" w16du:dateUtc="2026-05-14T16:09:00Z">
        <w:r w:rsidR="0021461E">
          <w:t xml:space="preserve"> data linkage</w:t>
        </w:r>
      </w:ins>
      <w:ins w:id="22" w:author="Juan Li" w:date="2026-05-14T12:21:00Z" w16du:dateUtc="2026-05-14T16:21:00Z">
        <w:r w:rsidR="00361916" w:rsidRPr="00A97A02">
          <w:rPr>
            <w:color w:val="2E75B6"/>
            <w:vertAlign w:val="superscript"/>
          </w:rPr>
          <w:fldChar w:fldCharType="begin"/>
        </w:r>
        <w:r w:rsidR="00361916" w:rsidRPr="00A97A02">
          <w:rPr>
            <w:color w:val="2E75B6"/>
            <w:vertAlign w:val="superscript"/>
          </w:rPr>
          <w:instrText xml:space="preserve"> REF _Ref229653422 \r \h </w:instrText>
        </w:r>
        <w:r w:rsidR="00361916">
          <w:rPr>
            <w:color w:val="2E75B6"/>
            <w:vertAlign w:val="superscript"/>
          </w:rPr>
          <w:instrText xml:space="preserve"> \* MERGEFORMAT </w:instrText>
        </w:r>
      </w:ins>
      <w:r w:rsidR="00361916" w:rsidRPr="00A97A02">
        <w:rPr>
          <w:color w:val="2E75B6"/>
          <w:vertAlign w:val="superscript"/>
        </w:rPr>
      </w:r>
      <w:ins w:id="23" w:author="Juan Li" w:date="2026-05-14T12:21:00Z" w16du:dateUtc="2026-05-14T16:21:00Z">
        <w:r w:rsidR="00361916" w:rsidRPr="00A97A02">
          <w:rPr>
            <w:color w:val="2E75B6"/>
            <w:vertAlign w:val="superscript"/>
          </w:rPr>
          <w:fldChar w:fldCharType="separate"/>
        </w:r>
      </w:ins>
      <w:r w:rsidR="00E40E91">
        <w:rPr>
          <w:color w:val="2E75B6"/>
          <w:vertAlign w:val="superscript"/>
        </w:rPr>
        <w:t>11</w:t>
      </w:r>
      <w:ins w:id="24" w:author="Juan Li" w:date="2026-05-14T12:21:00Z" w16du:dateUtc="2026-05-14T16:21:00Z">
        <w:r w:rsidR="00361916" w:rsidRPr="00A97A02">
          <w:rPr>
            <w:color w:val="2E75B6"/>
            <w:vertAlign w:val="superscript"/>
          </w:rPr>
          <w:fldChar w:fldCharType="end"/>
        </w:r>
      </w:ins>
      <w:ins w:id="25" w:author="Juan Li" w:date="2026-05-14T12:09:00Z" w16du:dateUtc="2026-05-14T16:09:00Z">
        <w:r w:rsidR="0021461E">
          <w:t xml:space="preserve"> is </w:t>
        </w:r>
      </w:ins>
      <w:ins w:id="26" w:author="Juan Li" w:date="2026-05-14T12:14:00Z" w16du:dateUtc="2026-05-14T16:14:00Z">
        <w:r w:rsidR="00892401">
          <w:t xml:space="preserve">often required to </w:t>
        </w:r>
      </w:ins>
      <w:ins w:id="27" w:author="Juan Li" w:date="2026-05-14T12:15:00Z" w16du:dateUtc="2026-05-14T16:15:00Z">
        <w:r w:rsidR="00892401">
          <w:t>link individual-level data</w:t>
        </w:r>
      </w:ins>
      <w:ins w:id="28" w:author="Juan Li" w:date="2026-05-14T12:09:00Z" w16du:dateUtc="2026-05-14T16:09:00Z">
        <w:r w:rsidR="0021461E">
          <w:t xml:space="preserve"> </w:t>
        </w:r>
      </w:ins>
      <w:ins w:id="29" w:author="Juan Li" w:date="2026-05-14T12:18:00Z" w16du:dateUtc="2026-05-14T16:18:00Z">
        <w:r w:rsidR="00361916">
          <w:t>on</w:t>
        </w:r>
      </w:ins>
      <w:ins w:id="30" w:author="Juan Li" w:date="2026-05-14T12:15:00Z" w16du:dateUtc="2026-05-14T16:15:00Z">
        <w:r w:rsidR="00892401">
          <w:t xml:space="preserve"> predictors (</w:t>
        </w:r>
        <w:r w:rsidR="00892401" w:rsidRPr="00892401">
          <w:rPr>
            <w:i/>
            <w:iCs/>
            <w:rPrChange w:id="31" w:author="Juan Li" w:date="2026-05-14T12:15:00Z" w16du:dateUtc="2026-05-14T16:15:00Z">
              <w:rPr/>
            </w:rPrChange>
          </w:rPr>
          <w:t>e.g.</w:t>
        </w:r>
        <w:r w:rsidR="00892401">
          <w:t xml:space="preserve">, from a community health survey) </w:t>
        </w:r>
      </w:ins>
      <w:ins w:id="32" w:author="Juan Li" w:date="2026-05-14T12:16:00Z" w16du:dateUtc="2026-05-14T16:16:00Z">
        <w:r w:rsidR="00892401">
          <w:t>with their corresponding outcome of interest (</w:t>
        </w:r>
      </w:ins>
      <w:ins w:id="33" w:author="Juan Li" w:date="2026-05-14T12:19:00Z" w16du:dateUtc="2026-05-14T16:19:00Z">
        <w:r w:rsidR="00361916" w:rsidRPr="00361916">
          <w:rPr>
            <w:i/>
            <w:iCs/>
            <w:rPrChange w:id="34" w:author="Juan Li" w:date="2026-05-14T12:20:00Z" w16du:dateUtc="2026-05-14T16:20:00Z">
              <w:rPr/>
            </w:rPrChange>
          </w:rPr>
          <w:t>e.g.</w:t>
        </w:r>
        <w:r w:rsidR="00361916">
          <w:t xml:space="preserve">, diagnosis of certain disease from </w:t>
        </w:r>
      </w:ins>
      <w:ins w:id="35" w:author="Juan Li" w:date="2026-05-14T12:20:00Z" w16du:dateUtc="2026-05-14T16:20:00Z">
        <w:r w:rsidR="00361916">
          <w:t>medical</w:t>
        </w:r>
      </w:ins>
      <w:ins w:id="36" w:author="Juan Li" w:date="2026-05-14T12:19:00Z" w16du:dateUtc="2026-05-14T16:19:00Z">
        <w:r w:rsidR="00361916">
          <w:t xml:space="preserve"> record</w:t>
        </w:r>
      </w:ins>
      <w:ins w:id="37" w:author="Juan Li" w:date="2026-05-14T12:22:00Z" w16du:dateUtc="2026-05-14T16:22:00Z">
        <w:r w:rsidR="00361916">
          <w:t>s</w:t>
        </w:r>
      </w:ins>
      <w:ins w:id="38" w:author="Juan Li" w:date="2026-05-14T12:20:00Z" w16du:dateUtc="2026-05-14T16:20:00Z">
        <w:r w:rsidR="00361916">
          <w:t xml:space="preserve"> or mortality from </w:t>
        </w:r>
      </w:ins>
      <w:ins w:id="39" w:author="Juan Li" w:date="2026-05-14T12:23:00Z" w16du:dateUtc="2026-05-14T16:23:00Z">
        <w:r w:rsidR="00361916" w:rsidRPr="00361916">
          <w:t>vital statistics registries</w:t>
        </w:r>
      </w:ins>
      <w:ins w:id="40" w:author="Juan Li" w:date="2026-05-14T12:16:00Z" w16du:dateUtc="2026-05-14T16:16:00Z">
        <w:r w:rsidR="00892401">
          <w:t>).</w:t>
        </w:r>
        <w:r w:rsidR="00892401" w:rsidRPr="00892401">
          <w:rPr>
            <w:color w:val="2E75B6"/>
            <w:rPrChange w:id="41" w:author="Juan Li" w:date="2026-05-14T12:17:00Z" w16du:dateUtc="2026-05-14T16:17:00Z">
              <w:rPr/>
            </w:rPrChange>
          </w:rPr>
          <w:t xml:space="preserve"> </w:t>
        </w:r>
      </w:ins>
      <w:del w:id="42" w:author="Juan Li" w:date="2026-05-14T12:24:00Z" w16du:dateUtc="2026-05-14T16:24:00Z">
        <w:r w:rsidDel="001337E0">
          <w:delText xml:space="preserve">Existing re-calibration methods </w:delText>
        </w:r>
        <w:r w:rsidR="00D10E1C" w:rsidDel="001337E0">
          <w:delText>such as</w:delText>
        </w:r>
        <w:r w:rsidDel="001337E0">
          <w:delText xml:space="preserve"> calibration-in-the-large (CITL)</w:delText>
        </w:r>
        <w:r w:rsidR="00B518F0" w:rsidRPr="00B518F0" w:rsidDel="001337E0">
          <w:rPr>
            <w:color w:val="2E75B6"/>
            <w:vertAlign w:val="superscript"/>
          </w:rPr>
          <w:fldChar w:fldCharType="begin"/>
        </w:r>
        <w:r w:rsidR="00B518F0" w:rsidRPr="00B518F0" w:rsidDel="001337E0">
          <w:rPr>
            <w:color w:val="2E75B6"/>
            <w:vertAlign w:val="superscript"/>
          </w:rPr>
          <w:delInstrText xml:space="preserve"> REF _Ref229651521 \r \h </w:delInstrText>
        </w:r>
        <w:r w:rsidR="00B518F0" w:rsidDel="001337E0">
          <w:rPr>
            <w:color w:val="2E75B6"/>
            <w:vertAlign w:val="superscript"/>
          </w:rPr>
          <w:delInstrText xml:space="preserve"> \* MERGEFORMAT </w:delInstrText>
        </w:r>
        <w:r w:rsidR="00B518F0" w:rsidRPr="00B518F0" w:rsidDel="001337E0">
          <w:rPr>
            <w:color w:val="2E75B6"/>
            <w:vertAlign w:val="superscript"/>
          </w:rPr>
        </w:r>
        <w:r w:rsidR="00B518F0" w:rsidRPr="00B518F0" w:rsidDel="001337E0">
          <w:rPr>
            <w:color w:val="2E75B6"/>
            <w:vertAlign w:val="superscript"/>
          </w:rPr>
          <w:fldChar w:fldCharType="separate"/>
        </w:r>
        <w:r w:rsidR="0021461E" w:rsidDel="001337E0">
          <w:rPr>
            <w:color w:val="2E75B6"/>
            <w:vertAlign w:val="superscript"/>
          </w:rPr>
          <w:delText>4</w:delText>
        </w:r>
        <w:r w:rsidR="00B518F0" w:rsidRPr="00B518F0" w:rsidDel="001337E0">
          <w:rPr>
            <w:color w:val="2E75B6"/>
            <w:vertAlign w:val="superscript"/>
          </w:rPr>
          <w:fldChar w:fldCharType="end"/>
        </w:r>
        <w:r w:rsidRPr="00B518F0" w:rsidDel="001337E0">
          <w:rPr>
            <w:color w:val="2E75B6"/>
          </w:rPr>
          <w:delText xml:space="preserve"> </w:delText>
        </w:r>
        <w:r w:rsidDel="001337E0">
          <w:delText>and Platt scaling</w:delText>
        </w:r>
        <w:r w:rsidR="00D10E1C" w:rsidDel="001337E0">
          <w:delText>,</w:delText>
        </w:r>
        <w:r w:rsidR="00D15FB3" w:rsidRPr="00D15FB3" w:rsidDel="001337E0">
          <w:rPr>
            <w:color w:val="2E75B6"/>
            <w:vertAlign w:val="superscript"/>
          </w:rPr>
          <w:fldChar w:fldCharType="begin"/>
        </w:r>
        <w:r w:rsidR="00D15FB3" w:rsidRPr="00D15FB3" w:rsidDel="001337E0">
          <w:rPr>
            <w:color w:val="2E75B6"/>
            <w:vertAlign w:val="superscript"/>
          </w:rPr>
          <w:delInstrText xml:space="preserve"> REF _Ref229652020 \r \h </w:delInstrText>
        </w:r>
        <w:r w:rsidR="00D15FB3" w:rsidDel="001337E0">
          <w:rPr>
            <w:color w:val="2E75B6"/>
            <w:vertAlign w:val="superscript"/>
          </w:rPr>
          <w:delInstrText xml:space="preserve"> \* MERGEFORMAT </w:delInstrText>
        </w:r>
        <w:r w:rsidR="00D15FB3" w:rsidRPr="00D15FB3" w:rsidDel="001337E0">
          <w:rPr>
            <w:color w:val="2E75B6"/>
            <w:vertAlign w:val="superscript"/>
          </w:rPr>
        </w:r>
        <w:r w:rsidR="00D15FB3" w:rsidRPr="00D15FB3" w:rsidDel="001337E0">
          <w:rPr>
            <w:color w:val="2E75B6"/>
            <w:vertAlign w:val="superscript"/>
          </w:rPr>
          <w:fldChar w:fldCharType="separate"/>
        </w:r>
      </w:del>
      <w:del w:id="43" w:author="Juan Li" w:date="2026-05-14T12:08:00Z" w16du:dateUtc="2026-05-14T16:08:00Z">
        <w:r w:rsidR="00D15FB3" w:rsidRPr="00D15FB3" w:rsidDel="0021461E">
          <w:rPr>
            <w:color w:val="2E75B6"/>
            <w:vertAlign w:val="superscript"/>
          </w:rPr>
          <w:delText>10</w:delText>
        </w:r>
      </w:del>
      <w:del w:id="44" w:author="Juan Li" w:date="2026-05-14T12:24:00Z" w16du:dateUtc="2026-05-14T16:24:00Z">
        <w:r w:rsidR="00D15FB3" w:rsidRPr="00D15FB3" w:rsidDel="001337E0">
          <w:rPr>
            <w:color w:val="2E75B6"/>
            <w:vertAlign w:val="superscript"/>
          </w:rPr>
          <w:fldChar w:fldCharType="end"/>
        </w:r>
        <w:r w:rsidDel="001337E0">
          <w:delText xml:space="preserve"> each assume that linked individual patient data, including outcome information, are available in the target setting</w:delText>
        </w:r>
        <w:r w:rsidR="00D15FB3" w:rsidDel="001337E0">
          <w:delText>.</w:delText>
        </w:r>
        <w:r w:rsidDel="001337E0">
          <w:delText xml:space="preserve"> </w:delText>
        </w:r>
      </w:del>
      <w:r>
        <w:t>When such data do not exist, practitioners currently have no principled recourse beyond applying the model as developed and accepting whatever miscalibration results.</w:t>
      </w:r>
    </w:p>
    <w:p w14:paraId="50A2BC6E" w14:textId="310A9A9C" w:rsidR="00C979F9" w:rsidRDefault="00000000">
      <w:pPr>
        <w:spacing w:before="80" w:after="80" w:line="300" w:lineRule="auto"/>
        <w:jc w:val="both"/>
      </w:pPr>
      <w:r>
        <w:t xml:space="preserve">All three problems can be substantially mitigated by a single, computationally trivial preprocessing step: </w:t>
      </w:r>
      <w:r w:rsidRPr="00D10E1C">
        <w:t xml:space="preserve">centering </w:t>
      </w:r>
      <w:r>
        <w:t>each predictor by subtracting a meaningful reference value</w:t>
      </w:r>
      <w:r w:rsidR="00D10E1C">
        <w:t>,</w:t>
      </w:r>
      <w:r>
        <w:t xml:space="preserve"> typically the covariate mean in the derivation sample</w:t>
      </w:r>
      <w:r w:rsidR="00D10E1C">
        <w:t>,</w:t>
      </w:r>
      <w:r>
        <w:t xml:space="preserve"> before fitting the model. Although centering has been discussed in the regression literature primarily as a technique for reducing numerical collinearity between main effects and polynomial or interaction terms,</w:t>
      </w:r>
      <w:r w:rsidR="00517A49">
        <w:rPr>
          <w:color w:val="2E75B6"/>
          <w:vertAlign w:val="superscript"/>
        </w:rPr>
        <w:fldChar w:fldCharType="begin"/>
      </w:r>
      <w:r w:rsidR="00517A49">
        <w:rPr>
          <w:color w:val="2E75B6"/>
          <w:vertAlign w:val="superscript"/>
        </w:rPr>
        <w:instrText xml:space="preserve"> REF _Ref229651519 \r \h </w:instrText>
      </w:r>
      <w:r w:rsidR="00517A49">
        <w:rPr>
          <w:color w:val="2E75B6"/>
          <w:vertAlign w:val="superscript"/>
        </w:rPr>
      </w:r>
      <w:r w:rsidR="00517A49">
        <w:rPr>
          <w:color w:val="2E75B6"/>
          <w:vertAlign w:val="superscript"/>
        </w:rPr>
        <w:fldChar w:fldCharType="separate"/>
      </w:r>
      <w:r w:rsidR="00E40E91">
        <w:rPr>
          <w:color w:val="2E75B6"/>
          <w:vertAlign w:val="superscript"/>
        </w:rPr>
        <w:t>3</w:t>
      </w:r>
      <w:r w:rsidR="00517A49">
        <w:rPr>
          <w:color w:val="2E75B6"/>
          <w:vertAlign w:val="superscript"/>
        </w:rPr>
        <w:fldChar w:fldCharType="end"/>
      </w:r>
      <w:r>
        <w:rPr>
          <w:color w:val="2E75B6"/>
          <w:vertAlign w:val="superscript"/>
        </w:rPr>
        <w:t>,</w:t>
      </w:r>
      <w:r w:rsidR="00517A49">
        <w:rPr>
          <w:color w:val="2E75B6"/>
          <w:vertAlign w:val="superscript"/>
        </w:rPr>
        <w:fldChar w:fldCharType="begin"/>
      </w:r>
      <w:r w:rsidR="00517A49">
        <w:rPr>
          <w:color w:val="2E75B6"/>
          <w:vertAlign w:val="superscript"/>
        </w:rPr>
        <w:instrText xml:space="preserve"> REF _Ref229654001 \r \h </w:instrText>
      </w:r>
      <w:r w:rsidR="00517A49">
        <w:rPr>
          <w:color w:val="2E75B6"/>
          <w:vertAlign w:val="superscript"/>
        </w:rPr>
      </w:r>
      <w:r w:rsidR="00517A49">
        <w:rPr>
          <w:color w:val="2E75B6"/>
          <w:vertAlign w:val="superscript"/>
        </w:rPr>
        <w:fldChar w:fldCharType="separate"/>
      </w:r>
      <w:r w:rsidR="00E40E91">
        <w:rPr>
          <w:color w:val="2E75B6"/>
          <w:vertAlign w:val="superscript"/>
        </w:rPr>
        <w:t>12</w:t>
      </w:r>
      <w:r w:rsidR="00517A49">
        <w:rPr>
          <w:color w:val="2E75B6"/>
          <w:vertAlign w:val="superscript"/>
        </w:rPr>
        <w:fldChar w:fldCharType="end"/>
      </w:r>
      <w:r>
        <w:t xml:space="preserve"> its systematic and unified benefits for interpretation, implementation, and re-calibration in the context of clinical GLMs and GAMs have not been formally articulated. The present paper addresses that gap.</w:t>
      </w:r>
    </w:p>
    <w:p w14:paraId="0E23A327" w14:textId="53E45B32" w:rsidR="00C979F9" w:rsidRDefault="00000000">
      <w:pPr>
        <w:spacing w:before="80" w:after="80" w:line="300" w:lineRule="auto"/>
        <w:jc w:val="both"/>
      </w:pPr>
      <w:r>
        <w:t xml:space="preserve">A </w:t>
      </w:r>
      <w:r>
        <w:rPr>
          <w:i/>
          <w:iCs/>
        </w:rPr>
        <w:t>generalized linear model</w:t>
      </w:r>
      <w:r>
        <w:t xml:space="preserve"> </w:t>
      </w:r>
      <w:r w:rsidR="00D10E1C">
        <w:t xml:space="preserve">(GLM) </w:t>
      </w:r>
      <w:r>
        <w:t xml:space="preserve">relates the expected value of a response </w:t>
      </w:r>
      <m:oMath>
        <m:r>
          <w:rPr>
            <w:rFonts w:ascii="Cambria Math" w:hAnsi="Cambria Math"/>
          </w:rPr>
          <m:t>Y</m:t>
        </m:r>
      </m:oMath>
      <w:r>
        <w:t xml:space="preserve"> to a linear predictor </w:t>
      </w:r>
      <m:oMath>
        <m:r>
          <w:rPr>
            <w:rFonts w:ascii="Cambria Math" w:hAnsi="Cambria Math"/>
          </w:rPr>
          <m:t>η = Xβ</m:t>
        </m:r>
      </m:oMath>
      <w:r>
        <w:t xml:space="preserve"> through a link function </w:t>
      </w:r>
      <m:oMath>
        <m:r>
          <w:rPr>
            <w:rFonts w:ascii="Cambria Math" w:hAnsi="Cambria Math"/>
          </w:rPr>
          <m:t>g(·)</m:t>
        </m:r>
      </m:oMath>
      <w:r>
        <w:t xml:space="preserve"> such that </w:t>
      </w:r>
      <m:oMath>
        <m:r>
          <w:rPr>
            <w:rFonts w:ascii="Cambria Math" w:hAnsi="Cambria Math"/>
          </w:rPr>
          <m:t>g(μ) = η</m:t>
        </m:r>
      </m:oMath>
      <w:r>
        <w:t xml:space="preserve">, where </w:t>
      </w:r>
      <m:oMath>
        <m:r>
          <w:rPr>
            <w:rFonts w:ascii="Cambria Math" w:hAnsi="Cambria Math"/>
          </w:rPr>
          <m:t>μ = E[Y | X]</m:t>
        </m:r>
      </m:oMath>
      <w:r>
        <w:t>.</w:t>
      </w:r>
      <w:r w:rsidR="005D7C00">
        <w:rPr>
          <w:color w:val="2E75B6"/>
          <w:vertAlign w:val="superscript"/>
        </w:rPr>
        <w:fldChar w:fldCharType="begin"/>
      </w:r>
      <w:r w:rsidR="005D7C00">
        <w:rPr>
          <w:color w:val="2E75B6"/>
          <w:vertAlign w:val="superscript"/>
        </w:rPr>
        <w:instrText xml:space="preserve"> REF _Ref229651123 \r \h </w:instrText>
      </w:r>
      <w:r w:rsidR="005D7C00">
        <w:rPr>
          <w:color w:val="2E75B6"/>
          <w:vertAlign w:val="superscript"/>
        </w:rPr>
      </w:r>
      <w:r w:rsidR="005D7C00">
        <w:rPr>
          <w:color w:val="2E75B6"/>
          <w:vertAlign w:val="superscript"/>
        </w:rPr>
        <w:fldChar w:fldCharType="separate"/>
      </w:r>
      <w:r w:rsidR="005D7C00">
        <w:rPr>
          <w:color w:val="2E75B6"/>
          <w:vertAlign w:val="superscript"/>
        </w:rPr>
        <w:t>1</w:t>
      </w:r>
      <w:r w:rsidR="005D7C00">
        <w:rPr>
          <w:color w:val="2E75B6"/>
          <w:vertAlign w:val="superscript"/>
        </w:rPr>
        <w:fldChar w:fldCharType="end"/>
      </w:r>
      <w:r>
        <w:t xml:space="preserve"> A </w:t>
      </w:r>
      <w:r>
        <w:rPr>
          <w:i/>
          <w:iCs/>
        </w:rPr>
        <w:t>generalized additive model</w:t>
      </w:r>
      <w:r>
        <w:t xml:space="preserve"> </w:t>
      </w:r>
      <w:r w:rsidR="00D10E1C">
        <w:t xml:space="preserve">(GAM) </w:t>
      </w:r>
      <w:r>
        <w:t xml:space="preserve">replaces the linear predictor with a sum </w:t>
      </w:r>
      <m:oMath>
        <m:r>
          <w:rPr>
            <w:rFonts w:ascii="Cambria Math" w:hAnsi="Cambria Math"/>
          </w:rPr>
          <m:t xml:space="preserve">g(μ)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where each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t xml:space="preserve"> may be a penalized regression spline or a restricted cubic spline.</w:t>
      </w:r>
      <w:r w:rsidR="00164050">
        <w:rPr>
          <w:color w:val="2E75B6"/>
          <w:vertAlign w:val="superscript"/>
        </w:rPr>
        <w:fldChar w:fldCharType="begin"/>
      </w:r>
      <w:r w:rsidR="00164050">
        <w:rPr>
          <w:color w:val="2E75B6"/>
          <w:vertAlign w:val="superscript"/>
        </w:rPr>
        <w:instrText xml:space="preserve"> REF _Ref229651130 \r \h </w:instrText>
      </w:r>
      <w:r w:rsidR="00164050">
        <w:rPr>
          <w:color w:val="2E75B6"/>
          <w:vertAlign w:val="superscript"/>
        </w:rPr>
      </w:r>
      <w:r w:rsidR="00164050">
        <w:rPr>
          <w:color w:val="2E75B6"/>
          <w:vertAlign w:val="superscript"/>
        </w:rPr>
        <w:fldChar w:fldCharType="separate"/>
      </w:r>
      <w:r w:rsidR="00164050">
        <w:rPr>
          <w:color w:val="2E75B6"/>
          <w:vertAlign w:val="superscript"/>
        </w:rPr>
        <w:t>2</w:t>
      </w:r>
      <w:r w:rsidR="00164050">
        <w:rPr>
          <w:color w:val="2E75B6"/>
          <w:vertAlign w:val="superscript"/>
        </w:rPr>
        <w:fldChar w:fldCharType="end"/>
      </w:r>
      <w:r w:rsidR="00164050">
        <w:rPr>
          <w:color w:val="2E75B6"/>
          <w:vertAlign w:val="superscript"/>
        </w:rPr>
        <w:t>,</w:t>
      </w:r>
      <w:r w:rsidR="00164050">
        <w:rPr>
          <w:color w:val="2E75B6"/>
          <w:vertAlign w:val="superscript"/>
        </w:rPr>
        <w:fldChar w:fldCharType="begin"/>
      </w:r>
      <w:r w:rsidR="00164050">
        <w:rPr>
          <w:color w:val="2E75B6"/>
          <w:vertAlign w:val="superscript"/>
        </w:rPr>
        <w:instrText xml:space="preserve"> REF _Ref229651519 \r \h </w:instrText>
      </w:r>
      <w:r w:rsidR="00164050">
        <w:rPr>
          <w:color w:val="2E75B6"/>
          <w:vertAlign w:val="superscript"/>
        </w:rPr>
      </w:r>
      <w:r w:rsidR="00164050">
        <w:rPr>
          <w:color w:val="2E75B6"/>
          <w:vertAlign w:val="superscript"/>
        </w:rPr>
        <w:fldChar w:fldCharType="separate"/>
      </w:r>
      <w:r w:rsidR="00164050">
        <w:rPr>
          <w:color w:val="2E75B6"/>
          <w:vertAlign w:val="superscript"/>
        </w:rPr>
        <w:t>3</w:t>
      </w:r>
      <w:r w:rsidR="00164050">
        <w:rPr>
          <w:color w:val="2E75B6"/>
          <w:vertAlign w:val="superscript"/>
        </w:rPr>
        <w:fldChar w:fldCharType="end"/>
      </w:r>
      <w:r>
        <w:t xml:space="preserve"> Cox proportional-hazards models, though not strictly GLMs, share an identical linear predictor structure and are included in the present framework via the log-hazard link.</w:t>
      </w:r>
      <w:r w:rsidR="006A1383">
        <w:rPr>
          <w:color w:val="2E75B6"/>
          <w:vertAlign w:val="superscript"/>
        </w:rPr>
        <w:fldChar w:fldCharType="begin"/>
      </w:r>
      <w:r w:rsidR="006A1383">
        <w:rPr>
          <w:color w:val="2E75B6"/>
          <w:vertAlign w:val="superscript"/>
        </w:rPr>
        <w:instrText xml:space="preserve"> REF _Ref229661217 \r \h </w:instrText>
      </w:r>
      <w:r w:rsidR="006A1383">
        <w:rPr>
          <w:color w:val="2E75B6"/>
          <w:vertAlign w:val="superscript"/>
        </w:rPr>
      </w:r>
      <w:r w:rsidR="006A1383">
        <w:rPr>
          <w:color w:val="2E75B6"/>
          <w:vertAlign w:val="superscript"/>
        </w:rPr>
        <w:fldChar w:fldCharType="separate"/>
      </w:r>
      <w:r w:rsidR="006A1383">
        <w:rPr>
          <w:color w:val="2E75B6"/>
          <w:vertAlign w:val="superscript"/>
        </w:rPr>
        <w:t>13</w:t>
      </w:r>
      <w:r w:rsidR="006A1383">
        <w:rPr>
          <w:color w:val="2E75B6"/>
          <w:vertAlign w:val="superscript"/>
        </w:rPr>
        <w:fldChar w:fldCharType="end"/>
      </w:r>
      <w:r>
        <w:t xml:space="preserve"> In all cases, centering operates on the linear predictor and its consequences for the model intercept are the principal focus of this paper.</w:t>
      </w:r>
    </w:p>
    <w:p w14:paraId="0836C4D2" w14:textId="5195816B" w:rsidR="00C979F9" w:rsidRDefault="00000000">
      <w:pPr>
        <w:spacing w:before="80" w:after="80" w:line="300" w:lineRule="auto"/>
        <w:jc w:val="both"/>
      </w:pPr>
      <w:r>
        <w:t xml:space="preserve">The paper is organized as follows. Section 2 presents the unified centering framework for linear, polynomial, spline, and interaction terms and derives the transformed intercept's interpretation in each model family, with a practical implementation strategy using </w:t>
      </w:r>
      <w:ins w:id="45" w:author="Juan Li" w:date="2026-05-14T14:27:00Z" w16du:dateUtc="2026-05-14T18:27:00Z">
        <w:r w:rsidR="001F3F37">
          <w:t xml:space="preserve">functions that follow the design principle as </w:t>
        </w:r>
      </w:ins>
      <w:r>
        <w:t xml:space="preserve">the R </w:t>
      </w:r>
      <w:r>
        <w:rPr>
          <w:rFonts w:ascii="Courier New" w:eastAsia="Courier New" w:hAnsi="Courier New" w:cs="Courier New"/>
          <w:color w:val="1A3557"/>
          <w:sz w:val="20"/>
          <w:szCs w:val="20"/>
        </w:rPr>
        <w:t>recipes</w:t>
      </w:r>
      <w:r>
        <w:t xml:space="preserve"> package.</w:t>
      </w:r>
      <w:r w:rsidR="007C2C4B">
        <w:rPr>
          <w:color w:val="2E75B6"/>
          <w:vertAlign w:val="superscript"/>
        </w:rPr>
        <w:fldChar w:fldCharType="begin"/>
      </w:r>
      <w:r w:rsidR="007C2C4B">
        <w:rPr>
          <w:color w:val="2E75B6"/>
          <w:vertAlign w:val="superscript"/>
        </w:rPr>
        <w:instrText xml:space="preserve"> REF _Ref229661344 \r \h </w:instrText>
      </w:r>
      <w:r w:rsidR="007C2C4B">
        <w:rPr>
          <w:color w:val="2E75B6"/>
          <w:vertAlign w:val="superscript"/>
        </w:rPr>
      </w:r>
      <w:r w:rsidR="007C2C4B">
        <w:rPr>
          <w:color w:val="2E75B6"/>
          <w:vertAlign w:val="superscript"/>
        </w:rPr>
        <w:fldChar w:fldCharType="separate"/>
      </w:r>
      <w:r w:rsidR="007C2C4B">
        <w:rPr>
          <w:color w:val="2E75B6"/>
          <w:vertAlign w:val="superscript"/>
        </w:rPr>
        <w:t>14</w:t>
      </w:r>
      <w:r w:rsidR="007C2C4B">
        <w:rPr>
          <w:color w:val="2E75B6"/>
          <w:vertAlign w:val="superscript"/>
        </w:rPr>
        <w:fldChar w:fldCharType="end"/>
      </w:r>
      <w:r>
        <w:t xml:space="preserve"> Section 3 develops re-calibration methods for centered models, distinguishing settings where </w:t>
      </w:r>
      <w:ins w:id="46" w:author="Juan Li" w:date="2026-05-14T14:30:00Z" w16du:dateUtc="2026-05-14T18:30:00Z">
        <w:r w:rsidR="00430D65">
          <w:t xml:space="preserve">linked </w:t>
        </w:r>
      </w:ins>
      <w:r>
        <w:t>individual target-population data are available from those where only published summary statistics are accessible. Section 4 reports two Monte Carlo simulation studies. Section 5 presents applied case studies. Section 6 discusses implications, limitations, and practical recommendations.</w:t>
      </w:r>
    </w:p>
    <w:p w14:paraId="269C3041" w14:textId="77777777" w:rsidR="00C979F9" w:rsidRDefault="00000000">
      <w:pPr>
        <w:pStyle w:val="Heading1"/>
      </w:pPr>
      <w:r>
        <w:t>2. Centering in GLMs and GAMs: Methods and Interpretation</w:t>
      </w:r>
    </w:p>
    <w:p w14:paraId="50F406B4" w14:textId="77777777" w:rsidR="00C979F9" w:rsidRDefault="00000000">
      <w:pPr>
        <w:pStyle w:val="Heading2"/>
      </w:pPr>
      <w:r>
        <w:t>2.1 The Centering Transformation</w:t>
      </w:r>
    </w:p>
    <w:p w14:paraId="3CB2001B" w14:textId="54B2D3D9" w:rsidR="00C979F9" w:rsidRDefault="00000000">
      <w:pPr>
        <w:spacing w:before="80" w:after="80" w:line="300" w:lineRule="auto"/>
        <w:jc w:val="both"/>
      </w:pPr>
      <w:r>
        <w:t xml:space="preserve">Let </w:t>
      </w:r>
      <m:oMath>
        <m:r>
          <w:rPr>
            <w:rFonts w:ascii="Cambria Math" w:hAnsi="Cambria Math"/>
          </w:rPr>
          <m:t xml:space="preserve">x = (x₁, …, </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)ᵀ</m:t>
        </m:r>
      </m:oMath>
      <w:r>
        <w:t xml:space="preserve"> denote a </w:t>
      </w:r>
      <m:oMath>
        <m:r>
          <w:rPr>
            <w:rFonts w:ascii="Cambria Math" w:hAnsi="Cambria Math"/>
          </w:rPr>
          <m:t>p</m:t>
        </m:r>
      </m:oMath>
      <w:r>
        <w:t xml:space="preserve">-dimensional covariate vector and </w:t>
      </w:r>
      <w:moveToRangeStart w:id="47" w:author="Juan Li" w:date="2026-05-26T18:34:00Z" w:name="move230712880"/>
      <m:oMath>
        <m:r>
          <w:rPr>
            <w:rFonts w:ascii="Cambria Math" w:hAnsi="Cambria Math"/>
          </w:rPr>
          <m:t xml:space="preserve">x̄ = (x̄₁,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p</m:t>
            </m:r>
          </m:sub>
        </m:sSub>
        <m:r>
          <w:rPr>
            <w:rFonts w:ascii="Cambria Math" w:hAnsi="Cambria Math"/>
          </w:rPr>
          <m:t xml:space="preserve">)ᵀ </m:t>
        </m:r>
      </m:oMath>
      <w:moveTo w:id="48" w:author="Juan Li" w:date="2026-05-26T18:34:00Z" w16du:dateUtc="2026-05-26T22:34:00Z">
        <w:r w:rsidR="008A2173">
          <w:t>denote the vector of covariate means computed in the derivation sample</w:t>
        </w:r>
      </w:moveTo>
      <w:moveToRangeEnd w:id="47"/>
      <w:ins w:id="49" w:author="Juan Li" w:date="2026-05-26T18:34:00Z" w16du:dateUtc="2026-05-26T22:34:00Z">
        <w:r w:rsidR="008A2173">
          <w:t>. T</w:t>
        </w:r>
      </w:ins>
      <w:ins w:id="50" w:author="Juan Li" w:date="2026-05-14T14:33:00Z" w16du:dateUtc="2026-05-14T18:33:00Z">
        <w:r w:rsidR="000A7C07">
          <w:t xml:space="preserve">he uncentered linear predictor is </w:t>
        </w:r>
      </w:ins>
      <m:oMath>
        <m:r>
          <w:ins w:id="51" w:author="Juan Li" w:date="2026-05-14T14:34:00Z" w16du:dateUtc="2026-05-14T18:34:00Z">
            <w:rPr>
              <w:rFonts w:ascii="Cambria Math" w:hAnsi="Cambria Math"/>
            </w:rPr>
            <m:t xml:space="preserve">η = α + </m:t>
          </w:ins>
        </m:r>
        <m:sSub>
          <m:sSubPr>
            <m:ctrlPr>
              <w:ins w:id="52" w:author="Juan Li" w:date="2026-05-14T14:34:00Z" w16du:dateUtc="2026-05-14T18:34:00Z">
                <w:rPr>
                  <w:rFonts w:ascii="Cambria Math" w:hAnsi="Cambria Math"/>
                  <w:i/>
                </w:rPr>
              </w:ins>
            </m:ctrlPr>
          </m:sSubPr>
          <m:e>
            <m:r>
              <w:ins w:id="53" w:author="Juan Li" w:date="2026-05-14T14:34:00Z" w16du:dateUtc="2026-05-14T18:34:00Z">
                <w:rPr>
                  <w:rFonts w:ascii="Cambria Math" w:hAnsi="Cambria Math"/>
                </w:rPr>
                <m:t>Σ</m:t>
              </w:ins>
            </m:r>
          </m:e>
          <m:sub>
            <m:r>
              <w:ins w:id="54" w:author="Juan Li" w:date="2026-05-14T14:34:00Z" w16du:dateUtc="2026-05-14T18:34:00Z">
                <w:rPr>
                  <w:rFonts w:ascii="Cambria Math" w:hAnsi="Cambria Math"/>
                </w:rPr>
                <m:t>j</m:t>
              </w:ins>
            </m:r>
          </m:sub>
        </m:sSub>
        <m:sSub>
          <m:sSubPr>
            <m:ctrlPr>
              <w:ins w:id="55" w:author="Juan Li" w:date="2026-05-14T14:34:00Z" w16du:dateUtc="2026-05-14T18:34:00Z">
                <w:rPr>
                  <w:rFonts w:ascii="Cambria Math" w:hAnsi="Cambria Math"/>
                  <w:i/>
                </w:rPr>
              </w:ins>
            </m:ctrlPr>
          </m:sSubPr>
          <m:e>
            <m:r>
              <w:ins w:id="56" w:author="Juan Li" w:date="2026-05-14T14:34:00Z" w16du:dateUtc="2026-05-14T18:34:00Z">
                <w:rPr>
                  <w:rFonts w:ascii="Cambria Math" w:hAnsi="Cambria Math"/>
                </w:rPr>
                <m:t>β</m:t>
              </w:ins>
            </m:r>
          </m:e>
          <m:sub>
            <m:r>
              <w:ins w:id="57" w:author="Juan Li" w:date="2026-05-14T14:34:00Z" w16du:dateUtc="2026-05-14T18:34:00Z">
                <w:rPr>
                  <w:rFonts w:ascii="Cambria Math" w:hAnsi="Cambria Math"/>
                </w:rPr>
                <m:t>j</m:t>
              </w:ins>
            </m:r>
          </m:sub>
        </m:sSub>
        <m:r>
          <w:ins w:id="58" w:author="Juan Li" w:date="2026-05-14T14:34:00Z" w16du:dateUtc="2026-05-14T18:34:00Z">
            <w:rPr>
              <w:rFonts w:ascii="Cambria Math" w:hAnsi="Cambria Math"/>
            </w:rPr>
            <m:t xml:space="preserve"> </m:t>
          </w:ins>
        </m:r>
        <m:sSub>
          <m:sSubPr>
            <m:ctrlPr>
              <w:ins w:id="59" w:author="Juan Li" w:date="2026-05-14T14:34:00Z" w16du:dateUtc="2026-05-14T18:34:00Z">
                <w:rPr>
                  <w:rFonts w:ascii="Cambria Math" w:hAnsi="Cambria Math"/>
                  <w:i/>
                </w:rPr>
              </w:ins>
            </m:ctrlPr>
          </m:sSubPr>
          <m:e>
            <m:r>
              <w:ins w:id="60" w:author="Juan Li" w:date="2026-05-14T14:34:00Z" w16du:dateUtc="2026-05-14T18:34:00Z">
                <w:rPr>
                  <w:rFonts w:ascii="Cambria Math" w:hAnsi="Cambria Math"/>
                </w:rPr>
                <m:t>x</m:t>
              </w:ins>
            </m:r>
          </m:e>
          <m:sub>
            <m:r>
              <w:ins w:id="61" w:author="Juan Li" w:date="2026-05-14T14:34:00Z" w16du:dateUtc="2026-05-14T18:34:00Z">
                <w:rPr>
                  <w:rFonts w:ascii="Cambria Math" w:hAnsi="Cambria Math"/>
                </w:rPr>
                <m:t>j</m:t>
              </w:ins>
            </m:r>
          </m:sub>
        </m:sSub>
      </m:oMath>
      <w:ins w:id="62" w:author="Juan Li" w:date="2026-05-14T14:33:00Z" w16du:dateUtc="2026-05-14T18:33:00Z">
        <w:r w:rsidR="000A7C07">
          <w:t xml:space="preserve">. </w:t>
        </w:r>
      </w:ins>
      <w:del w:id="63" w:author="Juan Li" w:date="2026-05-14T14:33:00Z" w16du:dateUtc="2026-05-14T18:33:00Z">
        <w:r w:rsidDel="000A7C07">
          <w:delText>l</w:delText>
        </w:r>
      </w:del>
      <w:del w:id="64" w:author="Juan Li" w:date="2026-05-26T18:34:00Z" w16du:dateUtc="2026-05-26T22:34:00Z">
        <w:r w:rsidDel="008A2173">
          <w:delText>et</w:delText>
        </w:r>
      </w:del>
      <w:moveFromRangeStart w:id="65" w:author="Juan Li" w:date="2026-05-26T18:34:00Z" w:name="move230712880"/>
      <w:moveFrom w:id="66" w:author="Juan Li" w:date="2026-05-26T18:34:00Z" w16du:dateUtc="2026-05-26T22:34:00Z">
        <w:del w:id="67" w:author="Juan Li" w:date="2026-05-26T18:34:00Z" w16du:dateUtc="2026-05-26T22:34:00Z">
          <w:r w:rsidDel="008A2173">
            <w:delText xml:space="preserve"> </w:delText>
          </w:r>
        </w:del>
        <m:oMath>
          <m:r>
            <w:del w:id="68" w:author="Juan Li" w:date="2026-05-26T18:34:00Z" w16du:dateUtc="2026-05-26T22:34:00Z">
              <w:rPr>
                <w:rFonts w:ascii="Cambria Math" w:hAnsi="Cambria Math"/>
              </w:rPr>
              <m:t xml:space="preserve">x̄ = (x̄₁, …, </m:t>
            </w:del>
          </m:r>
          <m:sSub>
            <m:sSubPr>
              <m:ctrlPr>
                <w:del w:id="69" w:author="Juan Li" w:date="2026-05-26T18:34:00Z" w16du:dateUtc="2026-05-26T22:34:00Z">
                  <w:rPr>
                    <w:rFonts w:ascii="Cambria Math" w:hAnsi="Cambria Math"/>
                    <w:i/>
                  </w:rPr>
                </w:del>
              </m:ctrlPr>
            </m:sSubPr>
            <m:e>
              <m:acc>
                <m:accPr>
                  <m:chr m:val="̄"/>
                  <m:ctrlPr>
                    <w:del w:id="70" w:author="Juan Li" w:date="2026-05-26T18:34:00Z" w16du:dateUtc="2026-05-26T22:34:00Z">
                      <w:rPr>
                        <w:rFonts w:ascii="Cambria Math" w:hAnsi="Cambria Math"/>
                        <w:i/>
                      </w:rPr>
                    </w:del>
                  </m:ctrlPr>
                </m:accPr>
                <m:e>
                  <m:r>
                    <w:del w:id="71" w:author="Juan Li" w:date="2026-05-26T18:34:00Z" w16du:dateUtc="2026-05-26T22:34:00Z">
                      <w:rPr>
                        <w:rFonts w:ascii="Cambria Math" w:hAnsi="Cambria Math"/>
                      </w:rPr>
                      <m:t>x</m:t>
                    </w:del>
                  </m:r>
                </m:e>
              </m:acc>
            </m:e>
            <m:sub>
              <m:r>
                <w:del w:id="72" w:author="Juan Li" w:date="2026-05-26T18:34:00Z" w16du:dateUtc="2026-05-26T22:34:00Z">
                  <w:rPr>
                    <w:rFonts w:ascii="Cambria Math" w:hAnsi="Cambria Math"/>
                  </w:rPr>
                  <m:t>p</m:t>
                </w:del>
              </m:r>
            </m:sub>
          </m:sSub>
          <m:r>
            <w:del w:id="73" w:author="Juan Li" w:date="2026-05-26T18:34:00Z" w16du:dateUtc="2026-05-26T22:34:00Z">
              <w:rPr>
                <w:rFonts w:ascii="Cambria Math" w:hAnsi="Cambria Math"/>
              </w:rPr>
              <m:t xml:space="preserve">)ᵀ </m:t>
            </w:del>
          </m:r>
        </m:oMath>
        <w:moveFrom w:id="74" w:author="Juan Li" w:date="2026-05-26T18:34:00Z" w16du:dateUtc="2026-05-26T22:34:00Z">
          <w:del w:id="75" w:author="Juan Li" w:date="2026-05-26T18:34:00Z" w16du:dateUtc="2026-05-26T22:34:00Z">
            <w:r w:rsidDel="008A2173">
              <w:delText>denote the vector of covariate means computed in the derivation sample</w:delText>
            </w:r>
          </w:del>
        </w:moveFrom>
        <w:moveFromRangeEnd w:id="65"/>
        <w:del w:id="76" w:author="Juan Li" w:date="2026-05-26T18:34:00Z" w16du:dateUtc="2026-05-26T22:34:00Z">
          <w:r w:rsidDel="008A2173">
            <w:delText xml:space="preserve">. </w:delText>
          </w:r>
        </w:del>
        <w:r>
          <w:t xml:space="preserve">Define the centered covariate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for each </w:t>
        </w:r>
        <m:oMath>
          <m:r>
            <w:rPr>
              <w:rFonts w:ascii="Cambria Math" w:hAnsi="Cambria Math"/>
            </w:rPr>
            <m:t>j = 1, …, p</m:t>
          </m:r>
        </m:oMath>
        <w:r>
          <w:t xml:space="preserve">. The </w:t>
        </w:r>
        <w:r>
          <w:lastRenderedPageBreak/>
          <w:t xml:space="preserve">centered linear predictor is then </w:t>
        </w:r>
        <m:oMath>
          <m:r>
            <w:rPr>
              <w:rFonts w:ascii="Cambria Math" w:hAnsi="Cambria Math"/>
            </w:rPr>
            <m:t xml:space="preserve">η̃ = α̃ + </m:t>
          </m:r>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where the transformed intercept is </w:t>
        </w:r>
        <m:oMath>
          <m:r>
            <w:rPr>
              <w:rFonts w:ascii="Cambria Math" w:hAnsi="Cambria Math"/>
            </w:rPr>
            <m:t xml:space="preserve">α̃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This reparameteri</w:t>
        </w:r>
        <w:ins w:id="77" w:author="Juan Li" w:date="2026-05-26T20:53:00Z" w16du:dateUtc="2026-05-27T00:53:00Z">
          <w:r w:rsidR="009E04A9">
            <w:t>z</w:t>
          </w:r>
        </w:ins>
        <w:del w:id="78" w:author="Juan Li" w:date="2026-05-26T20:53:00Z" w16du:dateUtc="2026-05-27T00:53:00Z">
          <w:r w:rsidDel="009E04A9">
            <w:delText>s</w:delText>
          </w:r>
        </w:del>
        <w:r>
          <w:t xml:space="preserve">ation is purely algebraic: the slope coefficients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are unchanged and fitted values are identical to those from the uncentered model</w:t>
        </w:r>
        <w:ins w:id="79" w:author="Juan Li" w:date="2026-05-26T20:28:00Z" w16du:dateUtc="2026-05-27T00:28:00Z">
          <w:r w:rsidR="00AC002B">
            <w:t xml:space="preserve"> (</w:t>
          </w:r>
          <w:r w:rsidR="00AC002B" w:rsidRPr="00AC002B">
            <w:rPr>
              <w:i/>
              <w:iCs/>
              <w:rPrChange w:id="80" w:author="Juan Li" w:date="2026-05-26T20:28:00Z" w16du:dateUtc="2026-05-27T00:28:00Z">
                <w:rPr/>
              </w:rPrChange>
            </w:rPr>
            <w:t>i.e.</w:t>
          </w:r>
          <w:r w:rsidR="00AC002B">
            <w:t xml:space="preserve">, </w:t>
          </w:r>
        </w:ins>
        <m:oMath>
          <m:r>
            <w:ins w:id="81" w:author="Juan Li" w:date="2026-05-26T20:28:00Z" w16du:dateUtc="2026-05-27T00:28:00Z">
              <w:rPr>
                <w:rFonts w:ascii="Cambria Math" w:hAnsi="Cambria Math"/>
              </w:rPr>
              <m:t>η̃ =η</m:t>
            </w:ins>
          </m:r>
        </m:oMath>
        <w:ins w:id="82" w:author="Juan Li" w:date="2026-05-26T20:28:00Z" w16du:dateUtc="2026-05-27T00:28:00Z">
          <w:r w:rsidR="00AC002B">
            <w:t>)</w:t>
          </w:r>
        </w:ins>
        <w:r>
          <w:t>.</w:t>
        </w:r>
        <w:r w:rsidR="00BF268A">
          <w:rPr>
            <w:color w:val="2E75B6"/>
            <w:vertAlign w:val="superscript"/>
          </w:rPr>
          <w:fldChar w:fldCharType="begin"/>
        </w:r>
        <w:r w:rsidR="00BF268A">
          <w:rPr>
            <w:color w:val="2E75B6"/>
            <w:vertAlign w:val="superscript"/>
          </w:rPr>
          <w:instrText xml:space="preserve"> REF _Ref229651519 \r \h </w:instrText>
        </w:r>
        <w:r w:rsidR="00BF268A">
          <w:rPr>
            <w:color w:val="2E75B6"/>
            <w:vertAlign w:val="superscript"/>
          </w:rPr>
        </w:r>
        <w:r w:rsidR="00BF268A">
          <w:rPr>
            <w:color w:val="2E75B6"/>
            <w:vertAlign w:val="superscript"/>
          </w:rPr>
          <w:fldChar w:fldCharType="separate"/>
        </w:r>
        <w:r w:rsidR="00BF268A">
          <w:rPr>
            <w:color w:val="2E75B6"/>
            <w:vertAlign w:val="superscript"/>
          </w:rPr>
          <w:t>3</w:t>
        </w:r>
        <w:r w:rsidR="00BF268A">
          <w:rPr>
            <w:color w:val="2E75B6"/>
            <w:vertAlign w:val="superscript"/>
          </w:rPr>
          <w:fldChar w:fldCharType="end"/>
        </w:r>
      </w:moveFrom>
    </w:p>
    <w:p w14:paraId="13BAE80C" w14:textId="5E1D4D0B" w:rsidR="00C979F9" w:rsidRDefault="00000000">
      <w:pPr>
        <w:spacing w:before="80" w:after="80" w:line="300" w:lineRule="auto"/>
        <w:jc w:val="both"/>
      </w:pPr>
      <w:del w:id="83" w:author="Juan Li" w:date="2026-05-26T18:38:00Z" w16du:dateUtc="2026-05-26T22:38:00Z">
        <w:r w:rsidDel="008A2173">
          <w:delText xml:space="preserve">The </w:delText>
        </w:r>
      </w:del>
      <w:ins w:id="84" w:author="Juan Li" w:date="2026-05-26T18:38:00Z" w16du:dateUtc="2026-05-26T22:38:00Z">
        <w:r w:rsidR="008A2173">
          <w:t xml:space="preserve">Two </w:t>
        </w:r>
      </w:ins>
      <w:r>
        <w:t>key consequence</w:t>
      </w:r>
      <w:ins w:id="85" w:author="Juan Li" w:date="2026-05-26T18:45:00Z" w16du:dateUtc="2026-05-26T22:45:00Z">
        <w:r w:rsidR="00E86513">
          <w:t>s</w:t>
        </w:r>
      </w:ins>
      <w:r>
        <w:t xml:space="preserve"> </w:t>
      </w:r>
      <w:ins w:id="86" w:author="Juan Li" w:date="2026-05-26T18:38:00Z" w16du:dateUtc="2026-05-26T22:38:00Z">
        <w:r w:rsidR="008A2173">
          <w:t>of the centering transformation are</w:t>
        </w:r>
      </w:ins>
      <w:ins w:id="87" w:author="Juan Li" w:date="2026-05-26T18:39:00Z" w16du:dateUtc="2026-05-26T22:39:00Z">
        <w:r w:rsidR="008A2173">
          <w:t xml:space="preserve"> </w:t>
        </w:r>
      </w:ins>
      <w:del w:id="88" w:author="Juan Li" w:date="2026-05-26T18:38:00Z" w16du:dateUtc="2026-05-26T22:38:00Z">
        <w:r w:rsidDel="008A2173">
          <w:delText>is</w:delText>
        </w:r>
      </w:del>
      <w:del w:id="89" w:author="Juan Li" w:date="2026-05-26T18:39:00Z" w16du:dateUtc="2026-05-26T22:39:00Z">
        <w:r w:rsidDel="008A2173">
          <w:delText xml:space="preserve"> </w:delText>
        </w:r>
      </w:del>
      <w:r>
        <w:t xml:space="preserve">that the centered intercept </w:t>
      </w:r>
      <m:oMath>
        <m:r>
          <w:rPr>
            <w:rFonts w:ascii="Cambria Math" w:hAnsi="Cambria Math"/>
          </w:rPr>
          <m:t>α̃</m:t>
        </m:r>
      </m:oMath>
      <w:r>
        <w:t xml:space="preserve"> is </w:t>
      </w:r>
      <w:ins w:id="90" w:author="Juan Li" w:date="2026-05-26T18:39:00Z" w16du:dateUtc="2026-05-26T22:39:00Z">
        <w:r w:rsidR="008A2173">
          <w:t>(1)</w:t>
        </w:r>
      </w:ins>
      <w:ins w:id="91" w:author="Juan Li" w:date="2026-05-26T18:40:00Z" w16du:dateUtc="2026-05-26T22:40:00Z">
        <w:r w:rsidR="008A2173">
          <w:t xml:space="preserve"> equal to the mean of the linear predictor</w:t>
        </w:r>
      </w:ins>
      <w:ins w:id="92" w:author="Juan Li" w:date="2026-05-26T18:41:00Z" w16du:dateUtc="2026-05-26T22:41:00Z">
        <w:r w:rsidR="008A2173">
          <w:t>, since</w:t>
        </w:r>
      </w:ins>
      <m:oMath>
        <m:r>
          <w:ins w:id="93" w:author="Juan Li" w:date="2026-05-26T18:41:00Z" w16du:dateUtc="2026-05-26T22:41:00Z">
            <w:rPr>
              <w:rFonts w:ascii="Cambria Math" w:hAnsi="Cambria Math"/>
            </w:rPr>
            <m:t xml:space="preserve"> E(</m:t>
          </w:ins>
        </m:r>
        <m:r>
          <w:ins w:id="94" w:author="Juan Li" w:date="2026-05-26T18:42:00Z" w16du:dateUtc="2026-05-26T22:42:00Z">
            <w:rPr>
              <w:rFonts w:ascii="Cambria Math" w:hAnsi="Cambria Math"/>
            </w:rPr>
            <m:t>η̃</m:t>
          </w:ins>
        </m:r>
        <m:r>
          <w:ins w:id="95" w:author="Juan Li" w:date="2026-05-26T18:41:00Z" w16du:dateUtc="2026-05-26T22:41:00Z">
            <w:rPr>
              <w:rFonts w:ascii="Cambria Math" w:hAnsi="Cambria Math"/>
            </w:rPr>
            <m:t xml:space="preserve">)= α̃ + </m:t>
          </w:ins>
        </m:r>
        <m:sSub>
          <m:sSubPr>
            <m:ctrlPr>
              <w:ins w:id="96" w:author="Juan Li" w:date="2026-05-26T18:41:00Z" w16du:dateUtc="2026-05-26T22:41:00Z">
                <w:rPr>
                  <w:rFonts w:ascii="Cambria Math" w:hAnsi="Cambria Math"/>
                  <w:i/>
                </w:rPr>
              </w:ins>
            </m:ctrlPr>
          </m:sSubPr>
          <m:e>
            <m:r>
              <w:ins w:id="97" w:author="Juan Li" w:date="2026-05-26T18:41:00Z" w16du:dateUtc="2026-05-26T22:41:00Z">
                <w:rPr>
                  <w:rFonts w:ascii="Cambria Math" w:hAnsi="Cambria Math"/>
                </w:rPr>
                <m:t>Σ</m:t>
              </w:ins>
            </m:r>
          </m:e>
          <m:sub>
            <m:r>
              <w:ins w:id="98" w:author="Juan Li" w:date="2026-05-26T18:41:00Z" w16du:dateUtc="2026-05-26T22:41:00Z">
                <w:rPr>
                  <w:rFonts w:ascii="Cambria Math" w:hAnsi="Cambria Math"/>
                </w:rPr>
                <m:t>j</m:t>
              </w:ins>
            </m:r>
          </m:sub>
        </m:sSub>
        <m:sSub>
          <m:sSubPr>
            <m:ctrlPr>
              <w:ins w:id="99" w:author="Juan Li" w:date="2026-05-26T18:41:00Z" w16du:dateUtc="2026-05-26T22:41:00Z">
                <w:rPr>
                  <w:rFonts w:ascii="Cambria Math" w:hAnsi="Cambria Math"/>
                  <w:i/>
                </w:rPr>
              </w:ins>
            </m:ctrlPr>
          </m:sSubPr>
          <m:e>
            <m:r>
              <w:ins w:id="100" w:author="Juan Li" w:date="2026-05-26T18:41:00Z" w16du:dateUtc="2026-05-26T22:41:00Z">
                <w:rPr>
                  <w:rFonts w:ascii="Cambria Math" w:hAnsi="Cambria Math"/>
                </w:rPr>
                <m:t>β</m:t>
              </w:ins>
            </m:r>
          </m:e>
          <m:sub>
            <m:r>
              <w:ins w:id="101" w:author="Juan Li" w:date="2026-05-26T18:41:00Z" w16du:dateUtc="2026-05-26T22:41:00Z">
                <w:rPr>
                  <w:rFonts w:ascii="Cambria Math" w:hAnsi="Cambria Math"/>
                </w:rPr>
                <m:t>j</m:t>
              </w:ins>
            </m:r>
          </m:sub>
        </m:sSub>
        <m:r>
          <w:ins w:id="102" w:author="Juan Li" w:date="2026-05-26T18:41:00Z" w16du:dateUtc="2026-05-26T22:41:00Z">
            <w:rPr>
              <w:rFonts w:ascii="Cambria Math" w:hAnsi="Cambria Math"/>
            </w:rPr>
            <m:t xml:space="preserve"> </m:t>
          </w:ins>
        </m:r>
        <m:sSub>
          <m:sSubPr>
            <m:ctrlPr>
              <w:ins w:id="103" w:author="Juan Li" w:date="2026-05-26T18:41:00Z" w16du:dateUtc="2026-05-26T22:41:00Z">
                <w:rPr>
                  <w:rFonts w:ascii="Cambria Math" w:hAnsi="Cambria Math"/>
                  <w:i/>
                </w:rPr>
              </w:ins>
            </m:ctrlPr>
          </m:sSubPr>
          <m:e>
            <m:r>
              <w:ins w:id="104" w:author="Juan Li" w:date="2026-05-26T18:42:00Z" w16du:dateUtc="2026-05-26T22:42:00Z">
                <w:rPr>
                  <w:rFonts w:ascii="Cambria Math" w:hAnsi="Cambria Math"/>
                </w:rPr>
                <m:t>E(</m:t>
              </w:ins>
            </m:r>
            <m:acc>
              <m:accPr>
                <m:chr m:val="̃"/>
                <m:ctrlPr>
                  <w:ins w:id="105" w:author="Juan Li" w:date="2026-05-26T18:41:00Z" w16du:dateUtc="2026-05-26T22:41:00Z">
                    <w:rPr>
                      <w:rFonts w:ascii="Cambria Math" w:hAnsi="Cambria Math"/>
                      <w:i/>
                    </w:rPr>
                  </w:ins>
                </m:ctrlPr>
              </m:accPr>
              <m:e>
                <m:r>
                  <w:ins w:id="106" w:author="Juan Li" w:date="2026-05-26T18:41:00Z" w16du:dateUtc="2026-05-26T22:41:00Z">
                    <w:rPr>
                      <w:rFonts w:ascii="Cambria Math" w:hAnsi="Cambria Math"/>
                    </w:rPr>
                    <m:t>x</m:t>
                  </w:ins>
                </m:r>
              </m:e>
            </m:acc>
          </m:e>
          <m:sub>
            <m:r>
              <w:ins w:id="107" w:author="Juan Li" w:date="2026-05-26T18:41:00Z" w16du:dateUtc="2026-05-26T22:41:00Z">
                <w:rPr>
                  <w:rFonts w:ascii="Cambria Math" w:hAnsi="Cambria Math"/>
                </w:rPr>
                <m:t>j</m:t>
              </w:ins>
            </m:r>
          </m:sub>
        </m:sSub>
        <m:r>
          <w:ins w:id="108" w:author="Juan Li" w:date="2026-05-26T18:42:00Z" w16du:dateUtc="2026-05-26T22:42:00Z">
            <w:rPr>
              <w:rFonts w:ascii="Cambria Math" w:hAnsi="Cambria Math"/>
            </w:rPr>
            <m:t xml:space="preserve">)= α̃ + </m:t>
          </w:ins>
        </m:r>
        <m:sSub>
          <m:sSubPr>
            <m:ctrlPr>
              <w:ins w:id="109" w:author="Juan Li" w:date="2026-05-26T18:42:00Z" w16du:dateUtc="2026-05-26T22:42:00Z">
                <w:rPr>
                  <w:rFonts w:ascii="Cambria Math" w:hAnsi="Cambria Math"/>
                  <w:i/>
                </w:rPr>
              </w:ins>
            </m:ctrlPr>
          </m:sSubPr>
          <m:e>
            <m:r>
              <w:ins w:id="110" w:author="Juan Li" w:date="2026-05-26T18:42:00Z" w16du:dateUtc="2026-05-26T22:42:00Z">
                <w:rPr>
                  <w:rFonts w:ascii="Cambria Math" w:hAnsi="Cambria Math"/>
                </w:rPr>
                <m:t>Σ</m:t>
              </w:ins>
            </m:r>
          </m:e>
          <m:sub>
            <m:r>
              <w:ins w:id="111" w:author="Juan Li" w:date="2026-05-26T18:42:00Z" w16du:dateUtc="2026-05-26T22:42:00Z">
                <w:rPr>
                  <w:rFonts w:ascii="Cambria Math" w:hAnsi="Cambria Math"/>
                </w:rPr>
                <m:t>j</m:t>
              </w:ins>
            </m:r>
          </m:sub>
        </m:sSub>
        <m:sSub>
          <m:sSubPr>
            <m:ctrlPr>
              <w:ins w:id="112" w:author="Juan Li" w:date="2026-05-26T18:42:00Z" w16du:dateUtc="2026-05-26T22:42:00Z">
                <w:rPr>
                  <w:rFonts w:ascii="Cambria Math" w:hAnsi="Cambria Math"/>
                  <w:i/>
                </w:rPr>
              </w:ins>
            </m:ctrlPr>
          </m:sSubPr>
          <m:e>
            <m:r>
              <w:ins w:id="113" w:author="Juan Li" w:date="2026-05-26T18:42:00Z" w16du:dateUtc="2026-05-26T22:42:00Z">
                <w:rPr>
                  <w:rFonts w:ascii="Cambria Math" w:hAnsi="Cambria Math"/>
                </w:rPr>
                <m:t>β</m:t>
              </w:ins>
            </m:r>
          </m:e>
          <m:sub>
            <m:r>
              <w:ins w:id="114" w:author="Juan Li" w:date="2026-05-26T18:42:00Z" w16du:dateUtc="2026-05-26T22:42:00Z">
                <w:rPr>
                  <w:rFonts w:ascii="Cambria Math" w:hAnsi="Cambria Math"/>
                </w:rPr>
                <m:t>j</m:t>
              </w:ins>
            </m:r>
          </m:sub>
        </m:sSub>
        <m:r>
          <w:ins w:id="115" w:author="Juan Li" w:date="2026-05-26T18:42:00Z" w16du:dateUtc="2026-05-26T22:42:00Z">
            <w:rPr>
              <w:rFonts w:ascii="Cambria Math" w:hAnsi="Cambria Math"/>
            </w:rPr>
            <m:t xml:space="preserve"> </m:t>
          </w:ins>
        </m:r>
        <m:sSub>
          <m:sSubPr>
            <m:ctrlPr>
              <w:ins w:id="116" w:author="Juan Li" w:date="2026-05-26T18:43:00Z" w16du:dateUtc="2026-05-26T22:43:00Z">
                <w:rPr>
                  <w:rFonts w:ascii="Cambria Math" w:hAnsi="Cambria Math"/>
                  <w:i/>
                </w:rPr>
              </w:ins>
            </m:ctrlPr>
          </m:sSubPr>
          <m:e>
            <m:r>
              <w:ins w:id="117" w:author="Juan Li" w:date="2026-05-26T18:43:00Z" w16du:dateUtc="2026-05-26T22:43:00Z">
                <w:rPr>
                  <w:rFonts w:ascii="Cambria Math" w:hAnsi="Cambria Math"/>
                </w:rPr>
                <m:t>E(x</m:t>
              </w:ins>
            </m:r>
          </m:e>
          <m:sub>
            <m:r>
              <w:ins w:id="118" w:author="Juan Li" w:date="2026-05-26T18:43:00Z" w16du:dateUtc="2026-05-26T22:43:00Z">
                <w:rPr>
                  <w:rFonts w:ascii="Cambria Math" w:hAnsi="Cambria Math"/>
                </w:rPr>
                <m:t>j</m:t>
              </w:ins>
            </m:r>
          </m:sub>
        </m:sSub>
        <m:r>
          <w:ins w:id="119" w:author="Juan Li" w:date="2026-05-26T18:43:00Z" w16du:dateUtc="2026-05-26T22:43:00Z">
            <w:rPr>
              <w:rFonts w:ascii="Cambria Math" w:hAnsi="Cambria Math"/>
            </w:rPr>
            <m:t xml:space="preserve"> - </m:t>
          </w:ins>
        </m:r>
        <m:sSub>
          <m:sSubPr>
            <m:ctrlPr>
              <w:ins w:id="120" w:author="Juan Li" w:date="2026-05-26T18:43:00Z" w16du:dateUtc="2026-05-26T22:43:00Z">
                <w:rPr>
                  <w:rFonts w:ascii="Cambria Math" w:hAnsi="Cambria Math"/>
                  <w:i/>
                </w:rPr>
              </w:ins>
            </m:ctrlPr>
          </m:sSubPr>
          <m:e>
            <m:acc>
              <m:accPr>
                <m:chr m:val="̄"/>
                <m:ctrlPr>
                  <w:ins w:id="121" w:author="Juan Li" w:date="2026-05-26T18:43:00Z" w16du:dateUtc="2026-05-26T22:43:00Z">
                    <w:rPr>
                      <w:rFonts w:ascii="Cambria Math" w:hAnsi="Cambria Math"/>
                      <w:i/>
                    </w:rPr>
                  </w:ins>
                </m:ctrlPr>
              </m:accPr>
              <m:e>
                <m:r>
                  <w:ins w:id="122" w:author="Juan Li" w:date="2026-05-26T18:43:00Z" w16du:dateUtc="2026-05-26T22:43:00Z">
                    <w:rPr>
                      <w:rFonts w:ascii="Cambria Math" w:hAnsi="Cambria Math"/>
                    </w:rPr>
                    <m:t>x</m:t>
                  </w:ins>
                </m:r>
              </m:e>
            </m:acc>
          </m:e>
          <m:sub>
            <m:r>
              <w:ins w:id="123" w:author="Juan Li" w:date="2026-05-26T18:43:00Z" w16du:dateUtc="2026-05-26T22:43:00Z">
                <w:rPr>
                  <w:rFonts w:ascii="Cambria Math" w:hAnsi="Cambria Math"/>
                </w:rPr>
                <m:t>j</m:t>
              </w:ins>
            </m:r>
          </m:sub>
        </m:sSub>
        <m:r>
          <w:ins w:id="124" w:author="Juan Li" w:date="2026-05-26T18:42:00Z" w16du:dateUtc="2026-05-26T22:42:00Z">
            <w:rPr>
              <w:rFonts w:ascii="Cambria Math" w:hAnsi="Cambria Math"/>
            </w:rPr>
            <m:t>)</m:t>
          </w:ins>
        </m:r>
      </m:oMath>
      <w:ins w:id="125" w:author="Juan Li" w:date="2026-05-26T18:43:00Z" w16du:dateUtc="2026-05-26T22:43:00Z">
        <w:r w:rsidR="005C3BBC">
          <w:t>, which will be prov</w:t>
        </w:r>
      </w:ins>
      <w:ins w:id="126" w:author="Juan Li" w:date="2026-05-26T18:44:00Z" w16du:dateUtc="2026-05-26T22:44:00Z">
        <w:r w:rsidR="005C3BBC">
          <w:t>en useful for model re-calibration (see Section 3)</w:t>
        </w:r>
      </w:ins>
      <w:ins w:id="127" w:author="Juan Li" w:date="2026-05-26T18:39:00Z" w16du:dateUtc="2026-05-26T22:39:00Z">
        <w:r w:rsidR="008A2173">
          <w:t xml:space="preserve">; and (2) </w:t>
        </w:r>
      </w:ins>
      <w:r>
        <w:t>exactly the model's linear-predictor value for the average-covariate individual</w:t>
      </w:r>
      <w:r w:rsidR="00517BCA">
        <w:t>,</w:t>
      </w:r>
      <w:r>
        <w:t xml:space="preserve"> the hypothetical patient whose every predictor equals its derivation-sample mean. Back-transformation through </w:t>
      </w:r>
      <m:oMath>
        <m:r>
          <w:rPr>
            <w:rFonts w:ascii="Cambria Math" w:hAnsi="Cambria Math"/>
          </w:rPr>
          <m:t>g⁻¹(·)</m:t>
        </m:r>
      </m:oMath>
      <w:r>
        <w:t xml:space="preserve"> then yields a directly interpretable baseline prediction: a probability for logistic regression, a rate for Poisson regression, or an expected outcome value for linear regression.</w:t>
      </w:r>
      <w:r w:rsidR="000A7C07">
        <w:rPr>
          <w:color w:val="2E75B6"/>
          <w:vertAlign w:val="superscript"/>
        </w:rPr>
        <w:fldChar w:fldCharType="begin"/>
      </w:r>
      <w:r w:rsidR="000A7C07">
        <w:rPr>
          <w:color w:val="2E75B6"/>
          <w:vertAlign w:val="superscript"/>
        </w:rPr>
        <w:instrText xml:space="preserve"> REF _Ref229651521 \r \h </w:instrText>
      </w:r>
      <w:r w:rsidR="000A7C07">
        <w:rPr>
          <w:color w:val="2E75B6"/>
          <w:vertAlign w:val="superscript"/>
        </w:rPr>
      </w:r>
      <w:r w:rsidR="000A7C07">
        <w:rPr>
          <w:color w:val="2E75B6"/>
          <w:vertAlign w:val="superscript"/>
        </w:rPr>
        <w:fldChar w:fldCharType="separate"/>
      </w:r>
      <w:r w:rsidR="000A7C07">
        <w:rPr>
          <w:color w:val="2E75B6"/>
          <w:vertAlign w:val="superscript"/>
        </w:rPr>
        <w:t>4</w:t>
      </w:r>
      <w:r w:rsidR="000A7C07">
        <w:rPr>
          <w:color w:val="2E75B6"/>
          <w:vertAlign w:val="superscript"/>
        </w:rPr>
        <w:fldChar w:fldCharType="end"/>
      </w:r>
      <w:r>
        <w:t xml:space="preserve"> Table 1 summarises this interpretation across the four model families considered in this paper.</w:t>
      </w:r>
    </w:p>
    <w:p w14:paraId="2CC5A6B6" w14:textId="77777777" w:rsidR="00C979F9" w:rsidRDefault="00000000">
      <w:pPr>
        <w:spacing w:before="120" w:after="60"/>
        <w:jc w:val="center"/>
      </w:pPr>
      <w:r>
        <w:rPr>
          <w:b/>
          <w:bCs/>
          <w:sz w:val="20"/>
          <w:szCs w:val="20"/>
        </w:rPr>
        <w:t>Table 1. Interpretation of the centered intercept across model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84"/>
        <w:gridCol w:w="3260"/>
        <w:gridCol w:w="2557"/>
      </w:tblGrid>
      <w:tr w:rsidR="00C979F9" w14:paraId="7018DB8F" w14:textId="77777777" w:rsidTr="00417A03">
        <w:trPr>
          <w:tblHeader/>
        </w:trPr>
        <w:tc>
          <w:tcPr>
            <w:tcW w:w="1559"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35996E55" w14:textId="77777777" w:rsidR="00C979F9" w:rsidRDefault="00000000">
            <w:pPr>
              <w:jc w:val="center"/>
            </w:pPr>
            <w:r>
              <w:rPr>
                <w:rFonts w:ascii="Arial" w:eastAsia="Arial" w:hAnsi="Arial" w:cs="Arial"/>
                <w:b/>
                <w:bCs/>
                <w:color w:val="FFFFFF"/>
                <w:sz w:val="20"/>
                <w:szCs w:val="20"/>
              </w:rPr>
              <w:t>Model</w:t>
            </w:r>
          </w:p>
        </w:tc>
        <w:tc>
          <w:tcPr>
            <w:tcW w:w="1984"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5A2A8107" w14:textId="6696699F" w:rsidR="00C979F9" w:rsidRDefault="00000000">
            <w:pPr>
              <w:jc w:val="center"/>
            </w:pPr>
            <w:r>
              <w:rPr>
                <w:rFonts w:ascii="Arial" w:eastAsia="Arial" w:hAnsi="Arial" w:cs="Arial"/>
                <w:b/>
                <w:bCs/>
                <w:color w:val="FFFFFF"/>
                <w:sz w:val="20"/>
                <w:szCs w:val="20"/>
              </w:rPr>
              <w:t xml:space="preserve">Link function </w:t>
            </w:r>
            <m:oMath>
              <m:r>
                <m:rPr>
                  <m:sty m:val="bi"/>
                </m:rPr>
                <w:rPr>
                  <w:rFonts w:ascii="Cambria Math" w:eastAsia="Arial" w:hAnsi="Cambria Math" w:cs="Arial"/>
                  <w:color w:val="FFFFFF"/>
                  <w:sz w:val="20"/>
                  <w:szCs w:val="20"/>
                </w:rPr>
                <m:t>g(μ)</m:t>
              </m:r>
            </m:oMath>
          </w:p>
        </w:tc>
        <w:tc>
          <w:tcPr>
            <w:tcW w:w="3260"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2BA4D4B1" w14:textId="77777777" w:rsidR="00C979F9" w:rsidRDefault="00000000">
            <w:pPr>
              <w:jc w:val="center"/>
            </w:pPr>
            <w:r>
              <w:rPr>
                <w:rFonts w:ascii="Arial" w:eastAsia="Arial" w:hAnsi="Arial" w:cs="Arial"/>
                <w:b/>
                <w:bCs/>
                <w:color w:val="FFFFFF"/>
                <w:sz w:val="20"/>
                <w:szCs w:val="20"/>
              </w:rPr>
              <w:t>Centered linear predictor</w:t>
            </w:r>
          </w:p>
        </w:tc>
        <w:tc>
          <w:tcPr>
            <w:tcW w:w="255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6D805A66" w14:textId="77777777" w:rsidR="00C979F9" w:rsidRDefault="00000000">
            <w:pPr>
              <w:jc w:val="center"/>
            </w:pPr>
            <w:r>
              <w:rPr>
                <w:rFonts w:ascii="Arial" w:eastAsia="Arial" w:hAnsi="Arial" w:cs="Arial"/>
                <w:b/>
                <w:bCs/>
                <w:color w:val="FFFFFF"/>
                <w:sz w:val="20"/>
                <w:szCs w:val="20"/>
              </w:rPr>
              <w:t>Interpretation of α̃</w:t>
            </w:r>
          </w:p>
        </w:tc>
      </w:tr>
      <w:tr w:rsidR="00C979F9" w14:paraId="6830CBE2" w14:textId="77777777" w:rsidTr="00417A03">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4ABFB5B" w14:textId="77777777" w:rsidR="00C979F9" w:rsidRDefault="00000000">
            <w:r>
              <w:rPr>
                <w:sz w:val="20"/>
                <w:szCs w:val="20"/>
              </w:rPr>
              <w:t>Linear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D69605" w14:textId="24CE717D" w:rsidR="00C979F9" w:rsidRDefault="00000000">
            <w:r>
              <w:rPr>
                <w:sz w:val="20"/>
                <w:szCs w:val="20"/>
              </w:rPr>
              <w:t xml:space="preserve">Identity: </w:t>
            </w:r>
            <m:oMath>
              <m:r>
                <w:rPr>
                  <w:rFonts w:ascii="Cambria Math" w:hAnsi="Cambria Math"/>
                  <w:sz w:val="20"/>
                  <w:szCs w:val="20"/>
                </w:rPr>
                <m:t>μ</m:t>
              </m:r>
            </m:oMath>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460DFD" w14:textId="37C9CA3F" w:rsidR="00C979F9" w:rsidRDefault="00517BCA">
            <m:oMathPara>
              <m:oMath>
                <m:r>
                  <w:rPr>
                    <w:rFonts w:ascii="Cambria Math" w:hAnsi="Cambria Math"/>
                    <w:sz w:val="20"/>
                    <w:szCs w:val="20"/>
                  </w:rPr>
                  <m:t xml:space="preserve">ỹ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938A62" w14:textId="63478DF1" w:rsidR="00C979F9" w:rsidRDefault="00000000">
            <m:oMath>
              <m:acc>
                <m:accPr>
                  <m:chr m:val="̃"/>
                  <m:ctrlPr>
                    <w:rPr>
                      <w:rFonts w:ascii="Cambria Math" w:hAnsi="Cambria Math"/>
                      <w:i/>
                      <w:sz w:val="20"/>
                      <w:szCs w:val="20"/>
                    </w:rPr>
                  </m:ctrlPr>
                </m:accPr>
                <m:e>
                  <m:r>
                    <w:rPr>
                      <w:rFonts w:ascii="Cambria Math" w:hAnsi="Cambria Math"/>
                      <w:sz w:val="20"/>
                      <w:szCs w:val="20"/>
                    </w:rPr>
                    <m:t>α</m:t>
                  </m:r>
                </m:e>
              </m:acc>
              <m:r>
                <w:rPr>
                  <w:rFonts w:ascii="Cambria Math" w:hAnsi="Cambria Math"/>
                  <w:sz w:val="20"/>
                  <w:szCs w:val="20"/>
                </w:rPr>
                <m:t xml:space="preserve">= ȳ: </m:t>
              </m:r>
            </m:oMath>
            <w:r w:rsidR="00517BCA">
              <w:rPr>
                <w:sz w:val="20"/>
                <w:szCs w:val="20"/>
              </w:rPr>
              <w:t>sample mean outcome</w:t>
            </w:r>
          </w:p>
        </w:tc>
      </w:tr>
      <w:tr w:rsidR="00C979F9" w14:paraId="3D16D31B" w14:textId="77777777" w:rsidTr="00417A03">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0A87BA" w14:textId="77777777" w:rsidR="00C979F9" w:rsidRDefault="00000000">
            <w:r>
              <w:rPr>
                <w:sz w:val="20"/>
                <w:szCs w:val="20"/>
              </w:rPr>
              <w:t>Logistic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5B041" w14:textId="3CFFCE9C" w:rsidR="00C979F9" w:rsidRDefault="00000000">
            <w:r>
              <w:rPr>
                <w:sz w:val="20"/>
                <w:szCs w:val="20"/>
              </w:rPr>
              <w:t>Logit</w:t>
            </w:r>
            <m:oMath>
              <m:r>
                <w:rPr>
                  <w:rFonts w:ascii="Cambria Math" w:hAnsi="Cambria Math"/>
                  <w:sz w:val="20"/>
                  <w:szCs w:val="20"/>
                </w:rPr>
                <m:t xml:space="preserve">: </m:t>
              </m:r>
              <m:r>
                <m:rPr>
                  <m:sty m:val="p"/>
                </m:rPr>
                <w:rPr>
                  <w:rFonts w:ascii="Cambria Math" w:hAnsi="Cambria Math"/>
                  <w:sz w:val="20"/>
                  <w:szCs w:val="20"/>
                </w:rPr>
                <m:t>ln</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1-p</m:t>
                  </m:r>
                </m:den>
              </m:f>
              <m:r>
                <w:rPr>
                  <w:rFonts w:ascii="Cambria Math" w:hAnsi="Cambria Math"/>
                  <w:sz w:val="20"/>
                  <w:szCs w:val="20"/>
                </w:rPr>
                <m:t>]</m:t>
              </m:r>
            </m:oMath>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7849C" w14:textId="3794A780" w:rsidR="00C979F9" w:rsidRDefault="00517BCA">
            <m:oMathPara>
              <m:oMath>
                <m:r>
                  <m:rPr>
                    <m:sty m:val="p"/>
                  </m:rPr>
                  <w:rPr>
                    <w:rFonts w:ascii="Cambria Math" w:hAnsi="Cambria Math"/>
                    <w:sz w:val="20"/>
                    <w:szCs w:val="20"/>
                  </w:rPr>
                  <m:t>logit</m:t>
                </m:r>
                <m:r>
                  <w:rPr>
                    <w:rFonts w:ascii="Cambria Math" w:hAnsi="Cambria Math"/>
                    <w:sz w:val="20"/>
                    <w:szCs w:val="20"/>
                  </w:rPr>
                  <m:t xml:space="preserve">(p)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B703BA" w14:textId="387D5E56" w:rsidR="00C979F9" w:rsidRDefault="00517BCA">
            <m:oMath>
              <m:r>
                <w:rPr>
                  <w:rFonts w:ascii="Cambria Math" w:hAnsi="Cambria Math"/>
                  <w:sz w:val="20"/>
                  <w:szCs w:val="20"/>
                </w:rPr>
                <m:t xml:space="preserve">α̃ = </m:t>
              </m:r>
              <m:r>
                <m:rPr>
                  <m:sty m:val="p"/>
                </m:rPr>
                <w:rPr>
                  <w:rFonts w:ascii="Cambria Math" w:hAnsi="Cambria Math"/>
                  <w:sz w:val="20"/>
                  <w:szCs w:val="20"/>
                </w:rPr>
                <m:t>logit</m:t>
              </m:r>
              <m:r>
                <w:rPr>
                  <w:rFonts w:ascii="Cambria Math" w:hAnsi="Cambria Math"/>
                  <w:sz w:val="20"/>
                  <w:szCs w:val="20"/>
                </w:rPr>
                <m:t>(p̄)</m:t>
              </m:r>
            </m:oMath>
            <w:r>
              <w:rPr>
                <w:sz w:val="20"/>
                <w:szCs w:val="20"/>
              </w:rPr>
              <w:t>: log-odds at average covariates</w:t>
            </w:r>
          </w:p>
        </w:tc>
      </w:tr>
      <w:tr w:rsidR="00C979F9" w14:paraId="2B476AD8" w14:textId="77777777" w:rsidTr="00417A03">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AD9929" w14:textId="77777777" w:rsidR="00C979F9" w:rsidRDefault="00000000">
            <w:r>
              <w:rPr>
                <w:sz w:val="20"/>
                <w:szCs w:val="20"/>
              </w:rPr>
              <w:t>Poisson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D99861" w14:textId="33B94EA0" w:rsidR="00C979F9" w:rsidRDefault="00000000">
            <w:r>
              <w:rPr>
                <w:sz w:val="20"/>
                <w:szCs w:val="20"/>
              </w:rPr>
              <w:t xml:space="preserve">Log: </w:t>
            </w:r>
            <m:oMath>
              <m:r>
                <m:rPr>
                  <m:sty m:val="p"/>
                </m:rPr>
                <w:rPr>
                  <w:rFonts w:ascii="Cambria Math" w:hAnsi="Cambria Math"/>
                  <w:sz w:val="20"/>
                  <w:szCs w:val="20"/>
                </w:rPr>
                <m:t>ln</m:t>
              </m:r>
              <m:r>
                <w:rPr>
                  <w:rFonts w:ascii="Cambria Math" w:hAnsi="Cambria Math"/>
                  <w:sz w:val="20"/>
                  <w:szCs w:val="20"/>
                </w:rPr>
                <m:t>(λ)</m:t>
              </m:r>
            </m:oMath>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B79CF4" w14:textId="0199E25A" w:rsidR="00C979F9" w:rsidRDefault="00517BCA">
            <m:oMathPara>
              <m:oMath>
                <m:r>
                  <m:rPr>
                    <m:sty m:val="p"/>
                  </m:rPr>
                  <w:rPr>
                    <w:rFonts w:ascii="Cambria Math" w:hAnsi="Cambria Math"/>
                    <w:sz w:val="20"/>
                    <w:szCs w:val="20"/>
                  </w:rPr>
                  <m:t>ln</m:t>
                </m:r>
                <m:r>
                  <w:rPr>
                    <w:rFonts w:ascii="Cambria Math" w:hAnsi="Cambria Math"/>
                    <w:sz w:val="20"/>
                    <w:szCs w:val="20"/>
                  </w:rPr>
                  <m:t xml:space="preserve">(λ)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60CFCB5" w14:textId="3D803555" w:rsidR="00C979F9" w:rsidRDefault="00517BCA">
            <m:oMath>
              <m:r>
                <w:rPr>
                  <w:rFonts w:ascii="Cambria Math" w:hAnsi="Cambria Math"/>
                  <w:sz w:val="20"/>
                  <w:szCs w:val="20"/>
                </w:rPr>
                <m:t xml:space="preserve">α̃ = </m:t>
              </m:r>
              <m:r>
                <m:rPr>
                  <m:sty m:val="p"/>
                </m:rPr>
                <w:rPr>
                  <w:rFonts w:ascii="Cambria Math" w:hAnsi="Cambria Math"/>
                  <w:sz w:val="20"/>
                  <w:szCs w:val="20"/>
                </w:rPr>
                <m:t>ln</m:t>
              </m:r>
              <m:r>
                <w:rPr>
                  <w:rFonts w:ascii="Cambria Math" w:hAnsi="Cambria Math"/>
                  <w:sz w:val="20"/>
                  <w:szCs w:val="20"/>
                </w:rPr>
                <m:t>(λ̄)</m:t>
              </m:r>
            </m:oMath>
            <w:r>
              <w:rPr>
                <w:sz w:val="20"/>
                <w:szCs w:val="20"/>
              </w:rPr>
              <w:t>: log-rate at average covariates</w:t>
            </w:r>
          </w:p>
        </w:tc>
      </w:tr>
      <w:tr w:rsidR="00C979F9" w14:paraId="6365D4FE" w14:textId="77777777" w:rsidTr="00417A03">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DAB80F" w14:textId="77777777" w:rsidR="00C979F9" w:rsidRDefault="00000000">
            <w:r>
              <w:rPr>
                <w:sz w:val="20"/>
                <w:szCs w:val="20"/>
              </w:rPr>
              <w:t>Cox PH model</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D3FE3F" w14:textId="1BF64F24" w:rsidR="00C979F9" w:rsidRDefault="00000000">
            <w:r>
              <w:rPr>
                <w:sz w:val="20"/>
                <w:szCs w:val="20"/>
              </w:rPr>
              <w:t>Log-hazard: ln</w:t>
            </w:r>
            <w:r w:rsidR="00417A03">
              <w:rPr>
                <w:sz w:val="20"/>
                <w:szCs w:val="20"/>
              </w:rPr>
              <w:t>(</w:t>
            </w:r>
            <m:oMath>
              <m:r>
                <w:rPr>
                  <w:rFonts w:ascii="Cambria Math" w:hAnsi="Cambria Math"/>
                  <w:sz w:val="20"/>
                  <w:szCs w:val="20"/>
                </w:rPr>
                <m:t>h(t))</m:t>
              </m:r>
            </m:oMath>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CDBF2F" w14:textId="39A81D70" w:rsidR="00C979F9" w:rsidRDefault="00517BCA">
            <m:oMathPara>
              <m:oMath>
                <m:r>
                  <w:rPr>
                    <w:rFonts w:ascii="Cambria Math" w:hAnsi="Cambria Math"/>
                    <w:sz w:val="20"/>
                    <w:szCs w:val="20"/>
                  </w:rPr>
                  <m:t xml:space="preserve">h(t) = h₀(t) </m:t>
                </m:r>
                <m:r>
                  <m:rPr>
                    <m:sty m:val="p"/>
                  </m:rPr>
                  <w:rPr>
                    <w:rFonts w:ascii="Cambria Math" w:hAnsi="Cambria Math"/>
                    <w:sz w:val="20"/>
                    <w:szCs w:val="20"/>
                  </w:rPr>
                  <m:t>exp</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2C3123" w14:textId="309CA000" w:rsidR="00C979F9" w:rsidRDefault="00517BCA">
            <m:oMath>
              <m:r>
                <w:rPr>
                  <w:rFonts w:ascii="Cambria Math" w:hAnsi="Cambria Math"/>
                  <w:sz w:val="20"/>
                  <w:szCs w:val="20"/>
                </w:rPr>
                <m:t>h₀(t)</m:t>
              </m:r>
            </m:oMath>
            <w:r>
              <w:rPr>
                <w:sz w:val="20"/>
                <w:szCs w:val="20"/>
              </w:rPr>
              <w:t xml:space="preserve"> is the baseline hazard for the average </w:t>
            </w:r>
            <w:del w:id="128" w:author="Juan Li" w:date="2026-05-26T19:42:00Z" w16du:dateUtc="2026-05-26T23:42:00Z">
              <w:r w:rsidDel="008C5B99">
                <w:rPr>
                  <w:sz w:val="20"/>
                  <w:szCs w:val="20"/>
                </w:rPr>
                <w:delText>patient</w:delText>
              </w:r>
            </w:del>
            <w:ins w:id="129" w:author="Juan Li" w:date="2026-05-26T19:42:00Z" w16du:dateUtc="2026-05-26T23:42:00Z">
              <w:r w:rsidR="008C5B99">
                <w:rPr>
                  <w:sz w:val="20"/>
                  <w:szCs w:val="20"/>
                </w:rPr>
                <w:t>subje</w:t>
              </w:r>
            </w:ins>
            <w:ins w:id="130" w:author="Juan Li" w:date="2026-05-26T19:43:00Z" w16du:dateUtc="2026-05-26T23:43:00Z">
              <w:r w:rsidR="008C5B99">
                <w:rPr>
                  <w:sz w:val="20"/>
                  <w:szCs w:val="20"/>
                </w:rPr>
                <w:t>ct</w:t>
              </w:r>
            </w:ins>
          </w:p>
        </w:tc>
      </w:tr>
    </w:tbl>
    <w:p w14:paraId="73783587" w14:textId="77777777" w:rsidR="00C979F9" w:rsidRDefault="00000000">
      <w:pPr>
        <w:pStyle w:val="Heading2"/>
      </w:pPr>
      <w:r>
        <w:t>2.2 Centering Non-linear and Interaction Terms</w:t>
      </w:r>
    </w:p>
    <w:p w14:paraId="65AA6A8F" w14:textId="7951E4E3" w:rsidR="00C979F9" w:rsidRDefault="00000000">
      <w:pPr>
        <w:spacing w:before="80" w:after="80" w:line="300" w:lineRule="auto"/>
        <w:jc w:val="both"/>
      </w:pPr>
      <w:r>
        <w:t xml:space="preserve">Centering becomes non-trivial when the linear predictor contains non-linear or interaction terms, because centering the raw covariate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does not automatically center its transformed version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We adopt the principle of </w:t>
      </w:r>
      <w:r w:rsidRPr="00417A03">
        <w:rPr>
          <w:i/>
          <w:iCs/>
        </w:rPr>
        <w:t>transform-then-center</w:t>
      </w:r>
      <w:r>
        <w:t>: each term is first constructed in its fully transformed form, and the resulting column is then centered by subtracting its empirical mean in the derivation sample. This principle is the direct analogue of the transform-then-impute strategy recommended in the missing-data literature,</w:t>
      </w:r>
      <w:r w:rsidR="00C063AB">
        <w:rPr>
          <w:color w:val="2E75B6"/>
          <w:vertAlign w:val="superscript"/>
        </w:rPr>
        <w:fldChar w:fldCharType="begin"/>
      </w:r>
      <w:r w:rsidR="00C063AB">
        <w:rPr>
          <w:color w:val="2E75B6"/>
          <w:vertAlign w:val="superscript"/>
        </w:rPr>
        <w:instrText xml:space="preserve"> REF _Ref229662042 \r \h </w:instrText>
      </w:r>
      <w:r w:rsidR="00C063AB">
        <w:rPr>
          <w:color w:val="2E75B6"/>
          <w:vertAlign w:val="superscript"/>
        </w:rPr>
      </w:r>
      <w:r w:rsidR="00C063AB">
        <w:rPr>
          <w:color w:val="2E75B6"/>
          <w:vertAlign w:val="superscript"/>
        </w:rPr>
        <w:fldChar w:fldCharType="separate"/>
      </w:r>
      <w:r w:rsidR="00C063AB">
        <w:rPr>
          <w:color w:val="2E75B6"/>
          <w:vertAlign w:val="superscript"/>
        </w:rPr>
        <w:t>15</w:t>
      </w:r>
      <w:r w:rsidR="00C063AB">
        <w:rPr>
          <w:color w:val="2E75B6"/>
          <w:vertAlign w:val="superscript"/>
        </w:rPr>
        <w:fldChar w:fldCharType="end"/>
      </w:r>
      <w:r>
        <w:t xml:space="preserve"> and it ensures that the centering constant for each derived term is the correct empirical mean of that term</w:t>
      </w:r>
      <w:r w:rsidR="00417A03">
        <w:t>,</w:t>
      </w:r>
      <w:r>
        <w:t xml:space="preserve"> not the transformation of the raw-covariate mean, which generally differs.</w:t>
      </w:r>
      <w:ins w:id="131" w:author="Juan Li" w:date="2026-05-14T14:54:00Z" w16du:dateUtc="2026-05-14T18:54:00Z">
        <w:r w:rsidR="00FD515A">
          <w:t xml:space="preserve"> </w:t>
        </w:r>
      </w:ins>
      <w:moveToRangeStart w:id="132" w:author="Juan Li" w:date="2026-05-14T14:54:00Z" w:name="move229662857"/>
      <w:moveTo w:id="133" w:author="Juan Li" w:date="2026-05-14T14:54:00Z" w16du:dateUtc="2026-05-14T18:54:00Z">
        <w:r w:rsidR="00FD515A">
          <w:t xml:space="preserve">When </w:t>
        </w:r>
      </w:moveTo>
      <w:ins w:id="134" w:author="Juan Li" w:date="2026-05-14T14:54:00Z" w16du:dateUtc="2026-05-14T18:54:00Z">
        <w:r w:rsidR="00FD515A">
          <w:t>empirical mean values of the non-linear and interaction terms o</w:t>
        </w:r>
      </w:ins>
      <w:ins w:id="135" w:author="Juan Li" w:date="2026-05-26T19:45:00Z" w16du:dateUtc="2026-05-26T23:45:00Z">
        <w:r w:rsidR="008C5B99">
          <w:t>f</w:t>
        </w:r>
      </w:ins>
      <w:ins w:id="136" w:author="Juan Li" w:date="2026-05-14T14:54:00Z" w16du:dateUtc="2026-05-14T18:54:00Z">
        <w:r w:rsidR="00FD515A">
          <w:t xml:space="preserve"> the </w:t>
        </w:r>
      </w:ins>
      <w:moveTo w:id="137" w:author="Juan Li" w:date="2026-05-14T14:54:00Z" w16du:dateUtc="2026-05-14T18:54:00Z">
        <w:r w:rsidR="00FD515A">
          <w:t xml:space="preserve">derivation data are unavailable, these means can be approximated from a histogram, as </w:t>
        </w:r>
        <w:del w:id="138" w:author="Juan Li" w:date="2026-05-26T19:46:00Z" w16du:dateUtc="2026-05-26T23:46:00Z">
          <w:r w:rsidR="00FD515A" w:rsidDel="008C5B99">
            <w:delText xml:space="preserve">examined </w:delText>
          </w:r>
        </w:del>
      </w:moveTo>
      <w:ins w:id="139" w:author="Juan Li" w:date="2026-05-26T19:46:00Z" w16du:dateUtc="2026-05-26T23:46:00Z">
        <w:r w:rsidR="008C5B99">
          <w:t xml:space="preserve">described </w:t>
        </w:r>
      </w:ins>
      <w:moveTo w:id="140" w:author="Juan Li" w:date="2026-05-14T14:54:00Z" w16du:dateUtc="2026-05-14T18:54:00Z">
        <w:r w:rsidR="00FD515A">
          <w:t xml:space="preserve">in Section 3.4 and </w:t>
        </w:r>
      </w:moveTo>
      <w:ins w:id="141" w:author="Juan Li" w:date="2026-05-26T19:46:00Z" w16du:dateUtc="2026-05-26T23:46:00Z">
        <w:r w:rsidR="008C5B99">
          <w:t xml:space="preserve">examined </w:t>
        </w:r>
      </w:ins>
      <w:moveTo w:id="142" w:author="Juan Li" w:date="2026-05-14T14:54:00Z" w16du:dateUtc="2026-05-14T18:54:00Z">
        <w:del w:id="143" w:author="Juan Li" w:date="2026-05-26T19:46:00Z" w16du:dateUtc="2026-05-26T23:46:00Z">
          <w:r w:rsidR="00FD515A" w:rsidDel="008C5B99">
            <w:delText xml:space="preserve">evaluated </w:delText>
          </w:r>
        </w:del>
        <w:r w:rsidR="00FD515A">
          <w:t>in Section 4.1.</w:t>
        </w:r>
      </w:moveTo>
      <w:moveToRangeEnd w:id="132"/>
    </w:p>
    <w:p w14:paraId="37F624BD" w14:textId="15C76948" w:rsidR="007048CA" w:rsidRDefault="007048CA" w:rsidP="007048CA">
      <w:pPr>
        <w:pStyle w:val="Heading3"/>
        <w:rPr>
          <w:ins w:id="144" w:author="Juan Li" w:date="2026-05-14T14:58:00Z" w16du:dateUtc="2026-05-14T18:58:00Z"/>
        </w:rPr>
      </w:pPr>
      <w:ins w:id="145" w:author="Juan Li" w:date="2026-05-14T14:58:00Z" w16du:dateUtc="2026-05-14T18:58:00Z">
        <w:r>
          <w:t>2.2.1 Speci</w:t>
        </w:r>
      </w:ins>
      <w:ins w:id="146" w:author="Juan Li" w:date="2026-05-14T14:59:00Z" w16du:dateUtc="2026-05-14T18:59:00Z">
        <w:r>
          <w:t>al case: categorical variables</w:t>
        </w:r>
      </w:ins>
    </w:p>
    <w:p w14:paraId="1E24B0A3" w14:textId="67B16011" w:rsidR="007048CA" w:rsidRDefault="0023750D" w:rsidP="007048CA">
      <w:pPr>
        <w:spacing w:before="80" w:after="80" w:line="300" w:lineRule="auto"/>
        <w:jc w:val="both"/>
        <w:rPr>
          <w:ins w:id="147" w:author="Juan Li" w:date="2026-05-14T14:58:00Z" w16du:dateUtc="2026-05-14T18:58:00Z"/>
        </w:rPr>
      </w:pPr>
      <w:ins w:id="148" w:author="Juan Li" w:date="2026-05-14T15:00:00Z" w16du:dateUtc="2026-05-14T19:00:00Z">
        <w:r>
          <w:t xml:space="preserve">Although not </w:t>
        </w:r>
      </w:ins>
      <w:ins w:id="149" w:author="Juan Li" w:date="2026-05-14T15:04:00Z" w16du:dateUtc="2026-05-14T19:04:00Z">
        <w:r w:rsidR="00116F15">
          <w:t xml:space="preserve">a </w:t>
        </w:r>
      </w:ins>
      <w:ins w:id="150" w:author="Juan Li" w:date="2026-05-14T15:01:00Z" w16du:dateUtc="2026-05-14T19:01:00Z">
        <w:r>
          <w:t>non-linear</w:t>
        </w:r>
      </w:ins>
      <w:ins w:id="151" w:author="Juan Li" w:date="2026-05-14T15:04:00Z" w16du:dateUtc="2026-05-14T19:04:00Z">
        <w:r w:rsidR="00116F15">
          <w:t xml:space="preserve"> term</w:t>
        </w:r>
      </w:ins>
      <w:ins w:id="152" w:author="Juan Li" w:date="2026-05-14T15:01:00Z" w16du:dateUtc="2026-05-14T19:01:00Z">
        <w:r>
          <w:t xml:space="preserve">, the </w:t>
        </w:r>
        <w:r w:rsidRPr="00417A03">
          <w:rPr>
            <w:i/>
            <w:iCs/>
          </w:rPr>
          <w:t>transform-then-center</w:t>
        </w:r>
        <w:r>
          <w:t xml:space="preserve"> principle also applies to the categorical variables</w:t>
        </w:r>
      </w:ins>
      <w:ins w:id="153" w:author="Juan Li" w:date="2026-05-14T15:02:00Z" w16du:dateUtc="2026-05-14T19:02:00Z">
        <w:r>
          <w:t xml:space="preserve">: for variable </w:t>
        </w:r>
      </w:ins>
      <m:oMath>
        <m:sSub>
          <m:sSubPr>
            <m:ctrlPr>
              <w:ins w:id="154" w:author="Juan Li" w:date="2026-05-14T15:02:00Z" w16du:dateUtc="2026-05-14T19:02:00Z">
                <w:rPr>
                  <w:rFonts w:ascii="Cambria Math" w:hAnsi="Cambria Math"/>
                  <w:i/>
                </w:rPr>
              </w:ins>
            </m:ctrlPr>
          </m:sSubPr>
          <m:e>
            <m:r>
              <w:ins w:id="155" w:author="Juan Li" w:date="2026-05-14T15:02:00Z" w16du:dateUtc="2026-05-14T19:02:00Z">
                <w:rPr>
                  <w:rFonts w:ascii="Cambria Math" w:hAnsi="Cambria Math"/>
                </w:rPr>
                <m:t>x</m:t>
              </w:ins>
            </m:r>
          </m:e>
          <m:sub>
            <m:r>
              <w:ins w:id="156" w:author="Juan Li" w:date="2026-05-14T15:02:00Z" w16du:dateUtc="2026-05-14T19:02:00Z">
                <w:rPr>
                  <w:rFonts w:ascii="Cambria Math" w:hAnsi="Cambria Math"/>
                </w:rPr>
                <m:t>j</m:t>
              </w:ins>
            </m:r>
          </m:sub>
        </m:sSub>
      </m:oMath>
      <w:ins w:id="157" w:author="Juan Li" w:date="2026-05-14T15:02:00Z" w16du:dateUtc="2026-05-14T19:02:00Z">
        <w:r>
          <w:t xml:space="preserve"> with </w:t>
        </w:r>
      </w:ins>
      <m:oMath>
        <m:r>
          <w:ins w:id="158" w:author="Juan Li" w:date="2026-05-14T15:04:00Z" w16du:dateUtc="2026-05-14T19:04:00Z">
            <w:rPr>
              <w:rFonts w:ascii="Cambria Math" w:hAnsi="Cambria Math"/>
            </w:rPr>
            <m:t>m</m:t>
          </w:ins>
        </m:r>
      </m:oMath>
      <w:ins w:id="159" w:author="Juan Li" w:date="2026-05-14T15:03:00Z" w16du:dateUtc="2026-05-14T19:03:00Z">
        <w:r>
          <w:t xml:space="preserve"> </w:t>
        </w:r>
      </w:ins>
      <w:ins w:id="160" w:author="Juan Li" w:date="2026-05-14T15:07:00Z" w16du:dateUtc="2026-05-14T19:07:00Z">
        <w:r w:rsidR="00F73255">
          <w:t>categories</w:t>
        </w:r>
      </w:ins>
      <w:ins w:id="161" w:author="Juan Li" w:date="2026-05-14T15:03:00Z" w16du:dateUtc="2026-05-14T19:03:00Z">
        <w:r>
          <w:t xml:space="preserve">, it should be first transformed into </w:t>
        </w:r>
      </w:ins>
      <m:oMath>
        <m:r>
          <w:ins w:id="162" w:author="Juan Li" w:date="2026-05-14T15:04:00Z" w16du:dateUtc="2026-05-14T19:04:00Z">
            <w:rPr>
              <w:rFonts w:ascii="Cambria Math" w:hAnsi="Cambria Math"/>
            </w:rPr>
            <m:t>m-1</m:t>
          </w:ins>
        </m:r>
      </m:oMath>
      <w:ins w:id="163" w:author="Juan Li" w:date="2026-05-14T15:04:00Z" w16du:dateUtc="2026-05-14T19:04:00Z">
        <w:r>
          <w:t xml:space="preserve"> dummy </w:t>
        </w:r>
        <w:r>
          <w:lastRenderedPageBreak/>
          <w:t>variables</w:t>
        </w:r>
      </w:ins>
      <w:ins w:id="164" w:author="Juan Li" w:date="2026-05-14T15:07:00Z" w16du:dateUtc="2026-05-14T19:07:00Z">
        <w:r w:rsidR="00F73255">
          <w:t>;</w:t>
        </w:r>
      </w:ins>
      <w:ins w:id="165" w:author="Juan Li" w:date="2026-05-14T15:05:00Z" w16du:dateUtc="2026-05-14T19:05:00Z">
        <w:r w:rsidR="00F73255">
          <w:t xml:space="preserve"> </w:t>
        </w:r>
      </w:ins>
      <w:ins w:id="166" w:author="Juan Li" w:date="2026-05-14T15:06:00Z" w16du:dateUtc="2026-05-14T19:06:00Z">
        <w:r w:rsidR="00F73255">
          <w:t xml:space="preserve">then for each dummy variable, </w:t>
        </w:r>
      </w:ins>
      <w:ins w:id="167" w:author="Juan Li" w:date="2026-05-14T15:08:00Z" w16du:dateUtc="2026-05-14T19:08:00Z">
        <w:r w:rsidR="00F73255">
          <w:t xml:space="preserve">its </w:t>
        </w:r>
      </w:ins>
      <w:ins w:id="168" w:author="Juan Li" w:date="2026-05-14T15:06:00Z" w16du:dateUtc="2026-05-14T19:06:00Z">
        <w:r w:rsidR="00F73255">
          <w:t>mean represents the proportion within the derivation data that endorse</w:t>
        </w:r>
      </w:ins>
      <w:ins w:id="169" w:author="Juan Li" w:date="2026-05-14T15:09:00Z" w16du:dateUtc="2026-05-14T19:09:00Z">
        <w:r w:rsidR="001B49AB">
          <w:t>d</w:t>
        </w:r>
      </w:ins>
      <w:ins w:id="170" w:author="Juan Li" w:date="2026-05-14T15:07:00Z" w16du:dateUtc="2026-05-14T19:07:00Z">
        <w:r w:rsidR="00F73255">
          <w:t xml:space="preserve"> </w:t>
        </w:r>
      </w:ins>
      <w:ins w:id="171" w:author="Juan Li" w:date="2026-05-14T15:08:00Z" w16du:dateUtc="2026-05-14T19:08:00Z">
        <w:r w:rsidR="00F73255">
          <w:t>the associating</w:t>
        </w:r>
      </w:ins>
      <w:ins w:id="172" w:author="Juan Li" w:date="2026-05-14T15:07:00Z" w16du:dateUtc="2026-05-14T19:07:00Z">
        <w:r w:rsidR="00F73255">
          <w:t xml:space="preserve"> category.</w:t>
        </w:r>
      </w:ins>
    </w:p>
    <w:p w14:paraId="55C6ED27" w14:textId="087225E6" w:rsidR="00C979F9" w:rsidRDefault="00000000">
      <w:pPr>
        <w:pStyle w:val="Heading3"/>
      </w:pPr>
      <w:r>
        <w:t>2.2.</w:t>
      </w:r>
      <w:ins w:id="173" w:author="Juan Li" w:date="2026-05-14T14:58:00Z" w16du:dateUtc="2026-05-14T18:58:00Z">
        <w:r w:rsidR="007048CA">
          <w:t>2</w:t>
        </w:r>
      </w:ins>
      <w:del w:id="174" w:author="Juan Li" w:date="2026-05-14T14:58:00Z" w16du:dateUtc="2026-05-14T18:58:00Z">
        <w:r w:rsidDel="007048CA">
          <w:delText>1</w:delText>
        </w:r>
      </w:del>
      <w:r>
        <w:t xml:space="preserve"> Polynomial terms</w:t>
      </w:r>
    </w:p>
    <w:p w14:paraId="4B84DF03" w14:textId="606C7865" w:rsidR="00C979F9" w:rsidRDefault="00000000">
      <w:pPr>
        <w:spacing w:before="80" w:after="80" w:line="300" w:lineRule="auto"/>
        <w:jc w:val="both"/>
        <w:rPr>
          <w:color w:val="2E75B6"/>
          <w:vertAlign w:val="superscript"/>
        </w:rPr>
      </w:pPr>
      <w:r>
        <w:t xml:space="preserve">For a quadratic predictor with terms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oMath>
      <w:r>
        <w:t>, the centering constants are</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rsidR="00417A03">
        <w:t xml:space="preserve"> </w:t>
      </w:r>
      <w:r>
        <w:t xml:space="preserve">and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r>
          <w:rPr>
            <w:rFonts w:ascii="Cambria Math" w:hAnsi="Cambria Math"/>
          </w:rPr>
          <m:t xml:space="preserve">] = </m:t>
        </m:r>
        <m:r>
          <m:rPr>
            <m:sty m:val="p"/>
          </m:rPr>
          <w:rPr>
            <w:rFonts w:ascii="Cambria Math" w:hAnsi="Cambria Math"/>
          </w:rPr>
          <m:t>Var</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j</m:t>
            </m:r>
          </m:sub>
          <m:sup>
            <m:r>
              <w:rPr>
                <w:rFonts w:ascii="Cambria Math" w:hAnsi="Cambria Math"/>
              </w:rPr>
              <m:t>2</m:t>
            </m:r>
          </m:sup>
        </m:sSubSup>
      </m:oMath>
      <w:r>
        <w:t xml:space="preserve">, computed from the derivation sample. These two constants are related but distinct; using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x</m:t>
                </m:r>
              </m:e>
            </m:acc>
          </m:e>
          <m:sub>
            <m:r>
              <w:rPr>
                <w:rFonts w:ascii="Cambria Math" w:hAnsi="Cambria Math"/>
              </w:rPr>
              <m:t>j</m:t>
            </m:r>
          </m:sub>
          <m:sup>
            <m:r>
              <w:rPr>
                <w:rFonts w:ascii="Cambria Math" w:hAnsi="Cambria Math"/>
              </w:rPr>
              <m:t>2</m:t>
            </m:r>
          </m:sup>
        </m:sSubSup>
      </m:oMath>
      <w:r w:rsidR="00417A03">
        <w:t xml:space="preserve"> </w:t>
      </w:r>
      <w:r>
        <w:t xml:space="preserve">as an approximation for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r>
          <w:rPr>
            <w:rFonts w:ascii="Cambria Math" w:hAnsi="Cambria Math"/>
          </w:rPr>
          <m:t>]</m:t>
        </m:r>
      </m:oMath>
      <w:r>
        <w:t xml:space="preserve"> introduces a systematic error equal to </w:t>
      </w:r>
      <m:oMath>
        <m:r>
          <m:rPr>
            <m:sty m:val="p"/>
          </m:rPr>
          <w:rPr>
            <w:rFonts w:ascii="Cambria Math" w:hAnsi="Cambria Math"/>
          </w:rPr>
          <m:t>Var</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The transform-then-center strategy avoids this error by computing the mean of each basis column directly. The same logic extends to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3</m:t>
            </m:r>
          </m:sup>
        </m:sSubSup>
      </m:oMath>
      <w:r>
        <w:t xml:space="preserve"> and higher-degree terms, where the discrepancy between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r>
          <w:rPr>
            <w:rFonts w:ascii="Cambria Math" w:hAnsi="Cambria Math"/>
          </w:rPr>
          <m:t>]</m:t>
        </m:r>
      </m:oMath>
      <w:r>
        <w:t xml:space="preserve"> and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j</m:t>
            </m:r>
          </m:sub>
          <m:sup>
            <m:r>
              <w:rPr>
                <w:rFonts w:ascii="Cambria Math" w:hAnsi="Cambria Math"/>
              </w:rPr>
              <m:t>k</m:t>
            </m:r>
          </m:sup>
        </m:sSubSup>
      </m:oMath>
      <w:r w:rsidR="00417A03">
        <w:t xml:space="preserve"> </w:t>
      </w:r>
      <w:r>
        <w:t>grows with moment order.</w:t>
      </w:r>
      <w:r w:rsidR="00960A03">
        <w:rPr>
          <w:color w:val="2E75B6"/>
          <w:vertAlign w:val="superscript"/>
        </w:rPr>
        <w:fldChar w:fldCharType="begin"/>
      </w:r>
      <w:r w:rsidR="00960A03">
        <w:rPr>
          <w:color w:val="2E75B6"/>
          <w:vertAlign w:val="superscript"/>
        </w:rPr>
        <w:instrText xml:space="preserve"> REF _Ref229651519 \r \h </w:instrText>
      </w:r>
      <w:r w:rsidR="00960A03">
        <w:rPr>
          <w:color w:val="2E75B6"/>
          <w:vertAlign w:val="superscript"/>
        </w:rPr>
      </w:r>
      <w:r w:rsidR="00960A03">
        <w:rPr>
          <w:color w:val="2E75B6"/>
          <w:vertAlign w:val="superscript"/>
        </w:rPr>
        <w:fldChar w:fldCharType="separate"/>
      </w:r>
      <w:r w:rsidR="00960A03">
        <w:rPr>
          <w:color w:val="2E75B6"/>
          <w:vertAlign w:val="superscript"/>
        </w:rPr>
        <w:t>3</w:t>
      </w:r>
      <w:r w:rsidR="00960A03">
        <w:rPr>
          <w:color w:val="2E75B6"/>
          <w:vertAlign w:val="superscript"/>
        </w:rPr>
        <w:fldChar w:fldCharType="end"/>
      </w:r>
    </w:p>
    <w:p w14:paraId="436C5ADE" w14:textId="206C3AC3" w:rsidR="00C979F9" w:rsidRDefault="00000000">
      <w:pPr>
        <w:pStyle w:val="Heading3"/>
      </w:pPr>
      <w:r>
        <w:t>2.2.</w:t>
      </w:r>
      <w:del w:id="175" w:author="Juan Li" w:date="2026-05-14T14:58:00Z" w16du:dateUtc="2026-05-14T18:58:00Z">
        <w:r w:rsidDel="007048CA">
          <w:delText xml:space="preserve">2 </w:delText>
        </w:r>
      </w:del>
      <w:ins w:id="176" w:author="Juan Li" w:date="2026-05-14T14:58:00Z" w16du:dateUtc="2026-05-14T18:58:00Z">
        <w:r w:rsidR="007048CA">
          <w:t xml:space="preserve">3 </w:t>
        </w:r>
      </w:ins>
      <w:r>
        <w:t>Restricted cubic splines</w:t>
      </w:r>
    </w:p>
    <w:p w14:paraId="2EE6DC41" w14:textId="1532F170" w:rsidR="00C979F9" w:rsidRDefault="002A0190">
      <w:pPr>
        <w:spacing w:before="80" w:after="80" w:line="300" w:lineRule="auto"/>
        <w:jc w:val="both"/>
      </w:pPr>
      <w:ins w:id="177" w:author="Juan Li" w:date="2026-05-26T19:52:00Z" w16du:dateUtc="2026-05-26T23:52:00Z">
        <w:r>
          <w:t xml:space="preserve">For variable </w:t>
        </w:r>
      </w:ins>
      <m:oMath>
        <m:sSub>
          <m:sSubPr>
            <m:ctrlPr>
              <w:ins w:id="178" w:author="Juan Li" w:date="2026-05-26T19:52:00Z" w16du:dateUtc="2026-05-26T23:52:00Z">
                <w:rPr>
                  <w:rFonts w:ascii="Cambria Math" w:hAnsi="Cambria Math"/>
                  <w:i/>
                </w:rPr>
              </w:ins>
            </m:ctrlPr>
          </m:sSubPr>
          <m:e>
            <m:r>
              <w:ins w:id="179" w:author="Juan Li" w:date="2026-05-26T19:52:00Z" w16du:dateUtc="2026-05-26T23:52:00Z">
                <w:rPr>
                  <w:rFonts w:ascii="Cambria Math" w:hAnsi="Cambria Math"/>
                </w:rPr>
                <m:t>x</m:t>
              </w:ins>
            </m:r>
          </m:e>
          <m:sub>
            <m:r>
              <w:ins w:id="180" w:author="Juan Li" w:date="2026-05-26T19:52:00Z" w16du:dateUtc="2026-05-26T23:52:00Z">
                <w:rPr>
                  <w:rFonts w:ascii="Cambria Math" w:hAnsi="Cambria Math"/>
                </w:rPr>
                <m:t>j</m:t>
              </w:ins>
            </m:r>
          </m:sub>
        </m:sSub>
      </m:oMath>
      <w:ins w:id="181" w:author="Juan Li" w:date="2026-05-26T19:52:00Z" w16du:dateUtc="2026-05-26T23:52:00Z">
        <w:r>
          <w:t xml:space="preserve">, </w:t>
        </w:r>
      </w:ins>
      <w:ins w:id="182" w:author="Juan Li" w:date="2026-05-26T19:53:00Z" w16du:dateUtc="2026-05-26T23:53:00Z">
        <w:r>
          <w:t>r</w:t>
        </w:r>
      </w:ins>
      <w:del w:id="183" w:author="Juan Li" w:date="2026-05-26T19:52:00Z" w16du:dateUtc="2026-05-26T23:52:00Z">
        <w:r w:rsidDel="002A0190">
          <w:delText>R</w:delText>
        </w:r>
      </w:del>
      <w:r>
        <w:t xml:space="preserve">estricted cubic splines (RCS) with </w:t>
      </w:r>
      <m:oMath>
        <m:r>
          <w:rPr>
            <w:rFonts w:ascii="Cambria Math" w:hAnsi="Cambria Math"/>
          </w:rPr>
          <m:t>K</m:t>
        </m:r>
      </m:oMath>
      <w:r>
        <w:t xml:space="preserve"> knots placed at quantiles </w:t>
      </w:r>
      <m:oMath>
        <m:r>
          <w:rPr>
            <w:rFonts w:ascii="Cambria Math" w:hAnsi="Cambria Math"/>
          </w:rPr>
          <m:t xml:space="preserve">τ₁ &lt; … &lt; </m:t>
        </m:r>
        <m:sSub>
          <m:sSubPr>
            <m:ctrlPr>
              <w:rPr>
                <w:rFonts w:ascii="Cambria Math" w:hAnsi="Cambria Math"/>
                <w:i/>
              </w:rPr>
            </m:ctrlPr>
          </m:sSubPr>
          <m:e>
            <m:r>
              <w:rPr>
                <w:rFonts w:ascii="Cambria Math" w:hAnsi="Cambria Math"/>
              </w:rPr>
              <m:t>τ</m:t>
            </m:r>
          </m:e>
          <m:sub>
            <m:r>
              <w:rPr>
                <w:rFonts w:ascii="Cambria Math" w:hAnsi="Cambria Math"/>
              </w:rPr>
              <m:t>K</m:t>
            </m:r>
          </m:sub>
        </m:sSub>
      </m:oMath>
      <w:r w:rsidR="00417A03">
        <w:t xml:space="preserve"> </w:t>
      </w:r>
      <w:r>
        <w:t xml:space="preserve">yield </w:t>
      </w:r>
      <m:oMath>
        <m:r>
          <w:rPr>
            <w:rFonts w:ascii="Cambria Math" w:hAnsi="Cambria Math"/>
          </w:rPr>
          <m:t>K-1</m:t>
        </m:r>
      </m:oMath>
      <w:r>
        <w:t xml:space="preserve"> basis functions</w:t>
      </w:r>
      <w:r w:rsidR="00810087">
        <w:t>,</w:t>
      </w:r>
      <w:r>
        <w:t xml:space="preserve"> one linear </w:t>
      </w:r>
      <w:ins w:id="184" w:author="Juan Li" w:date="2026-05-26T19:53:00Z" w16du:dateUtc="2026-05-26T23:53:00Z">
        <w:r>
          <w:t xml:space="preserve">(equal to </w:t>
        </w:r>
      </w:ins>
      <m:oMath>
        <m:sSub>
          <m:sSubPr>
            <m:ctrlPr>
              <w:ins w:id="185" w:author="Juan Li" w:date="2026-05-26T19:53:00Z" w16du:dateUtc="2026-05-26T23:53:00Z">
                <w:rPr>
                  <w:rFonts w:ascii="Cambria Math" w:hAnsi="Cambria Math"/>
                  <w:i/>
                </w:rPr>
              </w:ins>
            </m:ctrlPr>
          </m:sSubPr>
          <m:e>
            <m:r>
              <w:ins w:id="186" w:author="Juan Li" w:date="2026-05-26T19:53:00Z" w16du:dateUtc="2026-05-26T23:53:00Z">
                <w:rPr>
                  <w:rFonts w:ascii="Cambria Math" w:hAnsi="Cambria Math"/>
                </w:rPr>
                <m:t>x</m:t>
              </w:ins>
            </m:r>
          </m:e>
          <m:sub>
            <m:r>
              <w:ins w:id="187" w:author="Juan Li" w:date="2026-05-26T19:53:00Z" w16du:dateUtc="2026-05-26T23:53:00Z">
                <w:rPr>
                  <w:rFonts w:ascii="Cambria Math" w:hAnsi="Cambria Math"/>
                </w:rPr>
                <m:t>j</m:t>
              </w:ins>
            </m:r>
          </m:sub>
        </m:sSub>
      </m:oMath>
      <w:ins w:id="188" w:author="Juan Li" w:date="2026-05-26T19:53:00Z" w16du:dateUtc="2026-05-26T23:53:00Z">
        <w:r>
          <w:t xml:space="preserve">) </w:t>
        </w:r>
      </w:ins>
      <w:r>
        <w:t xml:space="preserve">and </w:t>
      </w:r>
      <m:oMath>
        <m:r>
          <w:rPr>
            <w:rFonts w:ascii="Cambria Math" w:hAnsi="Cambria Math"/>
          </w:rPr>
          <m:t>K-2</m:t>
        </m:r>
      </m:oMath>
      <w:r>
        <w:t xml:space="preserve"> non-linear.</w:t>
      </w:r>
      <w:r w:rsidR="00960A03">
        <w:rPr>
          <w:color w:val="2E75B6"/>
          <w:vertAlign w:val="superscript"/>
        </w:rPr>
        <w:fldChar w:fldCharType="begin"/>
      </w:r>
      <w:r w:rsidR="00960A03">
        <w:rPr>
          <w:color w:val="2E75B6"/>
          <w:vertAlign w:val="superscript"/>
        </w:rPr>
        <w:instrText xml:space="preserve"> REF _Ref229651519 \r \h </w:instrText>
      </w:r>
      <w:r w:rsidR="00960A03">
        <w:rPr>
          <w:color w:val="2E75B6"/>
          <w:vertAlign w:val="superscript"/>
        </w:rPr>
      </w:r>
      <w:r w:rsidR="00960A03">
        <w:rPr>
          <w:color w:val="2E75B6"/>
          <w:vertAlign w:val="superscript"/>
        </w:rPr>
        <w:fldChar w:fldCharType="separate"/>
      </w:r>
      <w:r w:rsidR="00960A03">
        <w:rPr>
          <w:color w:val="2E75B6"/>
          <w:vertAlign w:val="superscript"/>
        </w:rPr>
        <w:t>3</w:t>
      </w:r>
      <w:r w:rsidR="00960A03">
        <w:rPr>
          <w:color w:val="2E75B6"/>
          <w:vertAlign w:val="superscript"/>
        </w:rPr>
        <w:fldChar w:fldCharType="end"/>
      </w:r>
      <w:r>
        <w:t xml:space="preserve"> Following Harrell's parameterisation, each non-linear basis column is a piecewise cubic polynomial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its mean depends on the full distribution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over the interval spanned by the knots</w:t>
      </w:r>
      <w:r w:rsidR="00810087">
        <w:t>,</w:t>
      </w:r>
      <w:r>
        <w:t xml:space="preserve"> not 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alone. Accordingly, each basis column must be centered separately using its empirical mean in the derivation sample. </w:t>
      </w:r>
      <w:moveFromRangeStart w:id="189" w:author="Juan Li" w:date="2026-05-14T14:54:00Z" w:name="move229662857"/>
      <w:moveFrom w:id="190" w:author="Juan Li" w:date="2026-05-14T14:54:00Z" w16du:dateUtc="2026-05-14T18:54:00Z">
        <w:r w:rsidDel="00FD515A">
          <w:t>When derivation data are unavailable, these means can be approximated from a histogram, as examined in Section 3.4 and evaluated in Section 4.1.</w:t>
        </w:r>
      </w:moveFrom>
      <w:moveFromRangeEnd w:id="189"/>
    </w:p>
    <w:p w14:paraId="699C68C7" w14:textId="4074E3F9" w:rsidR="00C979F9" w:rsidRDefault="00000000">
      <w:pPr>
        <w:pStyle w:val="Heading3"/>
      </w:pPr>
      <w:r>
        <w:t>2.2.</w:t>
      </w:r>
      <w:del w:id="191" w:author="Juan Li" w:date="2026-05-14T14:58:00Z" w16du:dateUtc="2026-05-14T18:58:00Z">
        <w:r w:rsidDel="007048CA">
          <w:delText xml:space="preserve">3 </w:delText>
        </w:r>
      </w:del>
      <w:ins w:id="192" w:author="Juan Li" w:date="2026-05-14T14:58:00Z" w16du:dateUtc="2026-05-14T18:58:00Z">
        <w:r w:rsidR="007048CA">
          <w:t xml:space="preserve">4 </w:t>
        </w:r>
      </w:ins>
      <w:r>
        <w:t>Interaction terms</w:t>
      </w:r>
    </w:p>
    <w:p w14:paraId="306C78DB" w14:textId="093B35C5" w:rsidR="00C979F9" w:rsidRDefault="00000000">
      <w:pPr>
        <w:spacing w:before="80" w:after="80" w:line="300" w:lineRule="auto"/>
        <w:jc w:val="both"/>
      </w:pPr>
      <w:r>
        <w:t xml:space="preserve">For the product term </w:t>
      </w:r>
      <m:oMath>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between two continuous predictors, the centering constant is </w:t>
      </w:r>
      <m:oMath>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oMath>
      <w: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 xml:space="preserve"> + </m:t>
        </m:r>
        <m:r>
          <m:rPr>
            <m:sty m:val="p"/>
          </m:rPr>
          <w:rPr>
            <w:rFonts w:ascii="Cambria Math" w:hAnsi="Cambria Math"/>
          </w:rPr>
          <m:t>Cov</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ρ</m:t>
            </m:r>
          </m:e>
          <m:sub>
            <m:r>
              <w:rPr>
                <w:rFonts w:ascii="Cambria Math" w:hAnsi="Cambria Math"/>
              </w:rPr>
              <m:t>jk</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σ</m:t>
            </m:r>
          </m:e>
          <m:sub>
            <m:r>
              <w:rPr>
                <w:rFonts w:ascii="Cambria Math" w:hAnsi="Cambria Math"/>
              </w:rPr>
              <m:t>k</m:t>
            </m:r>
          </m:sub>
        </m:sSub>
      </m:oMath>
      <w:r>
        <w:t xml:space="preserve">, 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Pearson correlation and </w:t>
      </w:r>
      <m:oMath>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k</m:t>
            </m:r>
          </m:sub>
        </m:sSub>
      </m:oMath>
      <w:r>
        <w:t xml:space="preserve"> are the standard deviations.</w:t>
      </w:r>
      <w:r w:rsidR="009F74B4">
        <w:rPr>
          <w:color w:val="2E75B6"/>
          <w:vertAlign w:val="superscript"/>
        </w:rPr>
        <w:fldChar w:fldCharType="begin"/>
      </w:r>
      <w:r w:rsidR="009F74B4">
        <w:rPr>
          <w:color w:val="2E75B6"/>
          <w:vertAlign w:val="superscript"/>
        </w:rPr>
        <w:instrText xml:space="preserve"> REF _Ref229654001 \r \h </w:instrText>
      </w:r>
      <w:r w:rsidR="009F74B4">
        <w:rPr>
          <w:color w:val="2E75B6"/>
          <w:vertAlign w:val="superscript"/>
        </w:rPr>
      </w:r>
      <w:r w:rsidR="009F74B4">
        <w:rPr>
          <w:color w:val="2E75B6"/>
          <w:vertAlign w:val="superscript"/>
        </w:rPr>
        <w:fldChar w:fldCharType="separate"/>
      </w:r>
      <w:r w:rsidR="009F74B4">
        <w:rPr>
          <w:color w:val="2E75B6"/>
          <w:vertAlign w:val="superscript"/>
        </w:rPr>
        <w:t>12</w:t>
      </w:r>
      <w:r w:rsidR="009F74B4">
        <w:rPr>
          <w:color w:val="2E75B6"/>
          <w:vertAlign w:val="superscript"/>
        </w:rPr>
        <w:fldChar w:fldCharType="end"/>
      </w:r>
      <w:r>
        <w:t xml:space="preserve"> Ignoring the covariance term introduces a centering error proportional to </w:t>
      </w:r>
      <m:oMath>
        <m:sSub>
          <m:sSubPr>
            <m:ctrlPr>
              <w:rPr>
                <w:rFonts w:ascii="Cambria Math" w:hAnsi="Cambria Math"/>
                <w:i/>
              </w:rPr>
            </m:ctrlPr>
          </m:sSubPr>
          <m:e>
            <m:r>
              <w:rPr>
                <w:rFonts w:ascii="Cambria Math" w:hAnsi="Cambria Math"/>
              </w:rPr>
              <m:t>ρ</m:t>
            </m:r>
          </m:e>
          <m:sub>
            <m:r>
              <w:rPr>
                <w:rFonts w:ascii="Cambria Math" w:hAnsi="Cambria Math"/>
              </w:rPr>
              <m:t>jk</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β</m:t>
            </m:r>
          </m:e>
          <m:sub>
            <m:r>
              <w:rPr>
                <w:rFonts w:ascii="Cambria Math" w:hAnsi="Cambria Math"/>
              </w:rPr>
              <m:t>jk</m:t>
            </m:r>
          </m:sub>
        </m:sSub>
      </m:oMath>
      <w:r>
        <w:t xml:space="preserve">. For a continuous-by-binary interaction </w:t>
      </w:r>
      <m:oMath>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∈{0,1})</m:t>
        </m:r>
      </m:oMath>
      <w:ins w:id="193" w:author="Juan Li" w:date="2026-05-26T19:55:00Z" w16du:dateUtc="2026-05-26T23:55:00Z">
        <w:r w:rsidR="008D3E2F">
          <w:t xml:space="preserve"> (</w:t>
        </w:r>
      </w:ins>
      <w:ins w:id="194" w:author="Juan Li" w:date="2026-05-26T19:56:00Z" w16du:dateUtc="2026-05-26T23:56:00Z">
        <w:r w:rsidR="008D3E2F" w:rsidRPr="008D3E2F">
          <w:rPr>
            <w:i/>
            <w:iCs/>
            <w:rPrChange w:id="195" w:author="Juan Li" w:date="2026-05-26T19:56:00Z" w16du:dateUtc="2026-05-26T23:56:00Z">
              <w:rPr/>
            </w:rPrChange>
          </w:rPr>
          <w:t>i.e.</w:t>
        </w:r>
        <w:r w:rsidR="008D3E2F" w:rsidRPr="008D3E2F">
          <w:t>,</w:t>
        </w:r>
        <w:r w:rsidR="008D3E2F">
          <w:t xml:space="preserve"> interaction between a continuous variable and a dummy variable</w:t>
        </w:r>
      </w:ins>
      <w:ins w:id="196" w:author="Juan Li" w:date="2026-05-26T19:55:00Z" w16du:dateUtc="2026-05-26T23:55:00Z">
        <w:r w:rsidR="008D3E2F">
          <w:t>)</w:t>
        </w:r>
      </w:ins>
      <w:r>
        <w:t xml:space="preserve">, the centering constant is </w:t>
      </w:r>
      <m:oMath>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begChr m:val="{"/>
                <m:endChr m:val="}"/>
                <m:ctrlPr>
                  <w:rPr>
                    <w:rFonts w:ascii="Cambria Math" w:hAnsi="Cambria Math"/>
                    <w:i/>
                  </w:rPr>
                </m:ctrlPr>
              </m:dPr>
              <m:e>
                <m:r>
                  <w:rPr>
                    <w:rFonts w:ascii="Cambria Math" w:hAnsi="Cambria Math"/>
                  </w:rPr>
                  <m:t>j</m:t>
                </m:r>
              </m:e>
              <m:e>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=1</m:t>
                </m:r>
              </m:e>
            </m:d>
          </m:sub>
        </m:sSub>
        <m:r>
          <w:rPr>
            <w:rFonts w:ascii="Cambria Math" w:hAnsi="Cambria Math"/>
          </w:rPr>
          <m:t xml:space="preserve"> · Pr(</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=1)</m:t>
        </m:r>
      </m:oMath>
      <w:r>
        <w:t xml:space="preserve">, which depends on the conditional mean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in the exposed group. In either case, applying transform-then-center directly to the product column yields the correct centering constant automatically, without requiring explicit calculation of covariances or conditional means.</w:t>
      </w:r>
    </w:p>
    <w:p w14:paraId="4C6525E0" w14:textId="77777777" w:rsidR="00C979F9" w:rsidRDefault="00000000">
      <w:pPr>
        <w:pStyle w:val="Heading2"/>
      </w:pPr>
      <w:r>
        <w:t xml:space="preserve">2.3 </w:t>
      </w:r>
      <w:commentRangeStart w:id="197"/>
      <w:r>
        <w:t>Implementation in R Using the recipes Framework</w:t>
      </w:r>
      <w:commentRangeEnd w:id="197"/>
      <w:r w:rsidR="008D3E2F">
        <w:rPr>
          <w:rStyle w:val="CommentReference"/>
          <w:sz w:val="24"/>
          <w:szCs w:val="24"/>
        </w:rPr>
        <w:commentReference w:id="197"/>
      </w:r>
    </w:p>
    <w:p w14:paraId="5F6AE4AE" w14:textId="404B61AF" w:rsidR="00C979F9" w:rsidRDefault="008D3E2F" w:rsidP="008D3E2F">
      <w:pPr>
        <w:spacing w:before="80" w:after="80" w:line="300" w:lineRule="auto"/>
        <w:jc w:val="both"/>
        <w:rPr>
          <w:ins w:id="198" w:author="Juan Li" w:date="2026-05-14T15:22:00Z" w16du:dateUtc="2026-05-14T19:22:00Z"/>
        </w:rPr>
      </w:pPr>
      <w:ins w:id="199" w:author="Juan Li" w:date="2026-05-26T20:01:00Z" w16du:dateUtc="2026-05-27T00:01:00Z">
        <w:r>
          <w:t>We adopted the reproducible data-preprocessing pipeline of t</w:t>
        </w:r>
      </w:ins>
      <w:del w:id="200" w:author="Juan Li" w:date="2026-05-26T20:01:00Z" w16du:dateUtc="2026-05-27T00:01:00Z">
        <w:r w:rsidDel="008D3E2F">
          <w:delText>T</w:delText>
        </w:r>
      </w:del>
      <w:r>
        <w:t xml:space="preserve">he </w:t>
      </w:r>
      <w:r>
        <w:rPr>
          <w:rFonts w:ascii="Courier New" w:eastAsia="Courier New" w:hAnsi="Courier New" w:cs="Courier New"/>
          <w:color w:val="1A3557"/>
          <w:sz w:val="20"/>
          <w:szCs w:val="20"/>
        </w:rPr>
        <w:t>recipes</w:t>
      </w:r>
      <w:r>
        <w:t xml:space="preserve"> package in R</w:t>
      </w:r>
      <w:r w:rsidR="001947A5">
        <w:rPr>
          <w:color w:val="2E75B6"/>
          <w:vertAlign w:val="superscript"/>
        </w:rPr>
        <w:fldChar w:fldCharType="begin"/>
      </w:r>
      <w:r w:rsidR="001947A5">
        <w:rPr>
          <w:color w:val="2E75B6"/>
          <w:vertAlign w:val="superscript"/>
        </w:rPr>
        <w:instrText xml:space="preserve"> REF _Ref229661344 \r \h </w:instrText>
      </w:r>
      <w:r w:rsidR="001947A5">
        <w:rPr>
          <w:color w:val="2E75B6"/>
          <w:vertAlign w:val="superscript"/>
        </w:rPr>
      </w:r>
      <w:r w:rsidR="001947A5">
        <w:rPr>
          <w:color w:val="2E75B6"/>
          <w:vertAlign w:val="superscript"/>
        </w:rPr>
        <w:fldChar w:fldCharType="separate"/>
      </w:r>
      <w:r w:rsidR="001947A5">
        <w:rPr>
          <w:color w:val="2E75B6"/>
          <w:vertAlign w:val="superscript"/>
        </w:rPr>
        <w:t>14</w:t>
      </w:r>
      <w:r w:rsidR="001947A5">
        <w:rPr>
          <w:color w:val="2E75B6"/>
          <w:vertAlign w:val="superscript"/>
        </w:rPr>
        <w:fldChar w:fldCharType="end"/>
      </w:r>
      <w:r>
        <w:t xml:space="preserve"> </w:t>
      </w:r>
      <w:ins w:id="201" w:author="Juan Li" w:date="2026-05-26T20:02:00Z" w16du:dateUtc="2026-05-27T00:02:00Z">
        <w:r>
          <w:t>to implement the transformation and centering steps.</w:t>
        </w:r>
      </w:ins>
      <w:del w:id="202" w:author="Juan Li" w:date="2026-05-26T20:02:00Z" w16du:dateUtc="2026-05-27T00:02:00Z">
        <w:r w:rsidDel="008D3E2F">
          <w:delText>provides a reproducible data-preprocessing pipeline that naturally supports the transform-then-center principle.</w:delText>
        </w:r>
      </w:del>
      <w:r>
        <w:t xml:space="preserve"> </w:t>
      </w:r>
      <w:moveFromRangeStart w:id="203" w:author="Juan Li" w:date="2026-05-14T15:22:00Z" w:name="move229664572"/>
      <w:moveFrom w:id="204" w:author="Juan Li" w:date="2026-05-14T15:22:00Z" w16du:dateUtc="2026-05-14T19:22:00Z">
        <w:r w:rsidDel="00F637A6">
          <w:t xml:space="preserve">A preprocessing recipe for a logistic model with a restricted cubic spline on age, a quadratic term on BMI, and a continuous-by-binary interaction is illustrated below. </w:t>
        </w:r>
      </w:moveFrom>
      <w:moveFromRangeEnd w:id="203"/>
      <w:r>
        <w:t xml:space="preserve">The critical functions are </w:t>
      </w:r>
      <w:r>
        <w:rPr>
          <w:rFonts w:ascii="Courier New" w:eastAsia="Courier New" w:hAnsi="Courier New" w:cs="Courier New"/>
          <w:color w:val="1A3557"/>
          <w:sz w:val="20"/>
          <w:szCs w:val="20"/>
        </w:rPr>
        <w:t>step_dummy()</w:t>
      </w:r>
      <w:r>
        <w:t xml:space="preserve"> (categorical encoding), </w:t>
      </w:r>
      <w:r>
        <w:rPr>
          <w:rFonts w:ascii="Courier New" w:eastAsia="Courier New" w:hAnsi="Courier New" w:cs="Courier New"/>
          <w:color w:val="1A3557"/>
          <w:sz w:val="20"/>
          <w:szCs w:val="20"/>
        </w:rPr>
        <w:t>step_rcs()</w:t>
      </w:r>
      <w:r>
        <w:t xml:space="preserve"> (RCS basis columns), </w:t>
      </w:r>
      <w:r>
        <w:rPr>
          <w:rFonts w:ascii="Courier New" w:eastAsia="Courier New" w:hAnsi="Courier New" w:cs="Courier New"/>
          <w:color w:val="1A3557"/>
          <w:sz w:val="20"/>
          <w:szCs w:val="20"/>
        </w:rPr>
        <w:t>step_poly()</w:t>
      </w:r>
      <w:r>
        <w:t xml:space="preserve"> (polynomial terms), </w:t>
      </w:r>
      <w:r>
        <w:rPr>
          <w:rFonts w:ascii="Courier New" w:eastAsia="Courier New" w:hAnsi="Courier New" w:cs="Courier New"/>
          <w:color w:val="1A3557"/>
          <w:sz w:val="20"/>
          <w:szCs w:val="20"/>
        </w:rPr>
        <w:t>step_interact()</w:t>
      </w:r>
      <w:r>
        <w:t xml:space="preserve"> (product terms), and </w:t>
      </w:r>
      <w:r>
        <w:rPr>
          <w:rFonts w:ascii="Courier New" w:eastAsia="Courier New" w:hAnsi="Courier New" w:cs="Courier New"/>
          <w:color w:val="1A3557"/>
          <w:sz w:val="20"/>
          <w:szCs w:val="20"/>
        </w:rPr>
        <w:t>step_center()</w:t>
      </w:r>
      <w:r>
        <w:t xml:space="preserve"> (derivation-sample mean subtraction). The order is mandatory:</w:t>
      </w:r>
      <w:ins w:id="205" w:author="Juan Li" w:date="2026-05-14T15:20:00Z" w16du:dateUtc="2026-05-14T19:20:00Z">
        <w:r w:rsidR="00972A50">
          <w:t xml:space="preserve"> </w:t>
        </w:r>
        <w:r w:rsidR="00972A50">
          <w:rPr>
            <w:rFonts w:ascii="Courier New" w:eastAsia="Courier New" w:hAnsi="Courier New" w:cs="Courier New"/>
            <w:color w:val="1A3557"/>
            <w:sz w:val="20"/>
            <w:szCs w:val="20"/>
          </w:rPr>
          <w:t>step_interact()</w:t>
        </w:r>
      </w:ins>
      <w:ins w:id="206" w:author="Juan Li" w:date="2026-05-14T15:21:00Z" w16du:dateUtc="2026-05-14T19:21:00Z">
        <w:r w:rsidR="00972A50" w:rsidRPr="00972A50">
          <w:t xml:space="preserve">must follow all </w:t>
        </w:r>
        <w:r w:rsidR="00972A50">
          <w:t>transformation steps on individual variables, then</w:t>
        </w:r>
      </w:ins>
      <w:r>
        <w:t xml:space="preserve"> </w:t>
      </w:r>
      <w:r>
        <w:rPr>
          <w:rFonts w:ascii="Courier New" w:eastAsia="Courier New" w:hAnsi="Courier New" w:cs="Courier New"/>
          <w:color w:val="1A3557"/>
          <w:sz w:val="20"/>
          <w:szCs w:val="20"/>
        </w:rPr>
        <w:t>step_center()</w:t>
      </w:r>
      <w:r>
        <w:t xml:space="preserve"> must follow all transformation steps.</w:t>
      </w:r>
      <w:ins w:id="207" w:author="Juan Li" w:date="2026-05-26T20:05:00Z" w16du:dateUtc="2026-05-27T00:05:00Z">
        <w:r w:rsidR="00043B1D">
          <w:t xml:space="preserve"> </w:t>
        </w:r>
      </w:ins>
    </w:p>
    <w:p w14:paraId="24578033" w14:textId="4337476F" w:rsidR="00F637A6" w:rsidDel="00043B1D" w:rsidRDefault="00F637A6">
      <w:pPr>
        <w:spacing w:before="80" w:after="80" w:line="300" w:lineRule="auto"/>
        <w:jc w:val="both"/>
        <w:rPr>
          <w:del w:id="208" w:author="Juan Li" w:date="2026-05-26T20:04:00Z" w16du:dateUtc="2026-05-27T00:04:00Z"/>
        </w:rPr>
      </w:pPr>
      <w:moveToRangeStart w:id="209" w:author="Juan Li" w:date="2026-05-14T15:22:00Z" w:name="move229664572"/>
      <w:commentRangeStart w:id="210"/>
      <w:moveTo w:id="211" w:author="Juan Li" w:date="2026-05-14T15:22:00Z" w16du:dateUtc="2026-05-14T19:22:00Z">
        <w:del w:id="212" w:author="Juan Li" w:date="2026-05-26T20:04:00Z" w16du:dateUtc="2026-05-27T00:04:00Z">
          <w:r w:rsidDel="00043B1D">
            <w:lastRenderedPageBreak/>
            <w:delText>A preprocessing recipe for a logistic model with a restricted cubic spline on age, a quadratic term on BMI, and a continuous-by-binary interaction is illustrated below.</w:delText>
          </w:r>
        </w:del>
      </w:moveTo>
      <w:moveToRangeEnd w:id="209"/>
    </w:p>
    <w:p w14:paraId="22D3CD0A" w14:textId="432D4751" w:rsidR="00C979F9" w:rsidDel="00043B1D" w:rsidRDefault="00000000" w:rsidP="00810087">
      <w:pPr>
        <w:spacing w:before="40" w:after="40"/>
        <w:ind w:left="284"/>
        <w:rPr>
          <w:del w:id="213" w:author="Juan Li" w:date="2026-05-26T20:04:00Z" w16du:dateUtc="2026-05-27T00:04:00Z"/>
        </w:rPr>
      </w:pPr>
      <w:del w:id="214" w:author="Juan Li" w:date="2026-05-26T20:04:00Z" w16du:dateUtc="2026-05-27T00:04:00Z">
        <w:r w:rsidDel="00043B1D">
          <w:rPr>
            <w:rFonts w:ascii="Courier New" w:eastAsia="Courier New" w:hAnsi="Courier New" w:cs="Courier New"/>
            <w:color w:val="1A3557"/>
            <w:sz w:val="20"/>
            <w:szCs w:val="20"/>
          </w:rPr>
          <w:delText>library(recipes)</w:delText>
        </w:r>
      </w:del>
    </w:p>
    <w:p w14:paraId="326DCCB4" w14:textId="4B4C65EC" w:rsidR="00C979F9" w:rsidDel="00043B1D" w:rsidRDefault="00000000" w:rsidP="00810087">
      <w:pPr>
        <w:spacing w:before="40" w:after="40"/>
        <w:ind w:left="284"/>
        <w:rPr>
          <w:del w:id="215" w:author="Juan Li" w:date="2026-05-26T20:04:00Z" w16du:dateUtc="2026-05-27T00:04:00Z"/>
        </w:rPr>
      </w:pPr>
      <w:del w:id="216" w:author="Juan Li" w:date="2026-05-26T20:04:00Z" w16du:dateUtc="2026-05-27T00:04:00Z">
        <w:r w:rsidDel="00043B1D">
          <w:rPr>
            <w:rFonts w:ascii="Courier New" w:eastAsia="Courier New" w:hAnsi="Courier New" w:cs="Courier New"/>
            <w:color w:val="1A3557"/>
            <w:sz w:val="20"/>
            <w:szCs w:val="20"/>
          </w:rPr>
          <w:delText>rec &lt;- recipe(outcome ~ age + bmi + sex, data = dev_data) |&gt;</w:delText>
        </w:r>
      </w:del>
    </w:p>
    <w:p w14:paraId="3952E796" w14:textId="039C89BE" w:rsidR="00C979F9" w:rsidDel="00043B1D" w:rsidRDefault="00000000" w:rsidP="00810087">
      <w:pPr>
        <w:spacing w:before="40" w:after="40"/>
        <w:ind w:left="284"/>
        <w:rPr>
          <w:del w:id="217" w:author="Juan Li" w:date="2026-05-26T20:04:00Z" w16du:dateUtc="2026-05-27T00:04:00Z"/>
        </w:rPr>
      </w:pPr>
      <w:del w:id="218" w:author="Juan Li" w:date="2026-05-26T20:04:00Z" w16du:dateUtc="2026-05-27T00:04:00Z">
        <w:r w:rsidDel="00043B1D">
          <w:rPr>
            <w:rFonts w:ascii="Courier New" w:eastAsia="Courier New" w:hAnsi="Courier New" w:cs="Courier New"/>
            <w:color w:val="1A3557"/>
            <w:sz w:val="20"/>
            <w:szCs w:val="20"/>
          </w:rPr>
          <w:delText xml:space="preserve">  step_dummy(sex) |&gt;                        # encode binary/categorical</w:delText>
        </w:r>
      </w:del>
    </w:p>
    <w:p w14:paraId="3C8B494C" w14:textId="34BAA0E3" w:rsidR="00C979F9" w:rsidDel="00043B1D" w:rsidRDefault="00000000" w:rsidP="00810087">
      <w:pPr>
        <w:spacing w:before="40" w:after="40"/>
        <w:ind w:left="284"/>
        <w:rPr>
          <w:del w:id="219" w:author="Juan Li" w:date="2026-05-26T20:04:00Z" w16du:dateUtc="2026-05-27T00:04:00Z"/>
        </w:rPr>
      </w:pPr>
      <w:del w:id="220" w:author="Juan Li" w:date="2026-05-26T20:04:00Z" w16du:dateUtc="2026-05-27T00:04:00Z">
        <w:r w:rsidDel="00043B1D">
          <w:rPr>
            <w:rFonts w:ascii="Courier New" w:eastAsia="Courier New" w:hAnsi="Courier New" w:cs="Courier New"/>
            <w:color w:val="1A3557"/>
            <w:sz w:val="20"/>
            <w:szCs w:val="20"/>
          </w:rPr>
          <w:delText xml:space="preserve">  step_rcs(age, options = list(df = 4)) |&gt;  # 3-knot RCS on age</w:delText>
        </w:r>
      </w:del>
    </w:p>
    <w:p w14:paraId="4687C05A" w14:textId="7D7BB65C" w:rsidR="00C979F9" w:rsidDel="00043B1D" w:rsidRDefault="00000000" w:rsidP="00810087">
      <w:pPr>
        <w:spacing w:before="40" w:after="40"/>
        <w:ind w:left="284"/>
        <w:rPr>
          <w:del w:id="221" w:author="Juan Li" w:date="2026-05-26T20:04:00Z" w16du:dateUtc="2026-05-27T00:04:00Z"/>
        </w:rPr>
      </w:pPr>
      <w:del w:id="222" w:author="Juan Li" w:date="2026-05-26T20:04:00Z" w16du:dateUtc="2026-05-27T00:04:00Z">
        <w:r w:rsidDel="00043B1D">
          <w:rPr>
            <w:rFonts w:ascii="Courier New" w:eastAsia="Courier New" w:hAnsi="Courier New" w:cs="Courier New"/>
            <w:color w:val="1A3557"/>
            <w:sz w:val="20"/>
            <w:szCs w:val="20"/>
          </w:rPr>
          <w:delText xml:space="preserve">  step_poly(bmi, degree = 2) |&gt;             # quadratic on BMI</w:delText>
        </w:r>
      </w:del>
    </w:p>
    <w:p w14:paraId="60EB0B12" w14:textId="12B73C91" w:rsidR="00C979F9" w:rsidDel="00043B1D" w:rsidRDefault="00000000" w:rsidP="00810087">
      <w:pPr>
        <w:spacing w:before="40" w:after="40"/>
        <w:ind w:left="284"/>
        <w:rPr>
          <w:del w:id="223" w:author="Juan Li" w:date="2026-05-26T20:04:00Z" w16du:dateUtc="2026-05-27T00:04:00Z"/>
        </w:rPr>
      </w:pPr>
      <w:del w:id="224" w:author="Juan Li" w:date="2026-05-26T20:04:00Z" w16du:dateUtc="2026-05-27T00:04:00Z">
        <w:r w:rsidDel="00043B1D">
          <w:rPr>
            <w:rFonts w:ascii="Courier New" w:eastAsia="Courier New" w:hAnsi="Courier New" w:cs="Courier New"/>
            <w:color w:val="1A3557"/>
            <w:sz w:val="20"/>
            <w:szCs w:val="20"/>
          </w:rPr>
          <w:delText xml:space="preserve">  step_interact(terms = ~ bmi:starts_with('sex')) |&gt;</w:delText>
        </w:r>
      </w:del>
    </w:p>
    <w:p w14:paraId="34148B3B" w14:textId="4F7A62B2" w:rsidR="00C979F9" w:rsidDel="00043B1D" w:rsidRDefault="00000000" w:rsidP="00810087">
      <w:pPr>
        <w:spacing w:before="40" w:after="40"/>
        <w:ind w:left="284"/>
        <w:rPr>
          <w:del w:id="225" w:author="Juan Li" w:date="2026-05-26T20:04:00Z" w16du:dateUtc="2026-05-27T00:04:00Z"/>
        </w:rPr>
      </w:pPr>
      <w:del w:id="226" w:author="Juan Li" w:date="2026-05-26T20:04:00Z" w16du:dateUtc="2026-05-27T00:04:00Z">
        <w:r w:rsidDel="00043B1D">
          <w:rPr>
            <w:rFonts w:ascii="Courier New" w:eastAsia="Courier New" w:hAnsi="Courier New" w:cs="Courier New"/>
            <w:color w:val="1A3557"/>
            <w:sz w:val="20"/>
            <w:szCs w:val="20"/>
          </w:rPr>
          <w:delText xml:space="preserve">  step_center(all_numeric_predictors())     # center AFTER transforming</w:delText>
        </w:r>
      </w:del>
    </w:p>
    <w:p w14:paraId="6AAEC540" w14:textId="6E1B9511" w:rsidR="00C979F9" w:rsidDel="00043B1D" w:rsidRDefault="00000000" w:rsidP="00810087">
      <w:pPr>
        <w:spacing w:before="40" w:after="40"/>
        <w:ind w:left="284"/>
        <w:rPr>
          <w:del w:id="227" w:author="Juan Li" w:date="2026-05-26T20:04:00Z" w16du:dateUtc="2026-05-27T00:04:00Z"/>
        </w:rPr>
      </w:pPr>
      <w:del w:id="228" w:author="Juan Li" w:date="2026-05-26T20:04:00Z" w16du:dateUtc="2026-05-27T00:04:00Z">
        <w:r w:rsidDel="00043B1D">
          <w:rPr>
            <w:rFonts w:ascii="Courier New" w:eastAsia="Courier New" w:hAnsi="Courier New" w:cs="Courier New"/>
            <w:color w:val="1A3557"/>
            <w:sz w:val="20"/>
            <w:szCs w:val="20"/>
          </w:rPr>
          <w:delText>prep_rec  &lt;- prep(rec, training = dev_data)</w:delText>
        </w:r>
        <w:r w:rsidR="00810087" w:rsidDel="00043B1D">
          <w:rPr>
            <w:rFonts w:ascii="Courier New" w:eastAsia="Courier New" w:hAnsi="Courier New" w:cs="Courier New"/>
            <w:color w:val="1A3557"/>
            <w:sz w:val="20"/>
            <w:szCs w:val="20"/>
          </w:rPr>
          <w:delText xml:space="preserve"> </w:delText>
        </w:r>
        <w:r w:rsidDel="00043B1D">
          <w:rPr>
            <w:rFonts w:ascii="Courier New" w:eastAsia="Courier New" w:hAnsi="Courier New" w:cs="Courier New"/>
            <w:color w:val="1A3557"/>
            <w:sz w:val="20"/>
            <w:szCs w:val="20"/>
          </w:rPr>
          <w:delText># fit on derivation data only</w:delText>
        </w:r>
      </w:del>
    </w:p>
    <w:p w14:paraId="4DD21C17" w14:textId="37E20EA1" w:rsidR="00C979F9" w:rsidDel="00043B1D" w:rsidRDefault="00000000" w:rsidP="00810087">
      <w:pPr>
        <w:spacing w:before="40" w:after="40"/>
        <w:ind w:left="284"/>
        <w:rPr>
          <w:del w:id="229" w:author="Juan Li" w:date="2026-05-26T20:04:00Z" w16du:dateUtc="2026-05-27T00:04:00Z"/>
        </w:rPr>
      </w:pPr>
      <w:del w:id="230" w:author="Juan Li" w:date="2026-05-26T20:04:00Z" w16du:dateUtc="2026-05-27T00:04:00Z">
        <w:r w:rsidDel="00043B1D">
          <w:rPr>
            <w:rFonts w:ascii="Courier New" w:eastAsia="Courier New" w:hAnsi="Courier New" w:cs="Courier New"/>
            <w:color w:val="1A3557"/>
            <w:sz w:val="20"/>
            <w:szCs w:val="20"/>
          </w:rPr>
          <w:delText>dev_baked &lt;- bake(prep_rec, new_data = dev_data)</w:delText>
        </w:r>
      </w:del>
    </w:p>
    <w:p w14:paraId="108C7128" w14:textId="276F469E" w:rsidR="00C979F9" w:rsidDel="00043B1D" w:rsidRDefault="00000000" w:rsidP="00810087">
      <w:pPr>
        <w:spacing w:before="40" w:after="40"/>
        <w:ind w:left="284"/>
        <w:rPr>
          <w:del w:id="231" w:author="Juan Li" w:date="2026-05-26T20:04:00Z" w16du:dateUtc="2026-05-27T00:04:00Z"/>
        </w:rPr>
      </w:pPr>
      <w:del w:id="232" w:author="Juan Li" w:date="2026-05-26T20:04:00Z" w16du:dateUtc="2026-05-27T00:04:00Z">
        <w:r w:rsidDel="00043B1D">
          <w:rPr>
            <w:rFonts w:ascii="Courier New" w:eastAsia="Courier New" w:hAnsi="Courier New" w:cs="Courier New"/>
            <w:color w:val="1A3557"/>
            <w:sz w:val="20"/>
            <w:szCs w:val="20"/>
          </w:rPr>
          <w:delText>val_baked &lt;- bake(prep_rec, new_data = val_data) # derivation means applied</w:delText>
        </w:r>
        <w:commentRangeEnd w:id="210"/>
        <w:r w:rsidR="005C3BBC" w:rsidDel="00043B1D">
          <w:rPr>
            <w:rStyle w:val="CommentReference"/>
            <w:sz w:val="24"/>
            <w:szCs w:val="24"/>
          </w:rPr>
          <w:commentReference w:id="210"/>
        </w:r>
      </w:del>
    </w:p>
    <w:p w14:paraId="76DDB3FD" w14:textId="72F4E427" w:rsidR="00C979F9" w:rsidDel="00043B1D" w:rsidRDefault="00C979F9">
      <w:pPr>
        <w:spacing w:before="60" w:after="60"/>
        <w:rPr>
          <w:del w:id="233" w:author="Juan Li" w:date="2026-05-26T20:04:00Z" w16du:dateUtc="2026-05-27T00:04:00Z"/>
        </w:rPr>
      </w:pPr>
    </w:p>
    <w:p w14:paraId="324EF469" w14:textId="20598219" w:rsidR="00C979F9" w:rsidRDefault="00000000">
      <w:pPr>
        <w:spacing w:before="80" w:after="80" w:line="300" w:lineRule="auto"/>
        <w:jc w:val="both"/>
      </w:pPr>
      <w:r>
        <w:t xml:space="preserve">Two properties of </w:t>
      </w:r>
      <w:ins w:id="234" w:author="Juan Li" w:date="2026-05-14T15:23:00Z" w16du:dateUtc="2026-05-14T19:23:00Z">
        <w:r w:rsidR="009B49B4">
          <w:t xml:space="preserve">the </w:t>
        </w:r>
        <w:r w:rsidR="009B49B4">
          <w:rPr>
            <w:rFonts w:ascii="Courier New" w:eastAsia="Courier New" w:hAnsi="Courier New" w:cs="Courier New"/>
            <w:color w:val="1A3557"/>
            <w:sz w:val="20"/>
            <w:szCs w:val="20"/>
          </w:rPr>
          <w:t>recipes</w:t>
        </w:r>
        <w:r w:rsidR="009B49B4">
          <w:t xml:space="preserve"> </w:t>
        </w:r>
      </w:ins>
      <w:del w:id="235" w:author="Juan Li" w:date="2026-05-14T15:23:00Z" w16du:dateUtc="2026-05-14T19:23:00Z">
        <w:r w:rsidDel="009B49B4">
          <w:delText xml:space="preserve">this </w:delText>
        </w:r>
      </w:del>
      <w:r>
        <w:t xml:space="preserve">workflow are critical for reproducibility. First, </w:t>
      </w:r>
      <w:commentRangeStart w:id="236"/>
      <w:r>
        <w:rPr>
          <w:rFonts w:ascii="Courier New" w:eastAsia="Courier New" w:hAnsi="Courier New" w:cs="Courier New"/>
          <w:color w:val="1A3557"/>
          <w:sz w:val="20"/>
          <w:szCs w:val="20"/>
        </w:rPr>
        <w:t>prep()</w:t>
      </w:r>
      <w:r>
        <w:t xml:space="preserve"> </w:t>
      </w:r>
      <w:commentRangeEnd w:id="236"/>
      <w:r w:rsidR="00265A90">
        <w:rPr>
          <w:rStyle w:val="CommentReference"/>
          <w:sz w:val="24"/>
          <w:szCs w:val="24"/>
        </w:rPr>
        <w:commentReference w:id="236"/>
      </w:r>
      <w:r>
        <w:t xml:space="preserve">computes all centering constants from the derivation data exclusively; when the recipe is applied to new data via </w:t>
      </w:r>
      <w:r>
        <w:rPr>
          <w:rFonts w:ascii="Courier New" w:eastAsia="Courier New" w:hAnsi="Courier New" w:cs="Courier New"/>
          <w:color w:val="1A3557"/>
          <w:sz w:val="20"/>
          <w:szCs w:val="20"/>
        </w:rPr>
        <w:t>bake()</w:t>
      </w:r>
      <w:r>
        <w:t>, derivation-sample means are used</w:t>
      </w:r>
      <w:r w:rsidR="00810087">
        <w:t>,</w:t>
      </w:r>
      <w:r>
        <w:t xml:space="preserve"> not recomputed from the new data. This is essential for correct out-of-sample prediction.</w:t>
      </w:r>
      <w:r w:rsidR="00BC1F2E">
        <w:rPr>
          <w:color w:val="2E75B6"/>
          <w:vertAlign w:val="superscript"/>
        </w:rPr>
        <w:fldChar w:fldCharType="begin"/>
      </w:r>
      <w:r w:rsidR="00BC1F2E">
        <w:rPr>
          <w:color w:val="2E75B6"/>
          <w:vertAlign w:val="superscript"/>
        </w:rPr>
        <w:instrText xml:space="preserve"> REF _Ref229651608 \r \h </w:instrText>
      </w:r>
      <w:r w:rsidR="00BC1F2E">
        <w:rPr>
          <w:color w:val="2E75B6"/>
          <w:vertAlign w:val="superscript"/>
        </w:rPr>
      </w:r>
      <w:r w:rsidR="00BC1F2E">
        <w:rPr>
          <w:color w:val="2E75B6"/>
          <w:vertAlign w:val="superscript"/>
        </w:rPr>
        <w:fldChar w:fldCharType="separate"/>
      </w:r>
      <w:r w:rsidR="00BC1F2E">
        <w:rPr>
          <w:color w:val="2E75B6"/>
          <w:vertAlign w:val="superscript"/>
        </w:rPr>
        <w:t>5</w:t>
      </w:r>
      <w:r w:rsidR="00BC1F2E">
        <w:rPr>
          <w:color w:val="2E75B6"/>
          <w:vertAlign w:val="superscript"/>
        </w:rPr>
        <w:fldChar w:fldCharType="end"/>
      </w:r>
      <w:r>
        <w:t xml:space="preserve"> Second, the centering constants stored in the prepared recipe object are part of the model's transportable specification and must be reported alongside coefficients and knot locations for any downstream user to reproduce the model exactly (Table 2).</w:t>
      </w:r>
    </w:p>
    <w:p w14:paraId="079258B5" w14:textId="77777777" w:rsidR="00C979F9" w:rsidRDefault="00000000">
      <w:pPr>
        <w:spacing w:before="120" w:after="60"/>
        <w:jc w:val="center"/>
      </w:pPr>
      <w:r>
        <w:rPr>
          <w:b/>
          <w:bCs/>
          <w:sz w:val="20"/>
          <w:szCs w:val="20"/>
        </w:rPr>
        <w:t>Table 2. Information required for model implementation and re-calibration.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2133"/>
        <w:gridCol w:w="3117"/>
      </w:tblGrid>
      <w:tr w:rsidR="00C979F9" w14:paraId="09786DC9" w14:textId="77777777" w:rsidTr="00810087">
        <w:trPr>
          <w:tblHeader/>
        </w:trPr>
        <w:tc>
          <w:tcPr>
            <w:tcW w:w="4110"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1461CBFB" w14:textId="77777777" w:rsidR="00C979F9" w:rsidRDefault="00000000">
            <w:pPr>
              <w:jc w:val="center"/>
            </w:pPr>
            <w:r>
              <w:rPr>
                <w:rFonts w:ascii="Arial" w:eastAsia="Arial" w:hAnsi="Arial" w:cs="Arial"/>
                <w:b/>
                <w:bCs/>
                <w:color w:val="FFFFFF"/>
                <w:sz w:val="20"/>
                <w:szCs w:val="20"/>
              </w:rPr>
              <w:t>Component</w:t>
            </w:r>
          </w:p>
        </w:tc>
        <w:tc>
          <w:tcPr>
            <w:tcW w:w="2133"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06DB26D1" w14:textId="77777777" w:rsidR="00C979F9" w:rsidRDefault="00000000">
            <w:pPr>
              <w:jc w:val="center"/>
            </w:pPr>
            <w:r>
              <w:rPr>
                <w:rFonts w:ascii="Arial" w:eastAsia="Arial" w:hAnsi="Arial" w:cs="Arial"/>
                <w:b/>
                <w:bCs/>
                <w:color w:val="FFFFFF"/>
                <w:sz w:val="20"/>
                <w:szCs w:val="20"/>
              </w:rPr>
              <w:t>Required for implementation</w:t>
            </w:r>
          </w:p>
        </w:tc>
        <w:tc>
          <w:tcPr>
            <w:tcW w:w="311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206CD01B" w14:textId="77777777" w:rsidR="00C979F9" w:rsidRDefault="00000000">
            <w:pPr>
              <w:jc w:val="center"/>
            </w:pPr>
            <w:r>
              <w:rPr>
                <w:rFonts w:ascii="Arial" w:eastAsia="Arial" w:hAnsi="Arial" w:cs="Arial"/>
                <w:b/>
                <w:bCs/>
                <w:color w:val="FFFFFF"/>
                <w:sz w:val="20"/>
                <w:szCs w:val="20"/>
              </w:rPr>
              <w:t>Required for re-calibration</w:t>
            </w:r>
          </w:p>
        </w:tc>
      </w:tr>
      <w:tr w:rsidR="0017711C" w14:paraId="7E1E4AB2" w14:textId="77777777" w:rsidTr="00CF0F18">
        <w:trPr>
          <w:ins w:id="237" w:author="Juan Li" w:date="2026-05-14T15:32:00Z"/>
        </w:trPr>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769426" w14:textId="6E0A16D6" w:rsidR="0017711C" w:rsidRDefault="0017711C">
            <w:pPr>
              <w:jc w:val="center"/>
              <w:rPr>
                <w:ins w:id="238" w:author="Juan Li" w:date="2026-05-14T15:32:00Z" w16du:dateUtc="2026-05-14T19:32:00Z"/>
                <w:sz w:val="20"/>
                <w:szCs w:val="20"/>
              </w:rPr>
              <w:pPrChange w:id="239" w:author="Juan Li" w:date="2026-05-14T15:32:00Z" w16du:dateUtc="2026-05-14T19:32:00Z">
                <w:pPr/>
              </w:pPrChange>
            </w:pPr>
            <w:ins w:id="240" w:author="Juan Li" w:date="2026-05-14T15:32:00Z" w16du:dateUtc="2026-05-14T19:32:00Z">
              <w:r>
                <w:rPr>
                  <w:sz w:val="20"/>
                  <w:szCs w:val="20"/>
                </w:rPr>
                <w:t>Best practice</w:t>
              </w:r>
            </w:ins>
          </w:p>
        </w:tc>
      </w:tr>
      <w:tr w:rsidR="009D386A" w14:paraId="54F60C0B" w14:textId="77777777" w:rsidTr="00A97A02">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3A5C9" w14:textId="77777777" w:rsidR="009D386A" w:rsidRDefault="009D386A" w:rsidP="00A97A02">
            <w:pPr>
              <w:rPr>
                <w:moveTo w:id="241" w:author="Juan Li" w:date="2026-05-14T15:31:00Z" w16du:dateUtc="2026-05-14T19:31:00Z"/>
              </w:rPr>
            </w:pPr>
            <w:moveToRangeStart w:id="242" w:author="Juan Li" w:date="2026-05-14T15:31:00Z" w:name="move229665093"/>
            <w:moveTo w:id="243" w:author="Juan Li" w:date="2026-05-14T15:31:00Z" w16du:dateUtc="2026-05-14T19:31:00Z">
              <w:r>
                <w:rPr>
                  <w:sz w:val="20"/>
                  <w:szCs w:val="20"/>
                </w:rPr>
                <w:t xml:space="preserve">Link function </w:t>
              </w:r>
              <m:oMath>
                <m:r>
                  <w:rPr>
                    <w:rFonts w:ascii="Cambria Math" w:hAnsi="Cambria Math"/>
                    <w:sz w:val="20"/>
                    <w:szCs w:val="20"/>
                  </w:rPr>
                  <m:t>g(·)</m:t>
                </m:r>
              </m:oMath>
            </w:moveTo>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C05A8" w14:textId="77777777" w:rsidR="009D386A" w:rsidRDefault="009D386A" w:rsidP="00A97A02">
            <w:pPr>
              <w:rPr>
                <w:moveTo w:id="244" w:author="Juan Li" w:date="2026-05-14T15:31:00Z" w16du:dateUtc="2026-05-14T19:31:00Z"/>
              </w:rPr>
            </w:pPr>
            <w:moveTo w:id="245" w:author="Juan Li" w:date="2026-05-14T15:31:00Z" w16du:dateUtc="2026-05-14T19:31:00Z">
              <w:r>
                <w:rPr>
                  <w:sz w:val="20"/>
                  <w:szCs w:val="20"/>
                </w:rPr>
                <w:t>Yes</w:t>
              </w:r>
            </w:moveTo>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F1DE9D" w14:textId="77777777" w:rsidR="009D386A" w:rsidRDefault="009D386A" w:rsidP="00A97A02">
            <w:pPr>
              <w:rPr>
                <w:moveTo w:id="246" w:author="Juan Li" w:date="2026-05-14T15:31:00Z" w16du:dateUtc="2026-05-14T19:31:00Z"/>
              </w:rPr>
            </w:pPr>
            <w:moveTo w:id="247" w:author="Juan Li" w:date="2026-05-14T15:31:00Z" w16du:dateUtc="2026-05-14T19:31:00Z">
              <w:r>
                <w:rPr>
                  <w:sz w:val="20"/>
                  <w:szCs w:val="20"/>
                </w:rPr>
                <w:t>Yes</w:t>
              </w:r>
            </w:moveTo>
          </w:p>
        </w:tc>
      </w:tr>
      <w:moveToRangeEnd w:id="242"/>
      <w:tr w:rsidR="00355B23" w14:paraId="6DBB8477" w14:textId="77777777" w:rsidTr="00810087">
        <w:trPr>
          <w:ins w:id="248" w:author="Juan Li" w:date="2026-05-14T15:28:00Z"/>
        </w:trPr>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E3AA218" w14:textId="01507979" w:rsidR="00355B23" w:rsidRDefault="00355B23">
            <w:pPr>
              <w:rPr>
                <w:ins w:id="249" w:author="Juan Li" w:date="2026-05-14T15:28:00Z" w16du:dateUtc="2026-05-14T19:28:00Z"/>
                <w:sz w:val="20"/>
                <w:szCs w:val="20"/>
              </w:rPr>
            </w:pPr>
            <w:ins w:id="250" w:author="Juan Li" w:date="2026-05-14T15:28:00Z" w16du:dateUtc="2026-05-14T19:28:00Z">
              <w:r>
                <w:rPr>
                  <w:sz w:val="20"/>
                  <w:szCs w:val="20"/>
                </w:rPr>
                <w:t xml:space="preserve">Intercept of the centered </w:t>
              </w:r>
              <w:r w:rsidRPr="00355B23">
                <w:rPr>
                  <w:sz w:val="20"/>
                  <w:szCs w:val="20"/>
                </w:rPr>
                <w:t xml:space="preserve">model </w:t>
              </w:r>
            </w:ins>
            <m:oMath>
              <m:r>
                <w:ins w:id="251" w:author="Juan Li" w:date="2026-05-14T15:29:00Z" w16du:dateUtc="2026-05-14T19:29:00Z">
                  <w:rPr>
                    <w:rFonts w:ascii="Cambria Math" w:hAnsi="Cambria Math"/>
                    <w:sz w:val="20"/>
                    <w:szCs w:val="20"/>
                    <w:rPrChange w:id="252" w:author="Juan Li" w:date="2026-05-14T15:29:00Z" w16du:dateUtc="2026-05-14T19:29:00Z">
                      <w:rPr>
                        <w:rFonts w:ascii="Cambria Math" w:hAnsi="Cambria Math"/>
                      </w:rPr>
                    </w:rPrChange>
                  </w:rPr>
                  <m:t>α̃</m:t>
                </w:ins>
              </m:r>
            </m:oMath>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A691841" w14:textId="4A3B689E" w:rsidR="00355B23" w:rsidRDefault="00355B23">
            <w:pPr>
              <w:rPr>
                <w:ins w:id="253" w:author="Juan Li" w:date="2026-05-14T15:28:00Z" w16du:dateUtc="2026-05-14T19:28:00Z"/>
                <w:sz w:val="20"/>
                <w:szCs w:val="20"/>
              </w:rPr>
            </w:pPr>
            <w:ins w:id="254" w:author="Juan Li" w:date="2026-05-14T15:29:00Z" w16du:dateUtc="2026-05-14T19:29:00Z">
              <w:r>
                <w:rPr>
                  <w:sz w:val="20"/>
                  <w:szCs w:val="20"/>
                </w:rPr>
                <w:t>Yes</w:t>
              </w:r>
            </w:ins>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CD475E4" w14:textId="667053B4" w:rsidR="00355B23" w:rsidRDefault="00355B23">
            <w:pPr>
              <w:rPr>
                <w:ins w:id="255" w:author="Juan Li" w:date="2026-05-14T15:28:00Z" w16du:dateUtc="2026-05-14T19:28:00Z"/>
                <w:sz w:val="20"/>
                <w:szCs w:val="20"/>
              </w:rPr>
            </w:pPr>
            <w:ins w:id="256" w:author="Juan Li" w:date="2026-05-14T15:29:00Z" w16du:dateUtc="2026-05-14T19:29:00Z">
              <w:r>
                <w:rPr>
                  <w:sz w:val="20"/>
                  <w:szCs w:val="20"/>
                </w:rPr>
                <w:t>Yes</w:t>
              </w:r>
            </w:ins>
          </w:p>
        </w:tc>
      </w:tr>
      <w:tr w:rsidR="00C979F9" w14:paraId="32C9CF8E" w14:textId="77777777" w:rsidTr="00810087">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18608E" w14:textId="4C642F3D" w:rsidR="00C979F9" w:rsidRDefault="00000000">
            <w:r>
              <w:rPr>
                <w:sz w:val="20"/>
                <w:szCs w:val="20"/>
              </w:rPr>
              <w:t xml:space="preserve">Model coefficients </w:t>
            </w:r>
            <m:oMath>
              <m:r>
                <w:del w:id="257" w:author="Juan Li" w:date="2026-05-14T15:30:00Z" w16du:dateUtc="2026-05-14T19:30:00Z">
                  <w:rPr>
                    <w:rFonts w:ascii="Cambria Math" w:hAnsi="Cambria Math"/>
                    <w:sz w:val="20"/>
                    <w:szCs w:val="20"/>
                  </w:rPr>
                  <m:t>β</m:t>
                </w:del>
              </m:r>
            </m:oMath>
            <w:ins w:id="258" w:author="Juan Li" w:date="2026-05-14T15:30:00Z" w16du:dateUtc="2026-05-14T19:30:00Z">
              <w:r w:rsidR="00355B23">
                <w:rPr>
                  <w:sz w:val="20"/>
                  <w:szCs w:val="20"/>
                </w:rPr>
                <w:t>(</w:t>
              </w:r>
            </w:ins>
            <m:oMath>
              <m:r>
                <w:ins w:id="259" w:author="Juan Li" w:date="2026-05-14T15:30:00Z" w16du:dateUtc="2026-05-14T19:30:00Z">
                  <w:rPr>
                    <w:rFonts w:ascii="Cambria Math" w:hAnsi="Cambria Math"/>
                    <w:sz w:val="20"/>
                    <w:szCs w:val="20"/>
                  </w:rPr>
                  <m:t>β</m:t>
                </w:ins>
              </m:r>
            </m:oMath>
            <w:ins w:id="260" w:author="Juan Li" w:date="2026-05-14T15:30:00Z" w16du:dateUtc="2026-05-14T19:30:00Z">
              <w:r w:rsidR="00355B23">
                <w:rPr>
                  <w:sz w:val="20"/>
                  <w:szCs w:val="20"/>
                </w:rPr>
                <w:t xml:space="preserve"> of all transformed terms)</w:t>
              </w:r>
            </w:ins>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E3D0BB0"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6F6528E" w14:textId="77777777" w:rsidR="00C979F9" w:rsidRDefault="00000000">
            <w:r>
              <w:rPr>
                <w:sz w:val="20"/>
                <w:szCs w:val="20"/>
              </w:rPr>
              <w:t>Yes</w:t>
            </w:r>
          </w:p>
        </w:tc>
      </w:tr>
      <w:tr w:rsidR="00C979F9" w:rsidDel="009D386A" w14:paraId="0F4D7F6D" w14:textId="588F3E9B" w:rsidTr="00810087">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C3662" w14:textId="0D09C6FA" w:rsidR="00C979F9" w:rsidDel="009D386A" w:rsidRDefault="00000000">
            <w:pPr>
              <w:rPr>
                <w:moveFrom w:id="261" w:author="Juan Li" w:date="2026-05-14T15:31:00Z" w16du:dateUtc="2026-05-14T19:31:00Z"/>
              </w:rPr>
            </w:pPr>
            <w:moveFromRangeStart w:id="262" w:author="Juan Li" w:date="2026-05-14T15:31:00Z" w:name="move229665093"/>
            <w:moveFrom w:id="263" w:author="Juan Li" w:date="2026-05-14T15:31:00Z" w16du:dateUtc="2026-05-14T19:31:00Z">
              <w:r w:rsidDel="009D386A">
                <w:rPr>
                  <w:sz w:val="20"/>
                  <w:szCs w:val="20"/>
                </w:rPr>
                <w:t xml:space="preserve">Link function </w:t>
              </w:r>
              <m:oMath>
                <m:r>
                  <w:rPr>
                    <w:rFonts w:ascii="Cambria Math" w:hAnsi="Cambria Math"/>
                    <w:sz w:val="20"/>
                    <w:szCs w:val="20"/>
                  </w:rPr>
                  <m:t>g(·)</m:t>
                </m:r>
              </m:oMath>
            </w:moveFrom>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EFF21" w14:textId="1BBB750B" w:rsidR="00C979F9" w:rsidDel="009D386A" w:rsidRDefault="00000000">
            <w:pPr>
              <w:rPr>
                <w:moveFrom w:id="264" w:author="Juan Li" w:date="2026-05-14T15:31:00Z" w16du:dateUtc="2026-05-14T19:31:00Z"/>
              </w:rPr>
            </w:pPr>
            <w:moveFrom w:id="265" w:author="Juan Li" w:date="2026-05-14T15:31:00Z" w16du:dateUtc="2026-05-14T19:31:00Z">
              <w:r w:rsidDel="009D386A">
                <w:rPr>
                  <w:sz w:val="20"/>
                  <w:szCs w:val="20"/>
                </w:rPr>
                <w:t>Yes</w:t>
              </w:r>
            </w:moveFrom>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FE714D" w14:textId="099948EC" w:rsidR="00C979F9" w:rsidDel="009D386A" w:rsidRDefault="00000000">
            <w:pPr>
              <w:rPr>
                <w:moveFrom w:id="266" w:author="Juan Li" w:date="2026-05-14T15:31:00Z" w16du:dateUtc="2026-05-14T19:31:00Z"/>
              </w:rPr>
            </w:pPr>
            <w:moveFrom w:id="267" w:author="Juan Li" w:date="2026-05-14T15:31:00Z" w16du:dateUtc="2026-05-14T19:31:00Z">
              <w:r w:rsidDel="009D386A">
                <w:rPr>
                  <w:sz w:val="20"/>
                  <w:szCs w:val="20"/>
                </w:rPr>
                <w:t>Yes</w:t>
              </w:r>
            </w:moveFrom>
          </w:p>
        </w:tc>
      </w:tr>
      <w:moveFromRangeEnd w:id="262"/>
      <w:tr w:rsidR="00C979F9" w14:paraId="5C0DC5DE" w14:textId="77777777" w:rsidTr="00810087">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B1E342B" w14:textId="77777777" w:rsidR="00C979F9" w:rsidRDefault="00000000">
            <w:r>
              <w:rPr>
                <w:sz w:val="20"/>
                <w:szCs w:val="20"/>
              </w:rPr>
              <w:t>Centering constants (means of all transformed terms)</w:t>
            </w:r>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0C4189B"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F0DAFC" w14:textId="77777777" w:rsidR="00C979F9" w:rsidRDefault="00000000">
            <w:r>
              <w:rPr>
                <w:sz w:val="20"/>
                <w:szCs w:val="20"/>
              </w:rPr>
              <w:t>Yes</w:t>
            </w:r>
          </w:p>
        </w:tc>
      </w:tr>
      <w:tr w:rsidR="00C979F9" w14:paraId="72209BA8" w14:textId="77777777" w:rsidTr="00810087">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6CCB10" w14:textId="77777777" w:rsidR="00C979F9" w:rsidRDefault="00000000">
            <w:r>
              <w:rPr>
                <w:sz w:val="20"/>
                <w:szCs w:val="20"/>
              </w:rPr>
              <w:t>Knot locations (for RCS terms)</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6F07D"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4D6C8" w14:textId="77777777" w:rsidR="00C979F9" w:rsidRDefault="00000000">
            <w:r>
              <w:rPr>
                <w:sz w:val="20"/>
                <w:szCs w:val="20"/>
              </w:rPr>
              <w:t>Yes</w:t>
            </w:r>
          </w:p>
        </w:tc>
      </w:tr>
      <w:tr w:rsidR="00825698" w14:paraId="0D689443" w14:textId="77777777" w:rsidTr="00810087">
        <w:trPr>
          <w:ins w:id="268" w:author="Juan Li" w:date="2026-05-14T15:37:00Z"/>
        </w:trPr>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498E4A" w14:textId="0227AF08" w:rsidR="00825698" w:rsidRDefault="00825698" w:rsidP="00825698">
            <w:pPr>
              <w:rPr>
                <w:ins w:id="269" w:author="Juan Li" w:date="2026-05-14T15:37:00Z" w16du:dateUtc="2026-05-14T19:37:00Z"/>
                <w:sz w:val="20"/>
                <w:szCs w:val="20"/>
              </w:rPr>
            </w:pPr>
            <w:ins w:id="270" w:author="Juan Li" w:date="2026-05-14T15:37:00Z" w16du:dateUtc="2026-05-14T19:37:00Z">
              <w:r>
                <w:rPr>
                  <w:sz w:val="20"/>
                  <w:szCs w:val="20"/>
                </w:rPr>
                <w:t>Outcome mean in derivation sample</w:t>
              </w:r>
            </w:ins>
            <m:oMath>
              <m:r>
                <w:ins w:id="271" w:author="Juan Li" w:date="2026-05-14T15:37:00Z" w16du:dateUtc="2026-05-14T19:37:00Z">
                  <w:rPr>
                    <w:rFonts w:ascii="Cambria Math" w:hAnsi="Cambria Math"/>
                    <w:sz w:val="20"/>
                    <w:szCs w:val="20"/>
                  </w:rPr>
                  <m:t xml:space="preserve"> (ȳ, p̄, </m:t>
                </w:ins>
              </m:r>
              <m:r>
                <w:ins w:id="272" w:author="Juan Li" w:date="2026-05-14T15:37:00Z" w16du:dateUtc="2026-05-14T19:37:00Z">
                  <m:rPr>
                    <m:sty m:val="p"/>
                  </m:rPr>
                  <w:rPr>
                    <w:rFonts w:ascii="Cambria Math" w:hAnsi="Cambria Math"/>
                    <w:sz w:val="20"/>
                    <w:szCs w:val="20"/>
                  </w:rPr>
                  <m:t>or</m:t>
                </w:ins>
              </m:r>
              <m:r>
                <w:ins w:id="273" w:author="Juan Li" w:date="2026-05-14T15:37:00Z" w16du:dateUtc="2026-05-14T19:37:00Z">
                  <w:rPr>
                    <w:rFonts w:ascii="Cambria Math" w:hAnsi="Cambria Math"/>
                    <w:sz w:val="20"/>
                    <w:szCs w:val="20"/>
                  </w:rPr>
                  <m:t xml:space="preserve"> λ̄)</m:t>
                </w:ins>
              </m:r>
            </m:oMath>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E47005" w14:textId="47726860" w:rsidR="00825698" w:rsidRDefault="00825698" w:rsidP="00825698">
            <w:pPr>
              <w:rPr>
                <w:ins w:id="274" w:author="Juan Li" w:date="2026-05-14T15:37:00Z" w16du:dateUtc="2026-05-14T19:37:00Z"/>
                <w:sz w:val="20"/>
                <w:szCs w:val="20"/>
              </w:rPr>
            </w:pPr>
            <w:ins w:id="275" w:author="Juan Li" w:date="2026-05-14T15:37:00Z" w16du:dateUtc="2026-05-14T19:37:00Z">
              <w:r>
                <w:rPr>
                  <w:sz w:val="20"/>
                  <w:szCs w:val="20"/>
                </w:rPr>
                <w:t>No</w:t>
              </w:r>
            </w:ins>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AA4011" w14:textId="0B1AF3A3" w:rsidR="00825698" w:rsidRDefault="00825698" w:rsidP="00825698">
            <w:pPr>
              <w:rPr>
                <w:ins w:id="276" w:author="Juan Li" w:date="2026-05-14T15:37:00Z" w16du:dateUtc="2026-05-14T19:37:00Z"/>
                <w:sz w:val="20"/>
                <w:szCs w:val="20"/>
              </w:rPr>
            </w:pPr>
            <w:ins w:id="277" w:author="Juan Li" w:date="2026-05-14T15:37:00Z" w16du:dateUtc="2026-05-14T19:37:00Z">
              <w:r>
                <w:rPr>
                  <w:sz w:val="20"/>
                  <w:szCs w:val="20"/>
                </w:rPr>
                <w:t>Yes (for intercept updating)</w:t>
              </w:r>
            </w:ins>
          </w:p>
        </w:tc>
      </w:tr>
      <w:tr w:rsidR="00825698" w14:paraId="7143F928" w14:textId="77777777" w:rsidTr="00D9675A">
        <w:trPr>
          <w:ins w:id="278" w:author="Juan Li" w:date="2026-05-14T15:32:00Z"/>
        </w:trPr>
        <w:tc>
          <w:tcPr>
            <w:tcW w:w="9360" w:type="dxa"/>
            <w:gridSpan w:val="3"/>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3F74CA3" w14:textId="65A4C1D8" w:rsidR="00825698" w:rsidRDefault="00825698">
            <w:pPr>
              <w:jc w:val="center"/>
              <w:rPr>
                <w:ins w:id="279" w:author="Juan Li" w:date="2026-05-14T15:32:00Z" w16du:dateUtc="2026-05-14T19:32:00Z"/>
                <w:sz w:val="20"/>
                <w:szCs w:val="20"/>
              </w:rPr>
              <w:pPrChange w:id="280" w:author="Juan Li" w:date="2026-05-14T15:33:00Z" w16du:dateUtc="2026-05-14T19:33:00Z">
                <w:pPr/>
              </w:pPrChange>
            </w:pPr>
            <w:ins w:id="281" w:author="Juan Li" w:date="2026-05-14T15:33:00Z" w16du:dateUtc="2026-05-14T19:33:00Z">
              <w:r>
                <w:rPr>
                  <w:sz w:val="20"/>
                  <w:szCs w:val="20"/>
                </w:rPr>
                <w:t>Only required if some centering constants, especially for the transforme</w:t>
              </w:r>
            </w:ins>
            <w:ins w:id="282" w:author="Juan Li" w:date="2026-05-14T15:34:00Z" w16du:dateUtc="2026-05-14T19:34:00Z">
              <w:r>
                <w:rPr>
                  <w:sz w:val="20"/>
                  <w:szCs w:val="20"/>
                </w:rPr>
                <w:t xml:space="preserve">d terms, </w:t>
              </w:r>
            </w:ins>
            <w:ins w:id="283" w:author="Juan Li" w:date="2026-05-14T15:35:00Z" w16du:dateUtc="2026-05-14T19:35:00Z">
              <w:r>
                <w:rPr>
                  <w:sz w:val="20"/>
                  <w:szCs w:val="20"/>
                </w:rPr>
                <w:t>we</w:t>
              </w:r>
            </w:ins>
            <w:ins w:id="284" w:author="Juan Li" w:date="2026-05-14T15:34:00Z" w16du:dateUtc="2026-05-14T19:34:00Z">
              <w:r>
                <w:rPr>
                  <w:sz w:val="20"/>
                  <w:szCs w:val="20"/>
                </w:rPr>
                <w:t>re not available</w:t>
              </w:r>
            </w:ins>
          </w:p>
        </w:tc>
      </w:tr>
      <w:tr w:rsidR="00825698" w14:paraId="68512366" w14:textId="77777777" w:rsidTr="00810087">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8007689" w14:textId="58B59B30" w:rsidR="00825698" w:rsidRDefault="00825698" w:rsidP="00825698">
            <w:r>
              <w:rPr>
                <w:sz w:val="20"/>
                <w:szCs w:val="20"/>
              </w:rPr>
              <w:t xml:space="preserve">Covariance / correlation </w:t>
            </w:r>
            <w:ins w:id="285" w:author="Juan Li" w:date="2026-05-14T15:34:00Z" w16du:dateUtc="2026-05-14T19:34:00Z">
              <w:r>
                <w:rPr>
                  <w:sz w:val="20"/>
                  <w:szCs w:val="20"/>
                </w:rPr>
                <w:t xml:space="preserve">+ standard deviation </w:t>
              </w:r>
            </w:ins>
            <w:r>
              <w:rPr>
                <w:sz w:val="20"/>
                <w:szCs w:val="20"/>
              </w:rPr>
              <w:t>of predictors</w:t>
            </w:r>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D0655F" w14:textId="77777777" w:rsidR="00825698" w:rsidRDefault="00825698" w:rsidP="00825698">
            <w:r>
              <w:rPr>
                <w:sz w:val="20"/>
                <w:szCs w:val="20"/>
              </w:rPr>
              <w:t>No</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9CDD429" w14:textId="77777777" w:rsidR="00825698" w:rsidRDefault="00825698" w:rsidP="00825698">
            <w:r>
              <w:rPr>
                <w:sz w:val="20"/>
                <w:szCs w:val="20"/>
              </w:rPr>
              <w:t>Yes (continuous interactions)</w:t>
            </w:r>
          </w:p>
        </w:tc>
      </w:tr>
      <w:tr w:rsidR="00825698" w14:paraId="054C4B45" w14:textId="77777777" w:rsidTr="00810087">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C7FFA9" w14:textId="70C93378" w:rsidR="00825698" w:rsidRDefault="00825698" w:rsidP="00825698">
            <w:r>
              <w:rPr>
                <w:sz w:val="20"/>
                <w:szCs w:val="20"/>
              </w:rPr>
              <w:t xml:space="preserve">Histogram or frequency table of </w:t>
            </w:r>
            <w:del w:id="286" w:author="Juan Li" w:date="2026-05-14T15:36:00Z" w16du:dateUtc="2026-05-14T19:36:00Z">
              <w:r w:rsidDel="0017711C">
                <w:rPr>
                  <w:sz w:val="20"/>
                  <w:szCs w:val="20"/>
                </w:rPr>
                <w:delText>non-linear</w:delText>
              </w:r>
            </w:del>
            <w:ins w:id="287" w:author="Juan Li" w:date="2026-05-14T15:36:00Z" w16du:dateUtc="2026-05-14T19:36:00Z">
              <w:r>
                <w:rPr>
                  <w:sz w:val="20"/>
                  <w:szCs w:val="20"/>
                </w:rPr>
                <w:t>continuous</w:t>
              </w:r>
            </w:ins>
            <w:r>
              <w:rPr>
                <w:sz w:val="20"/>
                <w:szCs w:val="20"/>
              </w:rPr>
              <w:t xml:space="preserve"> predictors</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7B6B0" w14:textId="77777777" w:rsidR="00825698" w:rsidRDefault="00825698" w:rsidP="00825698">
            <w:r>
              <w:rPr>
                <w:sz w:val="20"/>
                <w:szCs w:val="20"/>
              </w:rPr>
              <w:t>No</w:t>
            </w:r>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82B92" w14:textId="5B7EC686" w:rsidR="00825698" w:rsidRDefault="00825698" w:rsidP="00825698">
            <w:r>
              <w:rPr>
                <w:sz w:val="20"/>
                <w:szCs w:val="20"/>
              </w:rPr>
              <w:t>Yes (</w:t>
            </w:r>
            <w:del w:id="288" w:author="Juan Li" w:date="2026-05-14T15:36:00Z" w16du:dateUtc="2026-05-14T19:36:00Z">
              <w:r w:rsidDel="0017711C">
                <w:rPr>
                  <w:sz w:val="20"/>
                  <w:szCs w:val="20"/>
                </w:rPr>
                <w:delText>if covariate data unavailable</w:delText>
              </w:r>
            </w:del>
            <w:ins w:id="289" w:author="Juan Li" w:date="2026-05-14T15:36:00Z" w16du:dateUtc="2026-05-14T19:36:00Z">
              <w:r>
                <w:rPr>
                  <w:sz w:val="20"/>
                  <w:szCs w:val="20"/>
                </w:rPr>
                <w:t xml:space="preserve">see </w:t>
              </w:r>
              <w:r w:rsidRPr="0017711C">
                <w:rPr>
                  <w:sz w:val="20"/>
                  <w:szCs w:val="20"/>
                </w:rPr>
                <w:t>Section 3.4</w:t>
              </w:r>
            </w:ins>
            <w:r>
              <w:rPr>
                <w:sz w:val="20"/>
                <w:szCs w:val="20"/>
              </w:rPr>
              <w:t>)</w:t>
            </w:r>
          </w:p>
        </w:tc>
      </w:tr>
      <w:tr w:rsidR="00825698" w:rsidDel="00825698" w14:paraId="63EF296F" w14:textId="49113979" w:rsidTr="00810087">
        <w:trPr>
          <w:del w:id="290" w:author="Juan Li" w:date="2026-05-14T15:37:00Z"/>
        </w:trPr>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AF057A1" w14:textId="324150D1" w:rsidR="00825698" w:rsidDel="00825698" w:rsidRDefault="00825698" w:rsidP="00825698">
            <w:pPr>
              <w:rPr>
                <w:del w:id="291" w:author="Juan Li" w:date="2026-05-14T15:37:00Z" w16du:dateUtc="2026-05-14T19:37:00Z"/>
              </w:rPr>
            </w:pPr>
            <w:del w:id="292" w:author="Juan Li" w:date="2026-05-14T15:37:00Z" w16du:dateUtc="2026-05-14T19:37:00Z">
              <w:r w:rsidDel="00825698">
                <w:rPr>
                  <w:sz w:val="20"/>
                  <w:szCs w:val="20"/>
                </w:rPr>
                <w:delText>Outcome mean in derivation sample</w:delText>
              </w:r>
            </w:del>
            <m:oMath>
              <m:r>
                <w:del w:id="293" w:author="Juan Li" w:date="2026-05-14T15:37:00Z" w16du:dateUtc="2026-05-14T19:37:00Z">
                  <w:rPr>
                    <w:rFonts w:ascii="Cambria Math" w:hAnsi="Cambria Math"/>
                    <w:sz w:val="20"/>
                    <w:szCs w:val="20"/>
                  </w:rPr>
                  <m:t xml:space="preserve"> (ȳ, p̄, </m:t>
                </w:del>
              </m:r>
              <m:r>
                <w:del w:id="294" w:author="Juan Li" w:date="2026-05-14T15:37:00Z" w16du:dateUtc="2026-05-14T19:37:00Z">
                  <m:rPr>
                    <m:sty m:val="p"/>
                  </m:rPr>
                  <w:rPr>
                    <w:rFonts w:ascii="Cambria Math" w:hAnsi="Cambria Math"/>
                    <w:sz w:val="20"/>
                    <w:szCs w:val="20"/>
                  </w:rPr>
                  <m:t>or</m:t>
                </w:del>
              </m:r>
              <m:r>
                <w:del w:id="295" w:author="Juan Li" w:date="2026-05-14T15:37:00Z" w16du:dateUtc="2026-05-14T19:37:00Z">
                  <w:rPr>
                    <w:rFonts w:ascii="Cambria Math" w:hAnsi="Cambria Math"/>
                    <w:sz w:val="20"/>
                    <w:szCs w:val="20"/>
                  </w:rPr>
                  <m:t xml:space="preserve"> λ̄)</m:t>
                </w:del>
              </m:r>
            </m:oMath>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15E92DB" w14:textId="0EC6260A" w:rsidR="00825698" w:rsidDel="00825698" w:rsidRDefault="00825698" w:rsidP="00825698">
            <w:pPr>
              <w:rPr>
                <w:del w:id="296" w:author="Juan Li" w:date="2026-05-14T15:37:00Z" w16du:dateUtc="2026-05-14T19:37:00Z"/>
              </w:rPr>
            </w:pPr>
            <w:del w:id="297" w:author="Juan Li" w:date="2026-05-14T15:37:00Z" w16du:dateUtc="2026-05-14T19:37:00Z">
              <w:r w:rsidDel="00825698">
                <w:rPr>
                  <w:sz w:val="20"/>
                  <w:szCs w:val="20"/>
                </w:rPr>
                <w:delText>No</w:delText>
              </w:r>
            </w:del>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434AD75" w14:textId="62AE0561" w:rsidR="00825698" w:rsidDel="00825698" w:rsidRDefault="00825698" w:rsidP="00825698">
            <w:pPr>
              <w:rPr>
                <w:del w:id="298" w:author="Juan Li" w:date="2026-05-14T15:37:00Z" w16du:dateUtc="2026-05-14T19:37:00Z"/>
              </w:rPr>
            </w:pPr>
            <w:del w:id="299" w:author="Juan Li" w:date="2026-05-14T15:37:00Z" w16du:dateUtc="2026-05-14T19:37:00Z">
              <w:r w:rsidDel="00825698">
                <w:rPr>
                  <w:sz w:val="20"/>
                  <w:szCs w:val="20"/>
                </w:rPr>
                <w:delText>Yes (for intercept updating)</w:delText>
              </w:r>
            </w:del>
          </w:p>
        </w:tc>
      </w:tr>
    </w:tbl>
    <w:p w14:paraId="76654119" w14:textId="77777777" w:rsidR="00C979F9" w:rsidRDefault="00000000">
      <w:pPr>
        <w:pStyle w:val="Heading2"/>
      </w:pPr>
      <w:r>
        <w:t>2.4 Benefits for Online Calculator Implementation</w:t>
      </w:r>
    </w:p>
    <w:p w14:paraId="257F43DC" w14:textId="40E259A9" w:rsidR="00C979F9" w:rsidRDefault="00000000">
      <w:pPr>
        <w:spacing w:before="80" w:after="80" w:line="300" w:lineRule="auto"/>
        <w:jc w:val="both"/>
      </w:pPr>
      <w:r>
        <w:t>Centering yields a practically important benefit for sequential online calculators and clinical decision-support tools, in which predictors are entered one at a time.</w:t>
      </w:r>
      <w:r w:rsidR="00B82AB3">
        <w:rPr>
          <w:color w:val="2E75B6"/>
          <w:vertAlign w:val="superscript"/>
        </w:rPr>
        <w:fldChar w:fldCharType="begin"/>
      </w:r>
      <w:r w:rsidR="00B82AB3">
        <w:rPr>
          <w:color w:val="2E75B6"/>
          <w:vertAlign w:val="superscript"/>
        </w:rPr>
        <w:instrText xml:space="preserve"> REF _Ref229651608 \r \h </w:instrText>
      </w:r>
      <w:r w:rsidR="00B82AB3">
        <w:rPr>
          <w:color w:val="2E75B6"/>
          <w:vertAlign w:val="superscript"/>
        </w:rPr>
      </w:r>
      <w:r w:rsidR="00B82AB3">
        <w:rPr>
          <w:color w:val="2E75B6"/>
          <w:vertAlign w:val="superscript"/>
        </w:rPr>
        <w:fldChar w:fldCharType="separate"/>
      </w:r>
      <w:r w:rsidR="00B82AB3">
        <w:rPr>
          <w:color w:val="2E75B6"/>
          <w:vertAlign w:val="superscript"/>
        </w:rPr>
        <w:t>5</w:t>
      </w:r>
      <w:r w:rsidR="00B82AB3">
        <w:rPr>
          <w:color w:val="2E75B6"/>
          <w:vertAlign w:val="superscript"/>
        </w:rPr>
        <w:fldChar w:fldCharType="end"/>
      </w:r>
      <w:r>
        <w:t xml:space="preserve"> In an uncentered model, when a predictor has not yet been entered and must be assigned a default, assigning zero produces a clinically implausible and often numerically extreme partial prediction. In a centered model, the natural default for any unentered predictor is its mean</w:t>
      </w:r>
      <w:r w:rsidR="00810087">
        <w:t>,</w:t>
      </w:r>
      <w:r>
        <w:t xml:space="preserve"> precisely the value subtracted during centering</w:t>
      </w:r>
      <w:r w:rsidR="00810087">
        <w:t>,</w:t>
      </w:r>
      <w:r>
        <w:t xml:space="preserve"> so the partial prediction at any stage reflects the model's estimate for an average patient on all unanswered variables. </w:t>
      </w:r>
      <w:commentRangeStart w:id="300"/>
      <w:r>
        <w:t xml:space="preserve">For a model without interactions, this reduces the number of distinct partial-model states that must be encoded from </w:t>
      </w:r>
      <m:oMath>
        <m:sSup>
          <m:sSupPr>
            <m:ctrlPr>
              <w:rPr>
                <w:rFonts w:ascii="Cambria Math" w:hAnsi="Cambria Math"/>
                <w:i/>
              </w:rPr>
            </m:ctrlPr>
          </m:sSupPr>
          <m:e>
            <m:r>
              <w:rPr>
                <w:rFonts w:ascii="Cambria Math" w:hAnsi="Cambria Math"/>
              </w:rPr>
              <m:t>2</m:t>
            </m:r>
          </m:e>
          <m:sup>
            <m:r>
              <w:rPr>
                <w:rFonts w:ascii="Cambria Math" w:hAnsi="Cambria Math"/>
              </w:rPr>
              <m:t>p</m:t>
            </m:r>
          </m:sup>
        </m:sSup>
      </m:oMath>
      <w:r w:rsidR="00810087">
        <w:t xml:space="preserve"> </w:t>
      </w:r>
      <w:r>
        <w:t xml:space="preserve">(one for each possible combination of answered/unanswered questions) to </w:t>
      </w:r>
      <m:oMath>
        <m:r>
          <w:rPr>
            <w:rFonts w:ascii="Cambria Math" w:hAnsi="Cambria Math"/>
          </w:rPr>
          <m:t>p</m:t>
        </m:r>
      </m:oMath>
      <w:r>
        <w:t>, substantially reducing implementation complexity. For models with interactions, the reduction applies within the subsets defined by the interacting variables.</w:t>
      </w:r>
      <w:commentRangeEnd w:id="300"/>
      <w:r w:rsidR="005C3BBC">
        <w:rPr>
          <w:rStyle w:val="CommentReference"/>
          <w:sz w:val="24"/>
          <w:szCs w:val="24"/>
        </w:rPr>
        <w:commentReference w:id="300"/>
      </w:r>
    </w:p>
    <w:p w14:paraId="27C4EEB5" w14:textId="77777777" w:rsidR="00C979F9" w:rsidRDefault="00000000">
      <w:pPr>
        <w:pStyle w:val="Heading1"/>
      </w:pPr>
      <w:r>
        <w:lastRenderedPageBreak/>
        <w:t>3. Re-calibration in Centered Models</w:t>
      </w:r>
    </w:p>
    <w:p w14:paraId="490658D1" w14:textId="77777777" w:rsidR="00C979F9" w:rsidRDefault="00000000">
      <w:pPr>
        <w:pStyle w:val="Heading2"/>
      </w:pPr>
      <w:r>
        <w:t>3.1 The Calibration Problem in Model Transportation</w:t>
      </w:r>
    </w:p>
    <w:p w14:paraId="138A1335" w14:textId="77777777" w:rsidR="00C979F9" w:rsidRDefault="00000000">
      <w:pPr>
        <w:spacing w:before="80" w:after="80" w:line="300" w:lineRule="auto"/>
        <w:jc w:val="both"/>
        <w:rPr>
          <w:ins w:id="301" w:author="Juan Li" w:date="2026-05-26T20:10:00Z" w16du:dateUtc="2026-05-27T00:10:00Z"/>
        </w:rPr>
      </w:pPr>
      <w:r>
        <w:t>When a prediction model is applied to a new target population, systematic miscalibration may arise from differences in case-mix, outcome prevalence, covariate distributions, or coding conventions.</w:t>
      </w:r>
      <w:r>
        <w:rPr>
          <w:color w:val="2E75B6"/>
          <w:vertAlign w:val="superscript"/>
        </w:rPr>
        <w:t>3,4</w:t>
      </w:r>
      <w:r>
        <w:t xml:space="preserve"> Van Calster et al.</w:t>
      </w:r>
      <w:r>
        <w:rPr>
          <w:color w:val="2E75B6"/>
          <w:vertAlign w:val="superscript"/>
        </w:rPr>
        <w:t>3</w:t>
      </w:r>
      <w:r>
        <w:t xml:space="preserve"> defined a calibration hierarchy distinguishing calibration-in-the-large (mean predicted probability equals mean observed probability), calibration slope (the regression of observed on predicted equals unity), and more refined notions of moderate and strong calibration. Miscalibration in the large is the most prevalent form encountered in external validation studies</w:t>
      </w:r>
      <w:r>
        <w:rPr>
          <w:color w:val="2E75B6"/>
          <w:vertAlign w:val="superscript"/>
        </w:rPr>
        <w:t>4</w:t>
      </w:r>
      <w:r>
        <w:t xml:space="preserve"> and is the primary target of the re-calibration framework developed in this section.</w:t>
      </w:r>
    </w:p>
    <w:p w14:paraId="3B4079FB" w14:textId="578B1D52" w:rsidR="00B55447" w:rsidDel="00B55447" w:rsidRDefault="00B55447">
      <w:pPr>
        <w:spacing w:before="80" w:after="80" w:line="300" w:lineRule="auto"/>
        <w:jc w:val="both"/>
        <w:rPr>
          <w:del w:id="302" w:author="Juan Li" w:date="2026-05-26T20:11:00Z" w16du:dateUtc="2026-05-27T00:11:00Z"/>
        </w:rPr>
      </w:pPr>
      <w:ins w:id="303" w:author="Juan Li" w:date="2026-05-26T20:10:00Z" w16du:dateUtc="2026-05-27T00:10:00Z">
        <w:r>
          <w:t xml:space="preserve">As </w:t>
        </w:r>
      </w:ins>
      <w:ins w:id="304" w:author="Juan Li" w:date="2026-05-26T20:11:00Z" w16du:dateUtc="2026-05-27T00:11:00Z">
        <w:r>
          <w:t xml:space="preserve">mentioned in Section 2.1, </w:t>
        </w:r>
      </w:ins>
    </w:p>
    <w:p w14:paraId="330FA475" w14:textId="3188AF19" w:rsidR="00C979F9" w:rsidRDefault="00000000" w:rsidP="00E46E10">
      <w:pPr>
        <w:spacing w:before="80" w:after="80" w:line="300" w:lineRule="auto"/>
        <w:jc w:val="both"/>
      </w:pPr>
      <w:del w:id="305" w:author="Juan Li" w:date="2026-05-26T20:11:00Z" w16du:dateUtc="2026-05-27T00:11:00Z">
        <w:r w:rsidDel="00B55447">
          <w:delText xml:space="preserve">Let </w:delText>
        </w:r>
      </w:del>
      <m:oMath>
        <m:r>
          <w:del w:id="306" w:author="Juan Li" w:date="2026-05-26T20:11:00Z" w16du:dateUtc="2026-05-27T00:11:00Z">
            <w:rPr>
              <w:rFonts w:ascii="Cambria Math" w:hAnsi="Cambria Math"/>
            </w:rPr>
            <m:t xml:space="preserve">LP(x) = α̃ + </m:t>
          </w:del>
        </m:r>
        <m:sSub>
          <m:sSubPr>
            <m:ctrlPr>
              <w:del w:id="307" w:author="Juan Li" w:date="2026-05-26T20:11:00Z" w16du:dateUtc="2026-05-27T00:11:00Z">
                <w:rPr>
                  <w:rFonts w:ascii="Cambria Math" w:hAnsi="Cambria Math"/>
                  <w:i/>
                </w:rPr>
              </w:del>
            </m:ctrlPr>
          </m:sSubPr>
          <m:e>
            <m:r>
              <w:del w:id="308" w:author="Juan Li" w:date="2026-05-26T20:11:00Z" w16du:dateUtc="2026-05-27T00:11:00Z">
                <w:rPr>
                  <w:rFonts w:ascii="Cambria Math" w:hAnsi="Cambria Math"/>
                </w:rPr>
                <m:t>Σ</m:t>
              </w:del>
            </m:r>
          </m:e>
          <m:sub>
            <m:r>
              <w:del w:id="309" w:author="Juan Li" w:date="2026-05-26T20:11:00Z" w16du:dateUtc="2026-05-27T00:11:00Z">
                <w:rPr>
                  <w:rFonts w:ascii="Cambria Math" w:hAnsi="Cambria Math"/>
                </w:rPr>
                <m:t>j</m:t>
              </w:del>
            </m:r>
          </m:sub>
        </m:sSub>
        <m:r>
          <w:del w:id="310" w:author="Juan Li" w:date="2026-05-26T20:11:00Z" w16du:dateUtc="2026-05-27T00:11:00Z">
            <w:rPr>
              <w:rFonts w:ascii="Cambria Math" w:hAnsi="Cambria Math"/>
            </w:rPr>
            <m:t xml:space="preserve"> </m:t>
          </w:del>
        </m:r>
        <m:sSub>
          <m:sSubPr>
            <m:ctrlPr>
              <w:del w:id="311" w:author="Juan Li" w:date="2026-05-26T20:11:00Z" w16du:dateUtc="2026-05-27T00:11:00Z">
                <w:rPr>
                  <w:rFonts w:ascii="Cambria Math" w:hAnsi="Cambria Math"/>
                  <w:i/>
                </w:rPr>
              </w:del>
            </m:ctrlPr>
          </m:sSubPr>
          <m:e>
            <m:r>
              <w:del w:id="312" w:author="Juan Li" w:date="2026-05-26T20:11:00Z" w16du:dateUtc="2026-05-27T00:11:00Z">
                <w:rPr>
                  <w:rFonts w:ascii="Cambria Math" w:hAnsi="Cambria Math"/>
                </w:rPr>
                <m:t>β</m:t>
              </w:del>
            </m:r>
          </m:e>
          <m:sub>
            <m:r>
              <w:del w:id="313" w:author="Juan Li" w:date="2026-05-26T20:11:00Z" w16du:dateUtc="2026-05-27T00:11:00Z">
                <w:rPr>
                  <w:rFonts w:ascii="Cambria Math" w:hAnsi="Cambria Math"/>
                </w:rPr>
                <m:t>j</m:t>
              </w:del>
            </m:r>
          </m:sub>
        </m:sSub>
        <m:sSub>
          <m:sSubPr>
            <m:ctrlPr>
              <w:del w:id="314" w:author="Juan Li" w:date="2026-05-26T20:11:00Z" w16du:dateUtc="2026-05-27T00:11:00Z">
                <w:rPr>
                  <w:rFonts w:ascii="Cambria Math" w:hAnsi="Cambria Math"/>
                  <w:i/>
                </w:rPr>
              </w:del>
            </m:ctrlPr>
          </m:sSubPr>
          <m:e>
            <m:acc>
              <m:accPr>
                <m:chr m:val="̃"/>
                <m:ctrlPr>
                  <w:del w:id="315" w:author="Juan Li" w:date="2026-05-26T20:11:00Z" w16du:dateUtc="2026-05-27T00:11:00Z">
                    <w:rPr>
                      <w:rFonts w:ascii="Cambria Math" w:hAnsi="Cambria Math"/>
                      <w:i/>
                    </w:rPr>
                  </w:del>
                </m:ctrlPr>
              </m:accPr>
              <m:e>
                <m:r>
                  <w:del w:id="316" w:author="Juan Li" w:date="2026-05-26T20:11:00Z" w16du:dateUtc="2026-05-27T00:11:00Z">
                    <w:rPr>
                      <w:rFonts w:ascii="Cambria Math" w:hAnsi="Cambria Math"/>
                    </w:rPr>
                    <m:t>x</m:t>
                  </w:del>
                </m:r>
              </m:e>
            </m:acc>
          </m:e>
          <m:sub>
            <m:r>
              <w:del w:id="317" w:author="Juan Li" w:date="2026-05-26T20:11:00Z" w16du:dateUtc="2026-05-27T00:11:00Z">
                <w:rPr>
                  <w:rFonts w:ascii="Cambria Math" w:hAnsi="Cambria Math"/>
                </w:rPr>
                <m:t>j</m:t>
              </w:del>
            </m:r>
          </m:sub>
        </m:sSub>
      </m:oMath>
      <w:del w:id="318" w:author="Juan Li" w:date="2026-05-26T20:11:00Z" w16du:dateUtc="2026-05-27T00:11:00Z">
        <w:r w:rsidDel="00B55447">
          <w:delText xml:space="preserve"> denote the centered linear predictor. </w:delText>
        </w:r>
      </w:del>
      <w:del w:id="319" w:author="Juan Li" w:date="2026-05-26T20:16:00Z" w16du:dateUtc="2026-05-27T00:16:00Z">
        <w:r w:rsidDel="00E46E10">
          <w:delText xml:space="preserve">In the derivation sample, </w:delText>
        </w:r>
      </w:del>
      <m:oMath>
        <m:r>
          <w:rPr>
            <w:rFonts w:ascii="Cambria Math" w:hAnsi="Cambria Math"/>
          </w:rPr>
          <m:t>α̃</m:t>
        </m:r>
      </m:oMath>
      <w:r>
        <w:t xml:space="preserve"> is </w:t>
      </w:r>
      <w:del w:id="320" w:author="Juan Li" w:date="2026-05-26T20:11:00Z" w16du:dateUtc="2026-05-27T00:11:00Z">
        <w:r w:rsidDel="00B55447">
          <w:delText>chosen so that the</w:delText>
        </w:r>
      </w:del>
      <w:ins w:id="321" w:author="Juan Li" w:date="2026-05-26T20:11:00Z" w16du:dateUtc="2026-05-27T00:11:00Z">
        <w:r w:rsidR="00B55447">
          <w:t>equal to</w:t>
        </w:r>
      </w:ins>
      <w:r>
        <w:t xml:space="preserve"> </w:t>
      </w:r>
      <w:ins w:id="322" w:author="Juan Li" w:date="2026-05-26T20:12:00Z" w16du:dateUtc="2026-05-27T00:12:00Z">
        <w:r w:rsidR="00B55447">
          <w:t xml:space="preserve">the </w:t>
        </w:r>
      </w:ins>
      <w:r>
        <w:t>mean</w:t>
      </w:r>
      <w:del w:id="323" w:author="Juan Li" w:date="2026-05-26T20:11:00Z" w16du:dateUtc="2026-05-27T00:11:00Z">
        <w:r w:rsidDel="00B55447">
          <w:delText xml:space="preserve"> </w:delText>
        </w:r>
      </w:del>
      <w:ins w:id="324" w:author="Juan Li" w:date="2026-05-26T20:11:00Z" w16du:dateUtc="2026-05-27T00:11:00Z">
        <w:r w:rsidR="00B55447">
          <w:t xml:space="preserve"> of the linear pre</w:t>
        </w:r>
      </w:ins>
      <w:ins w:id="325" w:author="Juan Li" w:date="2026-05-26T20:12:00Z" w16du:dateUtc="2026-05-27T00:12:00Z">
        <w:r w:rsidR="00B55447">
          <w:t>dictor</w:t>
        </w:r>
      </w:ins>
      <w:ins w:id="326" w:author="Juan Li" w:date="2026-05-26T20:36:00Z" w16du:dateUtc="2026-05-27T00:36:00Z">
        <w:r w:rsidR="00AC002B">
          <w:t xml:space="preserve">, </w:t>
        </w:r>
      </w:ins>
      <m:oMath>
        <m:acc>
          <m:accPr>
            <m:chr m:val="̅"/>
            <m:ctrlPr>
              <w:ins w:id="327" w:author="Juan Li" w:date="2026-05-26T20:36:00Z" w16du:dateUtc="2026-05-27T00:36:00Z">
                <w:rPr>
                  <w:rFonts w:ascii="Cambria Math" w:hAnsi="Cambria Math"/>
                  <w:i/>
                </w:rPr>
              </w:ins>
            </m:ctrlPr>
          </m:accPr>
          <m:e>
            <m:r>
              <w:ins w:id="328" w:author="Juan Li" w:date="2026-05-26T20:36:00Z" w16du:dateUtc="2026-05-27T00:36:00Z">
                <w:rPr>
                  <w:rFonts w:ascii="Cambria Math" w:hAnsi="Cambria Math"/>
                </w:rPr>
                <m:t>η</m:t>
              </w:ins>
            </m:r>
          </m:e>
        </m:acc>
      </m:oMath>
      <w:ins w:id="329" w:author="Juan Li" w:date="2026-05-26T20:36:00Z" w16du:dateUtc="2026-05-27T00:36:00Z">
        <w:r w:rsidR="00AC002B">
          <w:t>,</w:t>
        </w:r>
      </w:ins>
      <w:ins w:id="330" w:author="Juan Li" w:date="2026-05-26T20:17:00Z" w16du:dateUtc="2026-05-27T00:17:00Z">
        <w:r w:rsidR="00E46E10">
          <w:t xml:space="preserve"> in the derivation sample</w:t>
        </w:r>
      </w:ins>
      <w:del w:id="331" w:author="Juan Li" w:date="2026-05-26T20:11:00Z" w16du:dateUtc="2026-05-27T00:11:00Z">
        <w:r w:rsidDel="00B55447">
          <w:delText xml:space="preserve">LP over the derivation distribution is exactly zero, by construction, since </w:delText>
        </w:r>
      </w:del>
      <m:oMath>
        <m:sSub>
          <m:sSubPr>
            <m:ctrlPr>
              <w:del w:id="332" w:author="Juan Li" w:date="2026-05-26T20:11:00Z" w16du:dateUtc="2026-05-27T00:11:00Z">
                <w:rPr>
                  <w:rFonts w:ascii="Cambria Math" w:hAnsi="Cambria Math"/>
                  <w:i/>
                </w:rPr>
              </w:del>
            </m:ctrlPr>
          </m:sSubPr>
          <m:e>
            <m:r>
              <w:del w:id="333" w:author="Juan Li" w:date="2026-05-26T20:11:00Z" w16du:dateUtc="2026-05-27T00:11:00Z">
                <w:rPr>
                  <w:rFonts w:ascii="Cambria Math" w:hAnsi="Cambria Math"/>
                </w:rPr>
                <m:t>Σ</m:t>
              </w:del>
            </m:r>
          </m:e>
          <m:sub>
            <m:r>
              <w:del w:id="334" w:author="Juan Li" w:date="2026-05-26T20:11:00Z" w16du:dateUtc="2026-05-27T00:11:00Z">
                <w:rPr>
                  <w:rFonts w:ascii="Cambria Math" w:hAnsi="Cambria Math"/>
                </w:rPr>
                <m:t>j</m:t>
              </w:del>
            </m:r>
          </m:sub>
        </m:sSub>
        <m:r>
          <w:del w:id="335" w:author="Juan Li" w:date="2026-05-26T20:11:00Z" w16du:dateUtc="2026-05-27T00:11:00Z">
            <w:rPr>
              <w:rFonts w:ascii="Cambria Math" w:hAnsi="Cambria Math"/>
            </w:rPr>
            <m:t xml:space="preserve"> </m:t>
          </w:del>
        </m:r>
        <m:sSub>
          <m:sSubPr>
            <m:ctrlPr>
              <w:del w:id="336" w:author="Juan Li" w:date="2026-05-26T20:11:00Z" w16du:dateUtc="2026-05-27T00:11:00Z">
                <w:rPr>
                  <w:rFonts w:ascii="Cambria Math" w:hAnsi="Cambria Math"/>
                  <w:i/>
                </w:rPr>
              </w:del>
            </m:ctrlPr>
          </m:sSubPr>
          <m:e>
            <m:r>
              <w:del w:id="337" w:author="Juan Li" w:date="2026-05-26T20:11:00Z" w16du:dateUtc="2026-05-27T00:11:00Z">
                <w:rPr>
                  <w:rFonts w:ascii="Cambria Math" w:hAnsi="Cambria Math"/>
                </w:rPr>
                <m:t>β</m:t>
              </w:del>
            </m:r>
          </m:e>
          <m:sub>
            <m:r>
              <w:del w:id="338" w:author="Juan Li" w:date="2026-05-26T20:11:00Z" w16du:dateUtc="2026-05-27T00:11:00Z">
                <w:rPr>
                  <w:rFonts w:ascii="Cambria Math" w:hAnsi="Cambria Math"/>
                </w:rPr>
                <m:t>j</m:t>
              </w:del>
            </m:r>
          </m:sub>
        </m:sSub>
        <m:r>
          <w:del w:id="339" w:author="Juan Li" w:date="2026-05-26T20:11:00Z" w16du:dateUtc="2026-05-27T00:11:00Z">
            <w:rPr>
              <w:rFonts w:ascii="Cambria Math" w:hAnsi="Cambria Math"/>
            </w:rPr>
            <m:t xml:space="preserve"> </m:t>
          </w:del>
        </m:r>
        <m:sSub>
          <m:sSubPr>
            <m:ctrlPr>
              <w:del w:id="340" w:author="Juan Li" w:date="2026-05-26T20:11:00Z" w16du:dateUtc="2026-05-27T00:11:00Z">
                <w:rPr>
                  <w:rFonts w:ascii="Cambria Math" w:hAnsi="Cambria Math"/>
                  <w:i/>
                </w:rPr>
              </w:del>
            </m:ctrlPr>
          </m:sSubPr>
          <m:e>
            <m:r>
              <w:del w:id="341" w:author="Juan Li" w:date="2026-05-26T20:11:00Z" w16du:dateUtc="2026-05-27T00:11:00Z">
                <w:rPr>
                  <w:rFonts w:ascii="Cambria Math" w:hAnsi="Cambria Math"/>
                </w:rPr>
                <m:t>E</m:t>
              </w:del>
            </m:r>
          </m:e>
          <m:sub>
            <m:r>
              <w:del w:id="342" w:author="Juan Li" w:date="2026-05-26T20:11:00Z" w16du:dateUtc="2026-05-27T00:11:00Z">
                <w:rPr>
                  <w:rFonts w:ascii="Cambria Math" w:hAnsi="Cambria Math"/>
                </w:rPr>
                <m:t>dev</m:t>
              </w:del>
            </m:r>
          </m:sub>
        </m:sSub>
        <m:r>
          <w:del w:id="343" w:author="Juan Li" w:date="2026-05-26T20:11:00Z" w16du:dateUtc="2026-05-27T00:11:00Z">
            <w:rPr>
              <w:rFonts w:ascii="Cambria Math" w:hAnsi="Cambria Math"/>
            </w:rPr>
            <m:t>[</m:t>
          </w:del>
        </m:r>
        <m:sSub>
          <m:sSubPr>
            <m:ctrlPr>
              <w:del w:id="344" w:author="Juan Li" w:date="2026-05-26T20:11:00Z" w16du:dateUtc="2026-05-27T00:11:00Z">
                <w:rPr>
                  <w:rFonts w:ascii="Cambria Math" w:hAnsi="Cambria Math"/>
                  <w:i/>
                </w:rPr>
              </w:del>
            </m:ctrlPr>
          </m:sSubPr>
          <m:e>
            <m:acc>
              <m:accPr>
                <m:chr m:val="̃"/>
                <m:ctrlPr>
                  <w:del w:id="345" w:author="Juan Li" w:date="2026-05-26T20:11:00Z" w16du:dateUtc="2026-05-27T00:11:00Z">
                    <w:rPr>
                      <w:rFonts w:ascii="Cambria Math" w:hAnsi="Cambria Math"/>
                      <w:i/>
                    </w:rPr>
                  </w:del>
                </m:ctrlPr>
              </m:accPr>
              <m:e>
                <m:r>
                  <w:del w:id="346" w:author="Juan Li" w:date="2026-05-26T20:11:00Z" w16du:dateUtc="2026-05-27T00:11:00Z">
                    <w:rPr>
                      <w:rFonts w:ascii="Cambria Math" w:hAnsi="Cambria Math"/>
                    </w:rPr>
                    <m:t>x</m:t>
                  </w:del>
                </m:r>
              </m:e>
            </m:acc>
          </m:e>
          <m:sub>
            <m:r>
              <w:del w:id="347" w:author="Juan Li" w:date="2026-05-26T20:11:00Z" w16du:dateUtc="2026-05-27T00:11:00Z">
                <w:rPr>
                  <w:rFonts w:ascii="Cambria Math" w:hAnsi="Cambria Math"/>
                </w:rPr>
                <m:t>j</m:t>
              </w:del>
            </m:r>
          </m:sub>
        </m:sSub>
        <m:r>
          <w:del w:id="348" w:author="Juan Li" w:date="2026-05-26T20:11:00Z" w16du:dateUtc="2026-05-27T00:11:00Z">
            <w:rPr>
              <w:rFonts w:ascii="Cambria Math" w:hAnsi="Cambria Math"/>
            </w:rPr>
            <m:t>] = 0</m:t>
          </w:del>
        </m:r>
      </m:oMath>
      <w:r>
        <w:t xml:space="preserve">. In a new target population with covariate means </w:t>
      </w:r>
      <m:oMath>
        <m:sSub>
          <m:sSubPr>
            <m:ctrlPr>
              <w:ins w:id="349" w:author="Juan Li" w:date="2026-05-26T20:13:00Z" w16du:dateUtc="2026-05-27T00:13:00Z">
                <w:rPr>
                  <w:rFonts w:ascii="Cambria Math" w:hAnsi="Cambria Math"/>
                  <w:i/>
                </w:rPr>
              </w:ins>
            </m:ctrlPr>
          </m:sSubPr>
          <m:e>
            <m:r>
              <w:ins w:id="350" w:author="Juan Li" w:date="2026-05-26T20:13:00Z" w16du:dateUtc="2026-05-27T00:13:00Z">
                <w:rPr>
                  <w:rFonts w:ascii="Cambria Math" w:hAnsi="Cambria Math"/>
                </w:rPr>
                <m:t>x̄</m:t>
              </w:ins>
            </m:r>
          </m:e>
          <m:sub>
            <m:r>
              <w:ins w:id="351" w:author="Juan Li" w:date="2026-05-26T20:13:00Z" w16du:dateUtc="2026-05-27T00:13:00Z">
                <w:rPr>
                  <w:rFonts w:ascii="Cambria Math" w:hAnsi="Cambria Math"/>
                </w:rPr>
                <m:t>new</m:t>
              </w:ins>
            </m:r>
          </m:sub>
        </m:sSub>
        <m:r>
          <w:ins w:id="352" w:author="Juan Li" w:date="2026-05-26T20:14:00Z" w16du:dateUtc="2026-05-27T00:14:00Z">
            <w:rPr>
              <w:rFonts w:ascii="Cambria Math" w:hAnsi="Cambria Math"/>
            </w:rPr>
            <m:t xml:space="preserve"> </m:t>
          </w:ins>
        </m:r>
        <m:sSup>
          <m:sSupPr>
            <m:ctrlPr>
              <w:del w:id="353" w:author="Juan Li" w:date="2026-05-26T20:12:00Z" w16du:dateUtc="2026-05-27T00:12:00Z">
                <w:rPr>
                  <w:rFonts w:ascii="Cambria Math" w:hAnsi="Cambria Math"/>
                  <w:i/>
                </w:rPr>
              </w:del>
            </m:ctrlPr>
          </m:sSupPr>
          <m:e>
            <m:r>
              <w:del w:id="354" w:author="Juan Li" w:date="2026-05-26T20:12:00Z" w16du:dateUtc="2026-05-27T00:12:00Z">
                <w:rPr>
                  <w:rFonts w:ascii="Cambria Math" w:hAnsi="Cambria Math"/>
                </w:rPr>
                <m:t>μ</m:t>
              </w:del>
            </m:r>
          </m:e>
          <m:sup>
            <m:r>
              <w:del w:id="355" w:author="Juan Li" w:date="2026-05-26T20:12:00Z" w16du:dateUtc="2026-05-27T00:12:00Z">
                <w:rPr>
                  <w:rFonts w:ascii="Cambria Math" w:hAnsi="Cambria Math"/>
                </w:rPr>
                <m:t>*</m:t>
              </w:del>
            </m:r>
          </m:sup>
        </m:sSup>
      </m:oMath>
      <w:del w:id="356" w:author="Juan Li" w:date="2026-05-26T20:13:00Z" w16du:dateUtc="2026-05-27T00:13:00Z">
        <w:r w:rsidDel="00B55447">
          <w:delText xml:space="preserve"> </w:delText>
        </w:r>
      </w:del>
      <w:r>
        <w:t xml:space="preserve">(potentially different from the derivation means </w:t>
      </w:r>
      <m:oMath>
        <m:r>
          <w:rPr>
            <w:rFonts w:ascii="Cambria Math" w:hAnsi="Cambria Math"/>
          </w:rPr>
          <m:t>x̄</m:t>
        </m:r>
      </m:oMath>
      <w:r>
        <w:t xml:space="preserve"> used for centering), the mean </w:t>
      </w:r>
      <w:ins w:id="357" w:author="Juan Li" w:date="2026-05-26T20:14:00Z" w16du:dateUtc="2026-05-27T00:14:00Z">
        <w:r w:rsidR="00B55447">
          <w:t>linear predictor</w:t>
        </w:r>
      </w:ins>
      <w:del w:id="358" w:author="Juan Li" w:date="2026-05-26T20:14:00Z" w16du:dateUtc="2026-05-27T00:14:00Z">
        <w:r w:rsidDel="00B55447">
          <w:delText>LP</w:delText>
        </w:r>
      </w:del>
      <w:r>
        <w:t xml:space="preserve"> over the target distribution is </w:t>
      </w:r>
      <w:r w:rsidR="00733132">
        <w:t xml:space="preserve">given by </w:t>
      </w:r>
      <m:oMath>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ins w:id="359" w:author="Juan Li" w:date="2026-05-26T20:15:00Z" w16du:dateUtc="2026-05-27T00:15:00Z">
                <w:rPr>
                  <w:rFonts w:ascii="Cambria Math" w:hAnsi="Cambria Math"/>
                  <w:i/>
                </w:rPr>
              </w:ins>
            </m:ctrlPr>
          </m:sSubPr>
          <m:e>
            <m:r>
              <w:ins w:id="360" w:author="Juan Li" w:date="2026-05-26T20:15:00Z" w16du:dateUtc="2026-05-27T00:15:00Z">
                <w:rPr>
                  <w:rFonts w:ascii="Cambria Math" w:hAnsi="Cambria Math"/>
                </w:rPr>
                <m:t>x̄</m:t>
              </w:ins>
            </m:r>
          </m:e>
          <m:sub>
            <m:r>
              <w:ins w:id="361" w:author="Juan Li" w:date="2026-05-26T20:15:00Z" w16du:dateUtc="2026-05-27T00:15:00Z">
                <w:rPr>
                  <w:rFonts w:ascii="Cambria Math" w:hAnsi="Cambria Math"/>
                </w:rPr>
                <m:t>j,new</m:t>
              </w:ins>
            </m:r>
          </m:sub>
        </m:sSub>
        <m:r>
          <w:ins w:id="362" w:author="Juan Li" w:date="2026-05-26T20:15:00Z" w16du:dateUtc="2026-05-27T00:15:00Z">
            <w:rPr>
              <w:rFonts w:ascii="Cambria Math" w:hAnsi="Cambria Math"/>
            </w:rPr>
            <m:t xml:space="preserve"> </m:t>
          </w:ins>
        </m:r>
        <m:sSubSup>
          <m:sSubSupPr>
            <m:ctrlPr>
              <w:del w:id="363" w:author="Juan Li" w:date="2026-05-26T20:15:00Z" w16du:dateUtc="2026-05-27T00:15:00Z">
                <w:rPr>
                  <w:rFonts w:ascii="Cambria Math" w:hAnsi="Cambria Math"/>
                  <w:i/>
                </w:rPr>
              </w:del>
            </m:ctrlPr>
          </m:sSubSupPr>
          <m:e>
            <m:r>
              <w:del w:id="364" w:author="Juan Li" w:date="2026-05-26T20:15:00Z" w16du:dateUtc="2026-05-27T00:15:00Z">
                <w:rPr>
                  <w:rFonts w:ascii="Cambria Math" w:hAnsi="Cambria Math"/>
                </w:rPr>
                <m:t>μ</m:t>
              </w:del>
            </m:r>
          </m:e>
          <m:sub>
            <m:r>
              <w:del w:id="365" w:author="Juan Li" w:date="2026-05-26T20:15:00Z" w16du:dateUtc="2026-05-27T00:15:00Z">
                <w:rPr>
                  <w:rFonts w:ascii="Cambria Math" w:hAnsi="Cambria Math"/>
                </w:rPr>
                <m:t>j</m:t>
              </w:del>
            </m:r>
          </m:sub>
          <m:sup>
            <m:r>
              <w:del w:id="366" w:author="Juan Li" w:date="2026-05-26T20:15:00Z" w16du:dateUtc="2026-05-27T00:15:00Z">
                <w:rPr>
                  <w:rFonts w:ascii="Cambria Math" w:hAnsi="Cambria Math"/>
                </w:rPr>
                <m:t>*</m:t>
              </w:del>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t xml:space="preserve">, which is generally non-zero. The calibration-in-the-large error is therefore a linear function of the covariate shift </w:t>
      </w:r>
      <m:oMath>
        <m:r>
          <w:rPr>
            <w:rFonts w:ascii="Cambria Math" w:hAnsi="Cambria Math"/>
          </w:rPr>
          <m:t xml:space="preserve">Δμ = </m:t>
        </m:r>
        <m:sSub>
          <m:sSubPr>
            <m:ctrlPr>
              <w:ins w:id="367" w:author="Juan Li" w:date="2026-05-26T20:15:00Z" w16du:dateUtc="2026-05-27T00:15:00Z">
                <w:rPr>
                  <w:rFonts w:ascii="Cambria Math" w:hAnsi="Cambria Math"/>
                  <w:i/>
                </w:rPr>
              </w:ins>
            </m:ctrlPr>
          </m:sSubPr>
          <m:e>
            <m:r>
              <w:ins w:id="368" w:author="Juan Li" w:date="2026-05-26T20:15:00Z" w16du:dateUtc="2026-05-27T00:15:00Z">
                <w:rPr>
                  <w:rFonts w:ascii="Cambria Math" w:hAnsi="Cambria Math"/>
                </w:rPr>
                <m:t>x̄</m:t>
              </w:ins>
            </m:r>
          </m:e>
          <m:sub>
            <m:r>
              <w:ins w:id="369" w:author="Juan Li" w:date="2026-05-26T20:15:00Z" w16du:dateUtc="2026-05-27T00:15:00Z">
                <w:rPr>
                  <w:rFonts w:ascii="Cambria Math" w:hAnsi="Cambria Math"/>
                </w:rPr>
                <m:t>new</m:t>
              </w:ins>
            </m:r>
          </m:sub>
        </m:sSub>
        <m:sSup>
          <m:sSupPr>
            <m:ctrlPr>
              <w:del w:id="370" w:author="Juan Li" w:date="2026-05-26T20:15:00Z" w16du:dateUtc="2026-05-27T00:15:00Z">
                <w:rPr>
                  <w:rFonts w:ascii="Cambria Math" w:hAnsi="Cambria Math"/>
                  <w:i/>
                </w:rPr>
              </w:del>
            </m:ctrlPr>
          </m:sSupPr>
          <m:e>
            <m:r>
              <w:del w:id="371" w:author="Juan Li" w:date="2026-05-26T20:15:00Z" w16du:dateUtc="2026-05-27T00:15:00Z">
                <w:rPr>
                  <w:rFonts w:ascii="Cambria Math" w:hAnsi="Cambria Math"/>
                </w:rPr>
                <m:t>μ</m:t>
              </w:del>
            </m:r>
          </m:e>
          <m:sup>
            <m:r>
              <w:del w:id="372" w:author="Juan Li" w:date="2026-05-26T20:15:00Z" w16du:dateUtc="2026-05-27T00:15:00Z">
                <w:rPr>
                  <w:rFonts w:ascii="Cambria Math" w:hAnsi="Cambria Math"/>
                </w:rPr>
                <m:t>*</m:t>
              </w:del>
            </m:r>
          </m:sup>
        </m:sSup>
        <m:r>
          <w:del w:id="373" w:author="Juan Li" w:date="2026-05-26T20:15:00Z" w16du:dateUtc="2026-05-27T00:15:00Z">
            <w:rPr>
              <w:rFonts w:ascii="Cambria Math" w:hAnsi="Cambria Math"/>
            </w:rPr>
            <m:t xml:space="preserve"> </m:t>
          </w:del>
        </m:r>
        <m:r>
          <w:rPr>
            <w:rFonts w:ascii="Cambria Math" w:hAnsi="Cambria Math"/>
          </w:rPr>
          <m:t>- x̄</m:t>
        </m:r>
      </m:oMath>
      <w:r>
        <w:t xml:space="preserve"> and the coefficient vector </w:t>
      </w:r>
      <m:oMath>
        <m:r>
          <w:rPr>
            <w:rFonts w:ascii="Cambria Math" w:hAnsi="Cambria Math"/>
          </w:rPr>
          <m:t>β</m:t>
        </m:r>
      </m:oMath>
      <w:r w:rsidR="00733132">
        <w:t>,</w:t>
      </w:r>
      <w:r>
        <w:t xml:space="preserve"> a relationship made transparent by the centered parameterisation.</w:t>
      </w:r>
    </w:p>
    <w:p w14:paraId="7A24EBED" w14:textId="77777777" w:rsidR="00C979F9" w:rsidDel="006150C6" w:rsidRDefault="00000000">
      <w:pPr>
        <w:pStyle w:val="Heading2"/>
        <w:rPr>
          <w:del w:id="374" w:author="Juan Li" w:date="2026-05-27T15:23:00Z" w16du:dateUtc="2026-05-27T19:23:00Z"/>
        </w:rPr>
      </w:pPr>
      <w:r>
        <w:t>3.2 Re-calibration via Intercept Updating — Linear Regression</w:t>
      </w:r>
    </w:p>
    <w:p w14:paraId="36074FA5" w14:textId="77777777" w:rsidR="00A74BBC" w:rsidRDefault="00A74BBC">
      <w:pPr>
        <w:pStyle w:val="Heading2"/>
        <w:rPr>
          <w:ins w:id="375" w:author="Juan Li" w:date="2026-05-27T15:18:00Z" w16du:dateUtc="2026-05-27T19:18:00Z"/>
        </w:rPr>
        <w:pPrChange w:id="376" w:author="Juan Li" w:date="2026-05-27T15:23:00Z" w16du:dateUtc="2026-05-27T19:23:00Z">
          <w:pPr>
            <w:spacing w:before="80" w:after="80" w:line="300" w:lineRule="auto"/>
            <w:jc w:val="both"/>
          </w:pPr>
        </w:pPrChange>
      </w:pPr>
    </w:p>
    <w:p w14:paraId="79761F14" w14:textId="7D432086" w:rsidR="00C979F9" w:rsidRDefault="00782168" w:rsidP="00733132">
      <w:pPr>
        <w:spacing w:before="80" w:after="80" w:line="300" w:lineRule="auto"/>
        <w:jc w:val="both"/>
      </w:pPr>
      <m:oMath>
        <m:r>
          <w:del w:id="377" w:author="Juan Li" w:date="2026-05-27T14:07:00Z" w16du:dateUtc="2026-05-27T18:07:00Z">
            <m:rPr>
              <m:sty m:val="p"/>
            </m:rPr>
            <w:rPr>
              <w:rFonts w:ascii="Cambria Math" w:hAnsi="Cambria Math"/>
            </w:rPr>
            <m:t xml:space="preserve">For a centered linear </m:t>
          </w:del>
        </m:r>
        <m:r>
          <w:del w:id="378" w:author="Juan Li" w:date="2026-05-27T14:08:00Z" w16du:dateUtc="2026-05-27T18:08:00Z">
            <m:rPr>
              <m:sty m:val="p"/>
            </m:rPr>
            <w:rPr>
              <w:rFonts w:ascii="Cambria Math" w:hAnsi="Cambria Math"/>
            </w:rPr>
            <m:t xml:space="preserve">model </m:t>
          </w:del>
        </m:r>
        <m:r>
          <w:del w:id="379" w:author="Juan Li" w:date="2026-05-26T20:50:00Z" w16du:dateUtc="2026-05-27T00:50:00Z">
            <w:rPr>
              <w:rFonts w:ascii="Cambria Math" w:hAnsi="Cambria Math"/>
            </w:rPr>
            <m:t>ỹ</m:t>
          </w:del>
        </m:r>
        <m:r>
          <w:del w:id="380" w:author="Juan Li" w:date="2026-05-27T14:08:00Z" w16du:dateUtc="2026-05-27T18:08:00Z">
            <w:rPr>
              <w:rFonts w:ascii="Cambria Math" w:hAnsi="Cambria Math"/>
            </w:rPr>
            <m:t xml:space="preserve"> = α̃ + </m:t>
          </w:del>
        </m:r>
        <m:sSub>
          <m:sSubPr>
            <m:ctrlPr>
              <w:del w:id="381" w:author="Juan Li" w:date="2026-05-27T14:08:00Z" w16du:dateUtc="2026-05-27T18:08:00Z">
                <w:rPr>
                  <w:rFonts w:ascii="Cambria Math" w:hAnsi="Cambria Math"/>
                  <w:i/>
                </w:rPr>
              </w:del>
            </m:ctrlPr>
          </m:sSubPr>
          <m:e>
            <m:r>
              <w:del w:id="382" w:author="Juan Li" w:date="2026-05-27T14:08:00Z" w16du:dateUtc="2026-05-27T18:08:00Z">
                <w:rPr>
                  <w:rFonts w:ascii="Cambria Math" w:hAnsi="Cambria Math"/>
                </w:rPr>
                <m:t>Σ</m:t>
              </w:del>
            </m:r>
          </m:e>
          <m:sub>
            <m:r>
              <w:del w:id="383" w:author="Juan Li" w:date="2026-05-27T14:08:00Z" w16du:dateUtc="2026-05-27T18:08:00Z">
                <w:rPr>
                  <w:rFonts w:ascii="Cambria Math" w:hAnsi="Cambria Math"/>
                </w:rPr>
                <m:t>j</m:t>
              </w:del>
            </m:r>
          </m:sub>
        </m:sSub>
        <m:r>
          <w:del w:id="384" w:author="Juan Li" w:date="2026-05-27T14:08:00Z" w16du:dateUtc="2026-05-27T18:08:00Z">
            <w:rPr>
              <w:rFonts w:ascii="Cambria Math" w:hAnsi="Cambria Math"/>
            </w:rPr>
            <m:t xml:space="preserve"> </m:t>
          </w:del>
        </m:r>
        <m:sSub>
          <m:sSubPr>
            <m:ctrlPr>
              <w:del w:id="385" w:author="Juan Li" w:date="2026-05-27T14:08:00Z" w16du:dateUtc="2026-05-27T18:08:00Z">
                <w:rPr>
                  <w:rFonts w:ascii="Cambria Math" w:hAnsi="Cambria Math"/>
                  <w:i/>
                </w:rPr>
              </w:del>
            </m:ctrlPr>
          </m:sSubPr>
          <m:e>
            <m:r>
              <w:del w:id="386" w:author="Juan Li" w:date="2026-05-27T14:08:00Z" w16du:dateUtc="2026-05-27T18:08:00Z">
                <w:rPr>
                  <w:rFonts w:ascii="Cambria Math" w:hAnsi="Cambria Math"/>
                </w:rPr>
                <m:t>β</m:t>
              </w:del>
            </m:r>
          </m:e>
          <m:sub>
            <m:r>
              <w:del w:id="387" w:author="Juan Li" w:date="2026-05-27T14:08:00Z" w16du:dateUtc="2026-05-27T18:08:00Z">
                <w:rPr>
                  <w:rFonts w:ascii="Cambria Math" w:hAnsi="Cambria Math"/>
                </w:rPr>
                <m:t>j</m:t>
              </w:del>
            </m:r>
          </m:sub>
        </m:sSub>
        <m:r>
          <w:del w:id="388" w:author="Juan Li" w:date="2026-05-27T14:08:00Z" w16du:dateUtc="2026-05-27T18:08:00Z">
            <w:rPr>
              <w:rFonts w:ascii="Cambria Math" w:hAnsi="Cambria Math"/>
            </w:rPr>
            <m:t xml:space="preserve"> (</m:t>
          </w:del>
        </m:r>
        <m:sSub>
          <m:sSubPr>
            <m:ctrlPr>
              <w:del w:id="389" w:author="Juan Li" w:date="2026-05-27T14:08:00Z" w16du:dateUtc="2026-05-27T18:08:00Z">
                <w:rPr>
                  <w:rFonts w:ascii="Cambria Math" w:hAnsi="Cambria Math"/>
                  <w:i/>
                </w:rPr>
              </w:del>
            </m:ctrlPr>
          </m:sSubPr>
          <m:e>
            <m:r>
              <w:del w:id="390" w:author="Juan Li" w:date="2026-05-27T14:08:00Z" w16du:dateUtc="2026-05-27T18:08:00Z">
                <w:rPr>
                  <w:rFonts w:ascii="Cambria Math" w:hAnsi="Cambria Math"/>
                </w:rPr>
                <m:t>x</m:t>
              </w:del>
            </m:r>
          </m:e>
          <m:sub>
            <m:r>
              <w:del w:id="391" w:author="Juan Li" w:date="2026-05-27T14:08:00Z" w16du:dateUtc="2026-05-27T18:08:00Z">
                <w:rPr>
                  <w:rFonts w:ascii="Cambria Math" w:hAnsi="Cambria Math"/>
                </w:rPr>
                <m:t>j</m:t>
              </w:del>
            </m:r>
          </m:sub>
        </m:sSub>
        <m:r>
          <w:del w:id="392" w:author="Juan Li" w:date="2026-05-27T14:08:00Z" w16du:dateUtc="2026-05-27T18:08:00Z">
            <w:rPr>
              <w:rFonts w:ascii="Cambria Math" w:hAnsi="Cambria Math"/>
            </w:rPr>
            <m:t xml:space="preserve"> - </m:t>
          </w:del>
        </m:r>
        <m:sSub>
          <m:sSubPr>
            <m:ctrlPr>
              <w:del w:id="393" w:author="Juan Li" w:date="2026-05-27T14:08:00Z" w16du:dateUtc="2026-05-27T18:08:00Z">
                <w:rPr>
                  <w:rFonts w:ascii="Cambria Math" w:hAnsi="Cambria Math"/>
                  <w:i/>
                </w:rPr>
              </w:del>
            </m:ctrlPr>
          </m:sSubPr>
          <m:e>
            <m:acc>
              <m:accPr>
                <m:chr m:val="̄"/>
                <m:ctrlPr>
                  <w:del w:id="394" w:author="Juan Li" w:date="2026-05-27T14:08:00Z" w16du:dateUtc="2026-05-27T18:08:00Z">
                    <w:rPr>
                      <w:rFonts w:ascii="Cambria Math" w:hAnsi="Cambria Math"/>
                      <w:i/>
                    </w:rPr>
                  </w:del>
                </m:ctrlPr>
              </m:accPr>
              <m:e>
                <m:r>
                  <w:del w:id="395" w:author="Juan Li" w:date="2026-05-27T14:08:00Z" w16du:dateUtc="2026-05-27T18:08:00Z">
                    <w:rPr>
                      <w:rFonts w:ascii="Cambria Math" w:hAnsi="Cambria Math"/>
                    </w:rPr>
                    <m:t>x</m:t>
                  </w:del>
                </m:r>
              </m:e>
            </m:acc>
          </m:e>
          <m:sub>
            <m:r>
              <w:del w:id="396" w:author="Juan Li" w:date="2026-05-27T14:08:00Z" w16du:dateUtc="2026-05-27T18:08:00Z">
                <w:rPr>
                  <w:rFonts w:ascii="Cambria Math" w:hAnsi="Cambria Math"/>
                </w:rPr>
                <m:t>j</m:t>
              </w:del>
            </m:r>
          </m:sub>
        </m:sSub>
        <m:r>
          <w:del w:id="397" w:author="Juan Li" w:date="2026-05-27T14:08:00Z" w16du:dateUtc="2026-05-27T18:08:00Z">
            <w:rPr>
              <w:rFonts w:ascii="Cambria Math" w:hAnsi="Cambria Math"/>
            </w:rPr>
            <m:t>)</m:t>
          </w:del>
        </m:r>
        <m:r>
          <w:del w:id="398" w:author="Juan Li" w:date="2026-05-27T14:08:00Z" w16du:dateUtc="2026-05-27T18:08:00Z">
            <m:rPr>
              <m:sty m:val="p"/>
            </m:rPr>
            <w:rPr>
              <w:rFonts w:ascii="Cambria Math" w:hAnsi="Cambria Math"/>
            </w:rPr>
            <m:t xml:space="preserve">, </m:t>
          </w:del>
        </m:r>
      </m:oMath>
      <w:ins w:id="399" w:author="Juan Li" w:date="2026-05-27T15:18:00Z" w16du:dateUtc="2026-05-27T19:18:00Z">
        <w:r w:rsidR="00A74BBC">
          <w:t>When applying the centered linear regression model</w:t>
        </w:r>
      </w:ins>
      <w:ins w:id="400" w:author="Juan Li" w:date="2026-05-27T15:20:00Z" w16du:dateUtc="2026-05-27T19:20:00Z">
        <w:r w:rsidR="00A74BBC">
          <w:t>,</w:t>
        </w:r>
      </w:ins>
      <w:ins w:id="401" w:author="Juan Li" w:date="2026-05-27T15:18:00Z" w16du:dateUtc="2026-05-27T19:18:00Z">
        <w:r w:rsidR="00A74BBC">
          <w:t xml:space="preserve"> </w:t>
        </w:r>
      </w:ins>
      <m:oMath>
        <m:r>
          <w:ins w:id="402" w:author="Juan Li" w:date="2026-05-27T15:20:00Z" w16du:dateUtc="2026-05-27T19:20:00Z">
            <w:rPr>
              <w:rFonts w:ascii="Cambria Math" w:hAnsi="Cambria Math"/>
            </w:rPr>
            <m:t xml:space="preserve">ỹ = α̃ + </m:t>
          </w:ins>
        </m:r>
        <m:sSub>
          <m:sSubPr>
            <m:ctrlPr>
              <w:ins w:id="403" w:author="Juan Li" w:date="2026-05-27T15:20:00Z" w16du:dateUtc="2026-05-27T19:20:00Z">
                <w:rPr>
                  <w:rFonts w:ascii="Cambria Math" w:hAnsi="Cambria Math"/>
                  <w:i/>
                </w:rPr>
              </w:ins>
            </m:ctrlPr>
          </m:sSubPr>
          <m:e>
            <m:r>
              <w:ins w:id="404" w:author="Juan Li" w:date="2026-05-27T15:20:00Z" w16du:dateUtc="2026-05-27T19:20:00Z">
                <w:rPr>
                  <w:rFonts w:ascii="Cambria Math" w:hAnsi="Cambria Math"/>
                </w:rPr>
                <m:t>Σ</m:t>
              </w:ins>
            </m:r>
          </m:e>
          <m:sub>
            <m:r>
              <w:ins w:id="405" w:author="Juan Li" w:date="2026-05-27T15:20:00Z" w16du:dateUtc="2026-05-27T19:20:00Z">
                <w:rPr>
                  <w:rFonts w:ascii="Cambria Math" w:hAnsi="Cambria Math"/>
                </w:rPr>
                <m:t>j</m:t>
              </w:ins>
            </m:r>
          </m:sub>
        </m:sSub>
        <m:r>
          <w:ins w:id="406" w:author="Juan Li" w:date="2026-05-27T15:20:00Z" w16du:dateUtc="2026-05-27T19:20:00Z">
            <w:rPr>
              <w:rFonts w:ascii="Cambria Math" w:hAnsi="Cambria Math"/>
            </w:rPr>
            <m:t xml:space="preserve"> </m:t>
          </w:ins>
        </m:r>
        <m:sSub>
          <m:sSubPr>
            <m:ctrlPr>
              <w:ins w:id="407" w:author="Juan Li" w:date="2026-05-27T15:20:00Z" w16du:dateUtc="2026-05-27T19:20:00Z">
                <w:rPr>
                  <w:rFonts w:ascii="Cambria Math" w:hAnsi="Cambria Math"/>
                  <w:i/>
                </w:rPr>
              </w:ins>
            </m:ctrlPr>
          </m:sSubPr>
          <m:e>
            <m:r>
              <w:ins w:id="408" w:author="Juan Li" w:date="2026-05-27T15:20:00Z" w16du:dateUtc="2026-05-27T19:20:00Z">
                <w:rPr>
                  <w:rFonts w:ascii="Cambria Math" w:hAnsi="Cambria Math"/>
                </w:rPr>
                <m:t>β</m:t>
              </w:ins>
            </m:r>
          </m:e>
          <m:sub>
            <m:r>
              <w:ins w:id="409" w:author="Juan Li" w:date="2026-05-27T15:20:00Z" w16du:dateUtc="2026-05-27T19:20:00Z">
                <w:rPr>
                  <w:rFonts w:ascii="Cambria Math" w:hAnsi="Cambria Math"/>
                </w:rPr>
                <m:t>j</m:t>
              </w:ins>
            </m:r>
          </m:sub>
        </m:sSub>
        <m:r>
          <w:ins w:id="410" w:author="Juan Li" w:date="2026-05-27T15:20:00Z" w16du:dateUtc="2026-05-27T19:20:00Z">
            <w:rPr>
              <w:rFonts w:ascii="Cambria Math" w:hAnsi="Cambria Math"/>
            </w:rPr>
            <m:t xml:space="preserve"> (</m:t>
          </w:ins>
        </m:r>
        <m:sSub>
          <m:sSubPr>
            <m:ctrlPr>
              <w:ins w:id="411" w:author="Juan Li" w:date="2026-05-27T15:20:00Z" w16du:dateUtc="2026-05-27T19:20:00Z">
                <w:rPr>
                  <w:rFonts w:ascii="Cambria Math" w:hAnsi="Cambria Math"/>
                  <w:i/>
                </w:rPr>
              </w:ins>
            </m:ctrlPr>
          </m:sSubPr>
          <m:e>
            <m:r>
              <w:ins w:id="412" w:author="Juan Li" w:date="2026-05-27T15:20:00Z" w16du:dateUtc="2026-05-27T19:20:00Z">
                <w:rPr>
                  <w:rFonts w:ascii="Cambria Math" w:hAnsi="Cambria Math"/>
                </w:rPr>
                <m:t>x</m:t>
              </w:ins>
            </m:r>
          </m:e>
          <m:sub>
            <m:r>
              <w:ins w:id="413" w:author="Juan Li" w:date="2026-05-27T15:20:00Z" w16du:dateUtc="2026-05-27T19:20:00Z">
                <w:rPr>
                  <w:rFonts w:ascii="Cambria Math" w:hAnsi="Cambria Math"/>
                </w:rPr>
                <m:t>j</m:t>
              </w:ins>
            </m:r>
          </m:sub>
        </m:sSub>
        <m:r>
          <w:ins w:id="414" w:author="Juan Li" w:date="2026-05-27T15:20:00Z" w16du:dateUtc="2026-05-27T19:20:00Z">
            <w:rPr>
              <w:rFonts w:ascii="Cambria Math" w:hAnsi="Cambria Math"/>
            </w:rPr>
            <m:t xml:space="preserve"> - </m:t>
          </w:ins>
        </m:r>
        <m:sSub>
          <m:sSubPr>
            <m:ctrlPr>
              <w:ins w:id="415" w:author="Juan Li" w:date="2026-05-27T15:20:00Z" w16du:dateUtc="2026-05-27T19:20:00Z">
                <w:rPr>
                  <w:rFonts w:ascii="Cambria Math" w:hAnsi="Cambria Math"/>
                  <w:i/>
                </w:rPr>
              </w:ins>
            </m:ctrlPr>
          </m:sSubPr>
          <m:e>
            <m:acc>
              <m:accPr>
                <m:chr m:val="̄"/>
                <m:ctrlPr>
                  <w:ins w:id="416" w:author="Juan Li" w:date="2026-05-27T15:20:00Z" w16du:dateUtc="2026-05-27T19:20:00Z">
                    <w:rPr>
                      <w:rFonts w:ascii="Cambria Math" w:hAnsi="Cambria Math"/>
                      <w:i/>
                    </w:rPr>
                  </w:ins>
                </m:ctrlPr>
              </m:accPr>
              <m:e>
                <m:r>
                  <w:ins w:id="417" w:author="Juan Li" w:date="2026-05-27T15:20:00Z" w16du:dateUtc="2026-05-27T19:20:00Z">
                    <w:rPr>
                      <w:rFonts w:ascii="Cambria Math" w:hAnsi="Cambria Math"/>
                    </w:rPr>
                    <m:t>x</m:t>
                  </w:ins>
                </m:r>
              </m:e>
            </m:acc>
          </m:e>
          <m:sub>
            <m:r>
              <w:ins w:id="418" w:author="Juan Li" w:date="2026-05-27T15:20:00Z" w16du:dateUtc="2026-05-27T19:20:00Z">
                <w:rPr>
                  <w:rFonts w:ascii="Cambria Math" w:hAnsi="Cambria Math"/>
                </w:rPr>
                <m:t>j</m:t>
              </w:ins>
            </m:r>
          </m:sub>
        </m:sSub>
        <m:r>
          <w:ins w:id="419" w:author="Juan Li" w:date="2026-05-27T15:20:00Z" w16du:dateUtc="2026-05-27T19:20:00Z">
            <w:rPr>
              <w:rFonts w:ascii="Cambria Math" w:hAnsi="Cambria Math"/>
            </w:rPr>
            <m:t>)</m:t>
          </w:ins>
        </m:r>
      </m:oMath>
      <w:ins w:id="420" w:author="Juan Li" w:date="2026-05-27T15:20:00Z" w16du:dateUtc="2026-05-27T19:20:00Z">
        <w:r w:rsidR="00A74BBC">
          <w:t xml:space="preserve">, </w:t>
        </w:r>
      </w:ins>
      <w:ins w:id="421" w:author="Juan Li" w:date="2026-05-27T15:18:00Z" w16du:dateUtc="2026-05-27T19:18:00Z">
        <w:r w:rsidR="00A74BBC">
          <w:t xml:space="preserve">to the new target population, </w:t>
        </w:r>
      </w:ins>
      <w:r>
        <w:t xml:space="preserve">the expected prediction error </w:t>
      </w:r>
      <w:del w:id="422" w:author="Juan Li" w:date="2026-05-27T15:18:00Z" w16du:dateUtc="2026-05-27T19:18:00Z">
        <w:r w:rsidDel="00A74BBC">
          <w:delText xml:space="preserve">in the target population </w:delText>
        </w:r>
      </w:del>
      <w:r>
        <w:t xml:space="preserve">is </w:t>
      </w:r>
      <m:oMath>
        <m:sSup>
          <m:sSupPr>
            <m:ctrlPr>
              <w:del w:id="423" w:author="Juan Li" w:date="2026-05-27T15:19:00Z" w16du:dateUtc="2026-05-27T19:19:00Z">
                <w:rPr>
                  <w:rFonts w:ascii="Cambria Math" w:hAnsi="Cambria Math"/>
                  <w:i/>
                </w:rPr>
              </w:del>
            </m:ctrlPr>
          </m:sSupPr>
          <m:e>
            <m:r>
              <w:del w:id="424" w:author="Juan Li" w:date="2026-05-27T15:19:00Z" w16du:dateUtc="2026-05-27T19:19:00Z">
                <w:rPr>
                  <w:rFonts w:ascii="Cambria Math" w:hAnsi="Cambria Math"/>
                </w:rPr>
                <m:t>E</m:t>
              </w:del>
            </m:r>
          </m:e>
          <m:sup>
            <m:r>
              <w:del w:id="425" w:author="Juan Li" w:date="2026-05-27T15:19:00Z" w16du:dateUtc="2026-05-27T19:19:00Z">
                <w:rPr>
                  <w:rFonts w:ascii="Cambria Math" w:hAnsi="Cambria Math"/>
                </w:rPr>
                <m:t>*</m:t>
              </w:del>
            </m:r>
          </m:sup>
        </m:sSup>
        <m:r>
          <w:del w:id="426" w:author="Juan Li" w:date="2026-05-27T15:19:00Z" w16du:dateUtc="2026-05-27T19:19:00Z">
            <w:rPr>
              <w:rFonts w:ascii="Cambria Math" w:hAnsi="Cambria Math"/>
            </w:rPr>
            <m:t>[ỹ]</m:t>
          </w:del>
        </m:r>
        <m:r>
          <w:rPr>
            <w:rFonts w:ascii="Cambria Math" w:hAnsi="Cambria Math"/>
          </w:rPr>
          <m:t xml:space="preserve"> </m:t>
        </m:r>
        <m:r>
          <w:del w:id="427" w:author="Juan Li" w:date="2026-05-27T15:21:00Z" w16du:dateUtc="2026-05-27T19:21:00Z">
            <w:rPr>
              <w:rFonts w:ascii="Cambria Math" w:hAnsi="Cambria Math"/>
            </w:rPr>
            <m:t xml:space="preserve">- </m:t>
          </w:del>
        </m:r>
        <m:r>
          <w:ins w:id="428" w:author="Juan Li" w:date="2026-05-27T15:20:00Z" w16du:dateUtc="2026-05-27T19:20:00Z">
            <w:rPr>
              <w:rFonts w:ascii="Cambria Math" w:hAnsi="Cambria Math"/>
            </w:rPr>
            <m:t>E</m:t>
          </w:ins>
        </m:r>
        <m:sSup>
          <m:sSupPr>
            <m:ctrlPr>
              <w:del w:id="429" w:author="Juan Li" w:date="2026-05-27T15:20:00Z" w16du:dateUtc="2026-05-27T19:20:00Z">
                <w:rPr>
                  <w:rFonts w:ascii="Cambria Math" w:hAnsi="Cambria Math"/>
                  <w:i/>
                </w:rPr>
              </w:del>
            </m:ctrlPr>
          </m:sSupPr>
          <m:e>
            <m:r>
              <w:del w:id="430" w:author="Juan Li" w:date="2026-05-27T15:20:00Z" w16du:dateUtc="2026-05-27T19:20:00Z">
                <w:rPr>
                  <w:rFonts w:ascii="Cambria Math" w:hAnsi="Cambria Math"/>
                </w:rPr>
                <m:t>E</m:t>
              </w:del>
            </m:r>
          </m:e>
          <m:sup>
            <m:r>
              <w:del w:id="431" w:author="Juan Li" w:date="2026-05-27T15:20:00Z" w16du:dateUtc="2026-05-27T19:20:00Z">
                <w:rPr>
                  <w:rFonts w:ascii="Cambria Math" w:hAnsi="Cambria Math"/>
                </w:rPr>
                <m:t>*</m:t>
              </w:del>
            </m:r>
          </m:sup>
        </m:sSup>
        <m:r>
          <w:rPr>
            <w:rFonts w:ascii="Cambria Math" w:hAnsi="Cambria Math"/>
          </w:rPr>
          <m:t>[</m:t>
        </m:r>
        <m:acc>
          <m:accPr>
            <m:chr m:val="̃"/>
            <m:ctrlPr>
              <w:ins w:id="432" w:author="Juan Li" w:date="2026-05-27T15:20:00Z" w16du:dateUtc="2026-05-27T19:20:00Z">
                <w:rPr>
                  <w:rFonts w:ascii="Cambria Math" w:hAnsi="Cambria Math"/>
                  <w:i/>
                </w:rPr>
              </w:ins>
            </m:ctrlPr>
          </m:accPr>
          <m:e>
            <m:r>
              <w:ins w:id="433" w:author="Juan Li" w:date="2026-05-27T15:20:00Z" w16du:dateUtc="2026-05-27T19:20:00Z">
                <w:rPr>
                  <w:rFonts w:ascii="Cambria Math" w:hAnsi="Cambria Math"/>
                </w:rPr>
                <m:t>y</m:t>
              </w:ins>
            </m:r>
          </m:e>
        </m:acc>
        <m:r>
          <w:del w:id="434" w:author="Juan Li" w:date="2026-05-27T15:20:00Z" w16du:dateUtc="2026-05-27T19:20:00Z">
            <w:rPr>
              <w:rFonts w:ascii="Cambria Math" w:hAnsi="Cambria Math"/>
            </w:rPr>
            <m:t>y</m:t>
          </w:del>
        </m:r>
        <m:r>
          <w:rPr>
            <w:rFonts w:ascii="Cambria Math" w:hAnsi="Cambria Math"/>
          </w:rPr>
          <m:t>]</m:t>
        </m:r>
        <m:r>
          <w:ins w:id="435" w:author="Juan Li" w:date="2026-05-27T15:21:00Z" w16du:dateUtc="2026-05-27T19:21:00Z">
            <w:rPr>
              <w:rFonts w:ascii="Cambria Math" w:hAnsi="Cambria Math"/>
            </w:rPr>
            <m:t>-</m:t>
          </w:ins>
        </m:r>
        <m:r>
          <w:rPr>
            <w:rFonts w:ascii="Cambria Math" w:hAnsi="Cambria Math"/>
          </w:rPr>
          <m:t xml:space="preserve"> </m:t>
        </m:r>
        <m:sSub>
          <m:sSubPr>
            <m:ctrlPr>
              <w:ins w:id="436" w:author="Juan Li" w:date="2026-05-27T15:21:00Z" w16du:dateUtc="2026-05-27T19:21:00Z">
                <w:rPr>
                  <w:rFonts w:ascii="Cambria Math" w:hAnsi="Cambria Math"/>
                  <w:i/>
                </w:rPr>
              </w:ins>
            </m:ctrlPr>
          </m:sSubPr>
          <m:e>
            <m:acc>
              <m:accPr>
                <m:chr m:val="̅"/>
                <m:ctrlPr>
                  <w:ins w:id="437" w:author="Juan Li" w:date="2026-05-27T15:21:00Z" w16du:dateUtc="2026-05-27T19:21:00Z">
                    <w:rPr>
                      <w:rFonts w:ascii="Cambria Math" w:hAnsi="Cambria Math"/>
                      <w:i/>
                    </w:rPr>
                  </w:ins>
                </m:ctrlPr>
              </m:accPr>
              <m:e>
                <m:r>
                  <w:ins w:id="438" w:author="Juan Li" w:date="2026-05-27T15:21:00Z" w16du:dateUtc="2026-05-27T19:21:00Z">
                    <w:rPr>
                      <w:rFonts w:ascii="Cambria Math" w:hAnsi="Cambria Math"/>
                    </w:rPr>
                    <m:t>y</m:t>
                  </w:ins>
                </m:r>
              </m:e>
            </m:acc>
          </m:e>
          <m:sub>
            <m:r>
              <w:ins w:id="439" w:author="Juan Li" w:date="2026-05-27T15:21:00Z" w16du:dateUtc="2026-05-27T19:21:00Z">
                <w:rPr>
                  <w:rFonts w:ascii="Cambria Math" w:hAnsi="Cambria Math"/>
                </w:rPr>
                <m:t>new</m:t>
              </w:ins>
            </m:r>
          </m:sub>
        </m:sSub>
        <m:r>
          <w:rPr>
            <w:rFonts w:ascii="Cambria Math" w:hAnsi="Cambria Math"/>
          </w:rPr>
          <m:t xml:space="preserve">= </m:t>
        </m:r>
        <m:r>
          <w:del w:id="440" w:author="Juan Li" w:date="2026-05-27T15:21:00Z" w16du:dateUtc="2026-05-27T19:21:00Z">
            <w:rPr>
              <w:rFonts w:ascii="Cambria Math" w:hAnsi="Cambria Math"/>
            </w:rPr>
            <m:t>(</m:t>
          </w:del>
        </m:r>
        <m:r>
          <w:rPr>
            <w:rFonts w:ascii="Cambria Math" w:hAnsi="Cambria Math"/>
          </w:rPr>
          <m:t xml:space="preserve">α̃ </m:t>
        </m:r>
        <m:r>
          <w:del w:id="441" w:author="Juan Li" w:date="2026-05-27T15:21:00Z" w16du:dateUtc="2026-05-27T19:21:00Z">
            <w:rPr>
              <w:rFonts w:ascii="Cambria Math" w:hAnsi="Cambria Math"/>
            </w:rPr>
            <m:t xml:space="preserve">- </m:t>
          </w:del>
        </m:r>
        <m:sSup>
          <m:sSupPr>
            <m:ctrlPr>
              <w:del w:id="442" w:author="Juan Li" w:date="2026-05-27T15:21:00Z" w16du:dateUtc="2026-05-27T19:21:00Z">
                <w:rPr>
                  <w:rFonts w:ascii="Cambria Math" w:hAnsi="Cambria Math"/>
                  <w:i/>
                </w:rPr>
              </w:del>
            </m:ctrlPr>
          </m:sSupPr>
          <m:e>
            <m:r>
              <w:del w:id="443" w:author="Juan Li" w:date="2026-05-27T15:21:00Z" w16du:dateUtc="2026-05-27T19:21:00Z">
                <w:rPr>
                  <w:rFonts w:ascii="Cambria Math" w:hAnsi="Cambria Math"/>
                </w:rPr>
                <m:t>ȳ</m:t>
              </w:del>
            </m:r>
          </m:e>
          <m:sup>
            <m:r>
              <w:del w:id="444" w:author="Juan Li" w:date="2026-05-27T15:21:00Z" w16du:dateUtc="2026-05-27T19:21:00Z">
                <w:rPr>
                  <w:rFonts w:ascii="Cambria Math" w:hAnsi="Cambria Math"/>
                </w:rPr>
                <m:t>*</m:t>
              </w:del>
            </m:r>
          </m:sup>
        </m:sSup>
        <m:r>
          <w:del w:id="445" w:author="Juan Li" w:date="2026-05-27T15:21:00Z" w16du:dateUtc="2026-05-27T19:21:00Z">
            <w:rPr>
              <w:rFonts w:ascii="Cambria Math" w:hAnsi="Cambria Math"/>
            </w:rPr>
            <m:t>)</m:t>
          </w:del>
        </m:r>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ins w:id="446" w:author="Juan Li" w:date="2026-05-27T15:22:00Z" w16du:dateUtc="2026-05-27T19:22:00Z">
                <w:rPr>
                  <w:rFonts w:ascii="Cambria Math" w:hAnsi="Cambria Math"/>
                  <w:i/>
                </w:rPr>
              </w:ins>
            </m:ctrlPr>
          </m:sSubPr>
          <m:e>
            <m:r>
              <w:ins w:id="447" w:author="Juan Li" w:date="2026-05-27T15:22:00Z" w16du:dateUtc="2026-05-27T19:22:00Z">
                <w:rPr>
                  <w:rFonts w:ascii="Cambria Math" w:hAnsi="Cambria Math"/>
                </w:rPr>
                <m:t>x̄</m:t>
              </w:ins>
            </m:r>
          </m:e>
          <m:sub>
            <m:r>
              <w:ins w:id="448" w:author="Juan Li" w:date="2026-05-27T15:22:00Z" w16du:dateUtc="2026-05-27T19:22:00Z">
                <w:rPr>
                  <w:rFonts w:ascii="Cambria Math" w:hAnsi="Cambria Math"/>
                </w:rPr>
                <m:t>j,new</m:t>
              </w:ins>
            </m:r>
          </m:sub>
        </m:sSub>
        <m:sSubSup>
          <m:sSubSupPr>
            <m:ctrlPr>
              <w:del w:id="449" w:author="Juan Li" w:date="2026-05-27T15:22:00Z" w16du:dateUtc="2026-05-27T19:22:00Z">
                <w:rPr>
                  <w:rFonts w:ascii="Cambria Math" w:hAnsi="Cambria Math"/>
                  <w:i/>
                </w:rPr>
              </w:del>
            </m:ctrlPr>
          </m:sSubSupPr>
          <m:e>
            <m:r>
              <w:del w:id="450" w:author="Juan Li" w:date="2026-05-27T15:22:00Z" w16du:dateUtc="2026-05-27T19:22:00Z">
                <w:rPr>
                  <w:rFonts w:ascii="Cambria Math" w:hAnsi="Cambria Math"/>
                </w:rPr>
                <m:t>μ</m:t>
              </w:del>
            </m:r>
          </m:e>
          <m:sub>
            <m:r>
              <w:del w:id="451" w:author="Juan Li" w:date="2026-05-27T15:22:00Z" w16du:dateUtc="2026-05-27T19:22:00Z">
                <w:rPr>
                  <w:rFonts w:ascii="Cambria Math" w:hAnsi="Cambria Math"/>
                </w:rPr>
                <m:t>j</m:t>
              </w:del>
            </m:r>
          </m:sub>
          <m:sup>
            <m:r>
              <w:del w:id="452" w:author="Juan Li" w:date="2026-05-27T15:22:00Z" w16du:dateUtc="2026-05-27T19:22:00Z">
                <w:rPr>
                  <w:rFonts w:ascii="Cambria Math" w:hAnsi="Cambria Math"/>
                </w:rPr>
                <m:t>*</m:t>
              </w:del>
            </m:r>
          </m:sup>
        </m:sSubSup>
        <m:r>
          <w:del w:id="453" w:author="Juan Li" w:date="2026-05-27T15:22:00Z" w16du:dateUtc="2026-05-27T19:22:00Z">
            <w:rPr>
              <w:rFonts w:ascii="Cambria Math" w:hAnsi="Cambria Math"/>
            </w:rPr>
            <m:t xml:space="preserve"> </m:t>
          </w:del>
        </m:r>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r>
          <w:ins w:id="454" w:author="Juan Li" w:date="2026-05-27T15:22:00Z" w16du:dateUtc="2026-05-27T19:22:00Z">
            <w:rPr>
              <w:rFonts w:ascii="Cambria Math" w:hAnsi="Cambria Math"/>
            </w:rPr>
            <m:t xml:space="preserve">- </m:t>
          </w:ins>
        </m:r>
        <m:sSub>
          <m:sSubPr>
            <m:ctrlPr>
              <w:ins w:id="455" w:author="Juan Li" w:date="2026-05-27T15:22:00Z" w16du:dateUtc="2026-05-27T19:22:00Z">
                <w:rPr>
                  <w:rFonts w:ascii="Cambria Math" w:hAnsi="Cambria Math"/>
                  <w:i/>
                </w:rPr>
              </w:ins>
            </m:ctrlPr>
          </m:sSubPr>
          <m:e>
            <m:acc>
              <m:accPr>
                <m:chr m:val="̅"/>
                <m:ctrlPr>
                  <w:ins w:id="456" w:author="Juan Li" w:date="2026-05-27T15:22:00Z" w16du:dateUtc="2026-05-27T19:22:00Z">
                    <w:rPr>
                      <w:rFonts w:ascii="Cambria Math" w:hAnsi="Cambria Math"/>
                      <w:i/>
                    </w:rPr>
                  </w:ins>
                </m:ctrlPr>
              </m:accPr>
              <m:e>
                <m:r>
                  <w:ins w:id="457" w:author="Juan Li" w:date="2026-05-27T15:22:00Z" w16du:dateUtc="2026-05-27T19:22:00Z">
                    <w:rPr>
                      <w:rFonts w:ascii="Cambria Math" w:hAnsi="Cambria Math"/>
                    </w:rPr>
                    <m:t>y</m:t>
                  </w:ins>
                </m:r>
              </m:e>
            </m:acc>
          </m:e>
          <m:sub>
            <m:r>
              <w:ins w:id="458" w:author="Juan Li" w:date="2026-05-27T15:22:00Z" w16du:dateUtc="2026-05-27T19:22:00Z">
                <w:rPr>
                  <w:rFonts w:ascii="Cambria Math" w:hAnsi="Cambria Math"/>
                </w:rPr>
                <m:t>new</m:t>
              </w:ins>
            </m:r>
          </m:sub>
        </m:sSub>
      </m:oMath>
      <w:r>
        <w:t xml:space="preserve">, where </w:t>
      </w:r>
      <m:oMath>
        <m:sSub>
          <m:sSubPr>
            <m:ctrlPr>
              <w:ins w:id="459" w:author="Juan Li" w:date="2026-05-27T15:23:00Z" w16du:dateUtc="2026-05-27T19:23:00Z">
                <w:rPr>
                  <w:rFonts w:ascii="Cambria Math" w:hAnsi="Cambria Math"/>
                  <w:i/>
                </w:rPr>
              </w:ins>
            </m:ctrlPr>
          </m:sSubPr>
          <m:e>
            <m:acc>
              <m:accPr>
                <m:chr m:val="̅"/>
                <m:ctrlPr>
                  <w:ins w:id="460" w:author="Juan Li" w:date="2026-05-27T15:23:00Z" w16du:dateUtc="2026-05-27T19:23:00Z">
                    <w:rPr>
                      <w:rFonts w:ascii="Cambria Math" w:hAnsi="Cambria Math"/>
                      <w:i/>
                    </w:rPr>
                  </w:ins>
                </m:ctrlPr>
              </m:accPr>
              <m:e>
                <m:r>
                  <w:ins w:id="461" w:author="Juan Li" w:date="2026-05-27T15:23:00Z" w16du:dateUtc="2026-05-27T19:23:00Z">
                    <w:rPr>
                      <w:rFonts w:ascii="Cambria Math" w:hAnsi="Cambria Math"/>
                    </w:rPr>
                    <m:t>y</m:t>
                  </w:ins>
                </m:r>
              </m:e>
            </m:acc>
          </m:e>
          <m:sub>
            <m:r>
              <w:ins w:id="462" w:author="Juan Li" w:date="2026-05-27T15:23:00Z" w16du:dateUtc="2026-05-27T19:23:00Z">
                <w:rPr>
                  <w:rFonts w:ascii="Cambria Math" w:hAnsi="Cambria Math"/>
                </w:rPr>
                <m:t>new</m:t>
              </w:ins>
            </m:r>
          </m:sub>
        </m:sSub>
        <m:sSup>
          <m:sSupPr>
            <m:ctrlPr>
              <w:del w:id="463" w:author="Juan Li" w:date="2026-05-27T15:23:00Z" w16du:dateUtc="2026-05-27T19:23:00Z">
                <w:rPr>
                  <w:rFonts w:ascii="Cambria Math" w:hAnsi="Cambria Math"/>
                  <w:i/>
                </w:rPr>
              </w:del>
            </m:ctrlPr>
          </m:sSupPr>
          <m:e>
            <m:r>
              <w:del w:id="464" w:author="Juan Li" w:date="2026-05-27T15:23:00Z" w16du:dateUtc="2026-05-27T19:23:00Z">
                <w:rPr>
                  <w:rFonts w:ascii="Cambria Math" w:hAnsi="Cambria Math"/>
                </w:rPr>
                <m:t>ȳ</m:t>
              </w:del>
            </m:r>
          </m:e>
          <m:sup>
            <m:r>
              <w:del w:id="465" w:author="Juan Li" w:date="2026-05-27T15:23:00Z" w16du:dateUtc="2026-05-27T19:23:00Z">
                <w:rPr>
                  <w:rFonts w:ascii="Cambria Math" w:hAnsi="Cambria Math"/>
                </w:rPr>
                <m:t>*</m:t>
              </w:del>
            </m:r>
          </m:sup>
        </m:sSup>
      </m:oMath>
      <w:r>
        <w:t xml:space="preserve"> is the target-population outcome mean. </w:t>
      </w:r>
      <w:ins w:id="466" w:author="Juan Li" w:date="2026-05-27T15:26:00Z" w16du:dateUtc="2026-05-27T19:26:00Z">
        <w:r w:rsidR="006150C6">
          <w:t>Aim of re-calibration here is to make</w:t>
        </w:r>
      </w:ins>
      <w:ins w:id="467" w:author="Juan Li" w:date="2026-05-27T15:27:00Z" w16du:dateUtc="2026-05-27T19:27:00Z">
        <w:r w:rsidR="006150C6">
          <w:t xml:space="preserve"> the expected prediction error equal to 0 by adjusting model inter</w:t>
        </w:r>
      </w:ins>
      <w:ins w:id="468" w:author="Juan Li" w:date="2026-05-27T15:28:00Z" w16du:dateUtc="2026-05-27T19:28:00Z">
        <w:r w:rsidR="006150C6">
          <w:t>c</w:t>
        </w:r>
      </w:ins>
      <w:ins w:id="469" w:author="Juan Li" w:date="2026-05-27T15:27:00Z" w16du:dateUtc="2026-05-27T19:27:00Z">
        <w:r w:rsidR="006150C6">
          <w:t>ept</w:t>
        </w:r>
      </w:ins>
      <w:ins w:id="470" w:author="Juan Li" w:date="2026-05-27T15:28:00Z" w16du:dateUtc="2026-05-27T19:28:00Z">
        <w:r w:rsidR="006150C6">
          <w:t xml:space="preserve">, </w:t>
        </w:r>
      </w:ins>
      <w:ins w:id="471" w:author="Juan Li" w:date="2026-05-27T15:29:00Z" w16du:dateUtc="2026-05-27T19:29:00Z">
        <w:r w:rsidR="006150C6">
          <w:t xml:space="preserve">therefore the new intercept is </w:t>
        </w:r>
      </w:ins>
      <m:oMath>
        <m:sSub>
          <m:sSubPr>
            <m:ctrlPr>
              <w:ins w:id="472" w:author="Juan Li" w:date="2026-05-27T15:29:00Z" w16du:dateUtc="2026-05-27T19:29:00Z">
                <w:rPr>
                  <w:rFonts w:ascii="Cambria Math" w:hAnsi="Cambria Math"/>
                  <w:i/>
                </w:rPr>
              </w:ins>
            </m:ctrlPr>
          </m:sSubPr>
          <m:e>
            <m:r>
              <w:ins w:id="473" w:author="Juan Li" w:date="2026-05-27T15:29:00Z" w16du:dateUtc="2026-05-27T19:29:00Z">
                <w:rPr>
                  <w:rFonts w:ascii="Cambria Math" w:hAnsi="Cambria Math"/>
                </w:rPr>
                <m:t>α̃</m:t>
              </w:ins>
            </m:r>
          </m:e>
          <m:sub>
            <m:r>
              <w:ins w:id="474" w:author="Juan Li" w:date="2026-05-27T15:29:00Z" w16du:dateUtc="2026-05-27T19:29:00Z">
                <w:rPr>
                  <w:rFonts w:ascii="Cambria Math" w:hAnsi="Cambria Math"/>
                </w:rPr>
                <m:t>new</m:t>
              </w:ins>
            </m:r>
          </m:sub>
        </m:sSub>
        <m:r>
          <w:ins w:id="475" w:author="Juan Li" w:date="2026-05-27T15:29:00Z" w16du:dateUtc="2026-05-27T19:29:00Z">
            <w:rPr>
              <w:rFonts w:ascii="Cambria Math" w:hAnsi="Cambria Math"/>
            </w:rPr>
            <m:t xml:space="preserve">  = </m:t>
          </w:ins>
        </m:r>
        <m:sSub>
          <m:sSubPr>
            <m:ctrlPr>
              <w:ins w:id="476" w:author="Juan Li" w:date="2026-05-27T15:30:00Z" w16du:dateUtc="2026-05-27T19:30:00Z">
                <w:rPr>
                  <w:rFonts w:ascii="Cambria Math" w:hAnsi="Cambria Math"/>
                  <w:i/>
                </w:rPr>
              </w:ins>
            </m:ctrlPr>
          </m:sSubPr>
          <m:e>
            <m:acc>
              <m:accPr>
                <m:chr m:val="̅"/>
                <m:ctrlPr>
                  <w:ins w:id="477" w:author="Juan Li" w:date="2026-05-27T15:30:00Z" w16du:dateUtc="2026-05-27T19:30:00Z">
                    <w:rPr>
                      <w:rFonts w:ascii="Cambria Math" w:hAnsi="Cambria Math"/>
                      <w:i/>
                    </w:rPr>
                  </w:ins>
                </m:ctrlPr>
              </m:accPr>
              <m:e>
                <m:r>
                  <w:ins w:id="478" w:author="Juan Li" w:date="2026-05-27T15:30:00Z" w16du:dateUtc="2026-05-27T19:30:00Z">
                    <w:rPr>
                      <w:rFonts w:ascii="Cambria Math" w:hAnsi="Cambria Math"/>
                    </w:rPr>
                    <m:t>y</m:t>
                  </w:ins>
                </m:r>
              </m:e>
            </m:acc>
          </m:e>
          <m:sub>
            <m:r>
              <w:ins w:id="479" w:author="Juan Li" w:date="2026-05-27T15:30:00Z" w16du:dateUtc="2026-05-27T19:30:00Z">
                <w:rPr>
                  <w:rFonts w:ascii="Cambria Math" w:hAnsi="Cambria Math"/>
                </w:rPr>
                <m:t>new</m:t>
              </w:ins>
            </m:r>
          </m:sub>
        </m:sSub>
        <m:sSub>
          <m:sSubPr>
            <m:ctrlPr>
              <w:ins w:id="480" w:author="Juan Li" w:date="2026-05-27T15:29:00Z" w16du:dateUtc="2026-05-27T19:29:00Z">
                <w:rPr>
                  <w:rFonts w:ascii="Cambria Math" w:hAnsi="Cambria Math"/>
                  <w:i/>
                </w:rPr>
              </w:ins>
            </m:ctrlPr>
          </m:sSubPr>
          <m:e>
            <m:r>
              <w:ins w:id="481" w:author="Juan Li" w:date="2026-05-27T15:30:00Z" w16du:dateUtc="2026-05-27T19:30:00Z">
                <w:rPr>
                  <w:rFonts w:ascii="Cambria Math" w:hAnsi="Cambria Math"/>
                </w:rPr>
                <m:t>-</m:t>
              </w:ins>
            </m:r>
            <m:r>
              <w:ins w:id="482" w:author="Juan Li" w:date="2026-05-27T15:29:00Z" w16du:dateUtc="2026-05-27T19:29:00Z">
                <w:rPr>
                  <w:rFonts w:ascii="Cambria Math" w:hAnsi="Cambria Math"/>
                </w:rPr>
                <m:t>Σ</m:t>
              </w:ins>
            </m:r>
          </m:e>
          <m:sub>
            <m:r>
              <w:ins w:id="483" w:author="Juan Li" w:date="2026-05-27T15:29:00Z" w16du:dateUtc="2026-05-27T19:29:00Z">
                <w:rPr>
                  <w:rFonts w:ascii="Cambria Math" w:hAnsi="Cambria Math"/>
                </w:rPr>
                <m:t>j</m:t>
              </w:ins>
            </m:r>
          </m:sub>
        </m:sSub>
        <m:r>
          <w:ins w:id="484" w:author="Juan Li" w:date="2026-05-27T15:29:00Z" w16du:dateUtc="2026-05-27T19:29:00Z">
            <w:rPr>
              <w:rFonts w:ascii="Cambria Math" w:hAnsi="Cambria Math"/>
            </w:rPr>
            <m:t xml:space="preserve"> </m:t>
          </w:ins>
        </m:r>
        <m:sSub>
          <m:sSubPr>
            <m:ctrlPr>
              <w:ins w:id="485" w:author="Juan Li" w:date="2026-05-27T15:29:00Z" w16du:dateUtc="2026-05-27T19:29:00Z">
                <w:rPr>
                  <w:rFonts w:ascii="Cambria Math" w:hAnsi="Cambria Math"/>
                  <w:i/>
                </w:rPr>
              </w:ins>
            </m:ctrlPr>
          </m:sSubPr>
          <m:e>
            <m:r>
              <w:ins w:id="486" w:author="Juan Li" w:date="2026-05-27T15:29:00Z" w16du:dateUtc="2026-05-27T19:29:00Z">
                <w:rPr>
                  <w:rFonts w:ascii="Cambria Math" w:hAnsi="Cambria Math"/>
                </w:rPr>
                <m:t>β</m:t>
              </w:ins>
            </m:r>
          </m:e>
          <m:sub>
            <m:r>
              <w:ins w:id="487" w:author="Juan Li" w:date="2026-05-27T15:29:00Z" w16du:dateUtc="2026-05-27T19:29:00Z">
                <w:rPr>
                  <w:rFonts w:ascii="Cambria Math" w:hAnsi="Cambria Math"/>
                </w:rPr>
                <m:t>j</m:t>
              </w:ins>
            </m:r>
          </m:sub>
        </m:sSub>
        <m:r>
          <w:ins w:id="488" w:author="Juan Li" w:date="2026-05-27T15:29:00Z" w16du:dateUtc="2026-05-27T19:29:00Z">
            <w:rPr>
              <w:rFonts w:ascii="Cambria Math" w:hAnsi="Cambria Math"/>
            </w:rPr>
            <m:t xml:space="preserve"> (</m:t>
          </w:ins>
        </m:r>
        <m:sSub>
          <m:sSubPr>
            <m:ctrlPr>
              <w:ins w:id="489" w:author="Juan Li" w:date="2026-05-27T15:29:00Z" w16du:dateUtc="2026-05-27T19:29:00Z">
                <w:rPr>
                  <w:rFonts w:ascii="Cambria Math" w:hAnsi="Cambria Math"/>
                  <w:i/>
                </w:rPr>
              </w:ins>
            </m:ctrlPr>
          </m:sSubPr>
          <m:e>
            <m:r>
              <w:ins w:id="490" w:author="Juan Li" w:date="2026-05-27T15:29:00Z" w16du:dateUtc="2026-05-27T19:29:00Z">
                <w:rPr>
                  <w:rFonts w:ascii="Cambria Math" w:hAnsi="Cambria Math"/>
                </w:rPr>
                <m:t>x̄</m:t>
              </w:ins>
            </m:r>
          </m:e>
          <m:sub>
            <m:r>
              <w:ins w:id="491" w:author="Juan Li" w:date="2026-05-27T15:29:00Z" w16du:dateUtc="2026-05-27T19:29:00Z">
                <w:rPr>
                  <w:rFonts w:ascii="Cambria Math" w:hAnsi="Cambria Math"/>
                </w:rPr>
                <m:t>j,new</m:t>
              </w:ins>
            </m:r>
          </m:sub>
        </m:sSub>
        <m:r>
          <w:ins w:id="492" w:author="Juan Li" w:date="2026-05-27T15:29:00Z" w16du:dateUtc="2026-05-27T19:29:00Z">
            <w:rPr>
              <w:rFonts w:ascii="Cambria Math" w:hAnsi="Cambria Math"/>
            </w:rPr>
            <m:t xml:space="preserve">- </m:t>
          </w:ins>
        </m:r>
        <m:sSub>
          <m:sSubPr>
            <m:ctrlPr>
              <w:ins w:id="493" w:author="Juan Li" w:date="2026-05-27T15:29:00Z" w16du:dateUtc="2026-05-27T19:29:00Z">
                <w:rPr>
                  <w:rFonts w:ascii="Cambria Math" w:hAnsi="Cambria Math"/>
                  <w:i/>
                </w:rPr>
              </w:ins>
            </m:ctrlPr>
          </m:sSubPr>
          <m:e>
            <m:acc>
              <m:accPr>
                <m:chr m:val="̄"/>
                <m:ctrlPr>
                  <w:ins w:id="494" w:author="Juan Li" w:date="2026-05-27T15:29:00Z" w16du:dateUtc="2026-05-27T19:29:00Z">
                    <w:rPr>
                      <w:rFonts w:ascii="Cambria Math" w:hAnsi="Cambria Math"/>
                      <w:i/>
                    </w:rPr>
                  </w:ins>
                </m:ctrlPr>
              </m:accPr>
              <m:e>
                <m:r>
                  <w:ins w:id="495" w:author="Juan Li" w:date="2026-05-27T15:29:00Z" w16du:dateUtc="2026-05-27T19:29:00Z">
                    <w:rPr>
                      <w:rFonts w:ascii="Cambria Math" w:hAnsi="Cambria Math"/>
                    </w:rPr>
                    <m:t>x</m:t>
                  </w:ins>
                </m:r>
              </m:e>
            </m:acc>
          </m:e>
          <m:sub>
            <m:r>
              <w:ins w:id="496" w:author="Juan Li" w:date="2026-05-27T15:29:00Z" w16du:dateUtc="2026-05-27T19:29:00Z">
                <w:rPr>
                  <w:rFonts w:ascii="Cambria Math" w:hAnsi="Cambria Math"/>
                </w:rPr>
                <m:t>j</m:t>
              </w:ins>
            </m:r>
          </m:sub>
        </m:sSub>
        <m:r>
          <w:ins w:id="497" w:author="Juan Li" w:date="2026-05-27T15:29:00Z" w16du:dateUtc="2026-05-27T19:29:00Z">
            <w:rPr>
              <w:rFonts w:ascii="Cambria Math" w:hAnsi="Cambria Math"/>
            </w:rPr>
            <m:t>)</m:t>
          </w:ins>
        </m:r>
      </m:oMath>
      <w:ins w:id="498" w:author="Juan Li" w:date="2026-05-27T15:30:00Z" w16du:dateUtc="2026-05-27T19:30:00Z">
        <w:r w:rsidR="006150C6">
          <w:t xml:space="preserve">, and the re-calibrated linear regression model becomes </w:t>
        </w:r>
      </w:ins>
      <m:oMath>
        <m:sSub>
          <m:sSubPr>
            <m:ctrlPr>
              <w:ins w:id="499" w:author="Juan Li" w:date="2026-05-27T15:31:00Z" w16du:dateUtc="2026-05-27T19:31:00Z">
                <w:rPr>
                  <w:rFonts w:ascii="Cambria Math" w:hAnsi="Cambria Math"/>
                  <w:i/>
                </w:rPr>
              </w:ins>
            </m:ctrlPr>
          </m:sSubPr>
          <m:e>
            <m:r>
              <w:ins w:id="500" w:author="Juan Li" w:date="2026-05-27T15:31:00Z" w16du:dateUtc="2026-05-27T19:31:00Z">
                <w:rPr>
                  <w:rFonts w:ascii="Cambria Math" w:hAnsi="Cambria Math"/>
                </w:rPr>
                <m:t>ỹ</m:t>
              </w:ins>
            </m:r>
          </m:e>
          <m:sub>
            <m:r>
              <w:ins w:id="501" w:author="Juan Li" w:date="2026-05-27T15:31:00Z" w16du:dateUtc="2026-05-27T19:31:00Z">
                <w:rPr>
                  <w:rFonts w:ascii="Cambria Math" w:hAnsi="Cambria Math"/>
                </w:rPr>
                <m:t>new</m:t>
              </w:ins>
            </m:r>
          </m:sub>
        </m:sSub>
        <m:r>
          <w:ins w:id="502" w:author="Juan Li" w:date="2026-05-27T15:30:00Z" w16du:dateUtc="2026-05-27T19:30:00Z">
            <w:rPr>
              <w:rFonts w:ascii="Cambria Math" w:hAnsi="Cambria Math"/>
            </w:rPr>
            <m:t xml:space="preserve"> = </m:t>
          </w:ins>
        </m:r>
        <m:sSub>
          <m:sSubPr>
            <m:ctrlPr>
              <w:ins w:id="503" w:author="Juan Li" w:date="2026-05-27T15:31:00Z" w16du:dateUtc="2026-05-27T19:31:00Z">
                <w:rPr>
                  <w:rFonts w:ascii="Cambria Math" w:hAnsi="Cambria Math"/>
                  <w:i/>
                </w:rPr>
              </w:ins>
            </m:ctrlPr>
          </m:sSubPr>
          <m:e>
            <m:r>
              <w:ins w:id="504" w:author="Juan Li" w:date="2026-05-27T15:31:00Z" w16du:dateUtc="2026-05-27T19:31:00Z">
                <w:rPr>
                  <w:rFonts w:ascii="Cambria Math" w:hAnsi="Cambria Math"/>
                </w:rPr>
                <m:t>α̃</m:t>
              </w:ins>
            </m:r>
          </m:e>
          <m:sub>
            <m:r>
              <w:ins w:id="505" w:author="Juan Li" w:date="2026-05-27T15:31:00Z" w16du:dateUtc="2026-05-27T19:31:00Z">
                <w:rPr>
                  <w:rFonts w:ascii="Cambria Math" w:hAnsi="Cambria Math"/>
                </w:rPr>
                <m:t>new</m:t>
              </w:ins>
            </m:r>
          </m:sub>
        </m:sSub>
        <m:r>
          <w:ins w:id="506" w:author="Juan Li" w:date="2026-05-27T15:30:00Z" w16du:dateUtc="2026-05-27T19:30:00Z">
            <w:rPr>
              <w:rFonts w:ascii="Cambria Math" w:hAnsi="Cambria Math"/>
            </w:rPr>
            <m:t xml:space="preserve">+ </m:t>
          </w:ins>
        </m:r>
        <m:sSub>
          <m:sSubPr>
            <m:ctrlPr>
              <w:ins w:id="507" w:author="Juan Li" w:date="2026-05-27T15:30:00Z" w16du:dateUtc="2026-05-27T19:30:00Z">
                <w:rPr>
                  <w:rFonts w:ascii="Cambria Math" w:hAnsi="Cambria Math"/>
                  <w:i/>
                </w:rPr>
              </w:ins>
            </m:ctrlPr>
          </m:sSubPr>
          <m:e>
            <m:r>
              <w:ins w:id="508" w:author="Juan Li" w:date="2026-05-27T15:30:00Z" w16du:dateUtc="2026-05-27T19:30:00Z">
                <w:rPr>
                  <w:rFonts w:ascii="Cambria Math" w:hAnsi="Cambria Math"/>
                </w:rPr>
                <m:t>Σ</m:t>
              </w:ins>
            </m:r>
          </m:e>
          <m:sub>
            <m:r>
              <w:ins w:id="509" w:author="Juan Li" w:date="2026-05-27T15:30:00Z" w16du:dateUtc="2026-05-27T19:30:00Z">
                <w:rPr>
                  <w:rFonts w:ascii="Cambria Math" w:hAnsi="Cambria Math"/>
                </w:rPr>
                <m:t>j</m:t>
              </w:ins>
            </m:r>
          </m:sub>
        </m:sSub>
        <m:r>
          <w:ins w:id="510" w:author="Juan Li" w:date="2026-05-27T15:30:00Z" w16du:dateUtc="2026-05-27T19:30:00Z">
            <w:rPr>
              <w:rFonts w:ascii="Cambria Math" w:hAnsi="Cambria Math"/>
            </w:rPr>
            <m:t xml:space="preserve"> </m:t>
          </w:ins>
        </m:r>
        <m:sSub>
          <m:sSubPr>
            <m:ctrlPr>
              <w:ins w:id="511" w:author="Juan Li" w:date="2026-05-27T15:30:00Z" w16du:dateUtc="2026-05-27T19:30:00Z">
                <w:rPr>
                  <w:rFonts w:ascii="Cambria Math" w:hAnsi="Cambria Math"/>
                  <w:i/>
                </w:rPr>
              </w:ins>
            </m:ctrlPr>
          </m:sSubPr>
          <m:e>
            <m:r>
              <w:ins w:id="512" w:author="Juan Li" w:date="2026-05-27T15:30:00Z" w16du:dateUtc="2026-05-27T19:30:00Z">
                <w:rPr>
                  <w:rFonts w:ascii="Cambria Math" w:hAnsi="Cambria Math"/>
                </w:rPr>
                <m:t>β</m:t>
              </w:ins>
            </m:r>
          </m:e>
          <m:sub>
            <m:r>
              <w:ins w:id="513" w:author="Juan Li" w:date="2026-05-27T15:30:00Z" w16du:dateUtc="2026-05-27T19:30:00Z">
                <w:rPr>
                  <w:rFonts w:ascii="Cambria Math" w:hAnsi="Cambria Math"/>
                </w:rPr>
                <m:t>j</m:t>
              </w:ins>
            </m:r>
          </m:sub>
        </m:sSub>
        <m:r>
          <w:ins w:id="514" w:author="Juan Li" w:date="2026-05-27T15:30:00Z" w16du:dateUtc="2026-05-27T19:30:00Z">
            <w:rPr>
              <w:rFonts w:ascii="Cambria Math" w:hAnsi="Cambria Math"/>
            </w:rPr>
            <m:t xml:space="preserve"> (</m:t>
          </w:ins>
        </m:r>
        <m:sSub>
          <m:sSubPr>
            <m:ctrlPr>
              <w:ins w:id="515" w:author="Juan Li" w:date="2026-05-27T15:30:00Z" w16du:dateUtc="2026-05-27T19:30:00Z">
                <w:rPr>
                  <w:rFonts w:ascii="Cambria Math" w:hAnsi="Cambria Math"/>
                  <w:i/>
                </w:rPr>
              </w:ins>
            </m:ctrlPr>
          </m:sSubPr>
          <m:e>
            <m:r>
              <w:ins w:id="516" w:author="Juan Li" w:date="2026-05-27T15:30:00Z" w16du:dateUtc="2026-05-27T19:30:00Z">
                <w:rPr>
                  <w:rFonts w:ascii="Cambria Math" w:hAnsi="Cambria Math"/>
                </w:rPr>
                <m:t>x</m:t>
              </w:ins>
            </m:r>
          </m:e>
          <m:sub>
            <m:r>
              <w:ins w:id="517" w:author="Juan Li" w:date="2026-05-27T15:30:00Z" w16du:dateUtc="2026-05-27T19:30:00Z">
                <w:rPr>
                  <w:rFonts w:ascii="Cambria Math" w:hAnsi="Cambria Math"/>
                </w:rPr>
                <m:t>j</m:t>
              </w:ins>
            </m:r>
          </m:sub>
        </m:sSub>
        <m:r>
          <w:ins w:id="518" w:author="Juan Li" w:date="2026-05-27T15:30:00Z" w16du:dateUtc="2026-05-27T19:30:00Z">
            <w:rPr>
              <w:rFonts w:ascii="Cambria Math" w:hAnsi="Cambria Math"/>
            </w:rPr>
            <m:t xml:space="preserve"> - </m:t>
          </w:ins>
        </m:r>
        <m:sSub>
          <m:sSubPr>
            <m:ctrlPr>
              <w:ins w:id="519" w:author="Juan Li" w:date="2026-05-27T15:30:00Z" w16du:dateUtc="2026-05-27T19:30:00Z">
                <w:rPr>
                  <w:rFonts w:ascii="Cambria Math" w:hAnsi="Cambria Math"/>
                  <w:i/>
                </w:rPr>
              </w:ins>
            </m:ctrlPr>
          </m:sSubPr>
          <m:e>
            <m:acc>
              <m:accPr>
                <m:chr m:val="̄"/>
                <m:ctrlPr>
                  <w:ins w:id="520" w:author="Juan Li" w:date="2026-05-27T15:30:00Z" w16du:dateUtc="2026-05-27T19:30:00Z">
                    <w:rPr>
                      <w:rFonts w:ascii="Cambria Math" w:hAnsi="Cambria Math"/>
                      <w:i/>
                    </w:rPr>
                  </w:ins>
                </m:ctrlPr>
              </m:accPr>
              <m:e>
                <m:r>
                  <w:ins w:id="521" w:author="Juan Li" w:date="2026-05-27T15:30:00Z" w16du:dateUtc="2026-05-27T19:30:00Z">
                    <w:rPr>
                      <w:rFonts w:ascii="Cambria Math" w:hAnsi="Cambria Math"/>
                    </w:rPr>
                    <m:t>x</m:t>
                  </w:ins>
                </m:r>
              </m:e>
            </m:acc>
          </m:e>
          <m:sub>
            <m:r>
              <w:ins w:id="522" w:author="Juan Li" w:date="2026-05-27T15:30:00Z" w16du:dateUtc="2026-05-27T19:30:00Z">
                <w:rPr>
                  <w:rFonts w:ascii="Cambria Math" w:hAnsi="Cambria Math"/>
                </w:rPr>
                <m:t>j</m:t>
              </w:ins>
            </m:r>
          </m:sub>
        </m:sSub>
        <m:r>
          <w:ins w:id="523" w:author="Juan Li" w:date="2026-05-27T15:30:00Z" w16du:dateUtc="2026-05-27T19:30:00Z">
            <w:rPr>
              <w:rFonts w:ascii="Cambria Math" w:hAnsi="Cambria Math"/>
            </w:rPr>
            <m:t>)</m:t>
          </w:ins>
        </m:r>
        <m:r>
          <w:ins w:id="524" w:author="Juan Li" w:date="2026-06-10T18:55:00Z" w16du:dateUtc="2026-06-10T22:55:00Z">
            <w:rPr>
              <w:rFonts w:ascii="Cambria Math" w:hAnsi="Cambria Math"/>
            </w:rPr>
            <m:t>=</m:t>
          </w:ins>
        </m:r>
        <m:sSub>
          <m:sSubPr>
            <m:ctrlPr>
              <w:ins w:id="525" w:author="Juan Li" w:date="2026-06-10T18:55:00Z" w16du:dateUtc="2026-06-10T22:55:00Z">
                <w:rPr>
                  <w:rFonts w:ascii="Cambria Math" w:hAnsi="Cambria Math"/>
                  <w:i/>
                </w:rPr>
              </w:ins>
            </m:ctrlPr>
          </m:sSubPr>
          <m:e>
            <m:acc>
              <m:accPr>
                <m:chr m:val="̅"/>
                <m:ctrlPr>
                  <w:ins w:id="526" w:author="Juan Li" w:date="2026-06-10T18:55:00Z" w16du:dateUtc="2026-06-10T22:55:00Z">
                    <w:rPr>
                      <w:rFonts w:ascii="Cambria Math" w:hAnsi="Cambria Math"/>
                      <w:i/>
                    </w:rPr>
                  </w:ins>
                </m:ctrlPr>
              </m:accPr>
              <m:e>
                <m:r>
                  <w:ins w:id="527" w:author="Juan Li" w:date="2026-06-10T18:55:00Z" w16du:dateUtc="2026-06-10T22:55:00Z">
                    <w:rPr>
                      <w:rFonts w:ascii="Cambria Math" w:hAnsi="Cambria Math"/>
                    </w:rPr>
                    <m:t>y</m:t>
                  </w:ins>
                </m:r>
              </m:e>
            </m:acc>
          </m:e>
          <m:sub>
            <m:r>
              <w:ins w:id="528" w:author="Juan Li" w:date="2026-06-10T18:55:00Z" w16du:dateUtc="2026-06-10T22:55:00Z">
                <w:rPr>
                  <w:rFonts w:ascii="Cambria Math" w:hAnsi="Cambria Math"/>
                </w:rPr>
                <m:t>new</m:t>
              </w:ins>
            </m:r>
          </m:sub>
        </m:sSub>
        <m:sSub>
          <m:sSubPr>
            <m:ctrlPr>
              <w:ins w:id="529" w:author="Juan Li" w:date="2026-06-10T18:55:00Z" w16du:dateUtc="2026-06-10T22:55:00Z">
                <w:rPr>
                  <w:rFonts w:ascii="Cambria Math" w:hAnsi="Cambria Math"/>
                  <w:i/>
                </w:rPr>
              </w:ins>
            </m:ctrlPr>
          </m:sSubPr>
          <m:e>
            <m:r>
              <w:ins w:id="530" w:author="Juan Li" w:date="2026-06-10T18:55:00Z" w16du:dateUtc="2026-06-10T22:55:00Z">
                <w:rPr>
                  <w:rFonts w:ascii="Cambria Math" w:hAnsi="Cambria Math"/>
                </w:rPr>
                <m:t>-Σ</m:t>
              </w:ins>
            </m:r>
          </m:e>
          <m:sub>
            <m:r>
              <w:ins w:id="531" w:author="Juan Li" w:date="2026-06-10T18:55:00Z" w16du:dateUtc="2026-06-10T22:55:00Z">
                <w:rPr>
                  <w:rFonts w:ascii="Cambria Math" w:hAnsi="Cambria Math"/>
                </w:rPr>
                <m:t>j</m:t>
              </w:ins>
            </m:r>
          </m:sub>
        </m:sSub>
        <m:r>
          <w:ins w:id="532" w:author="Juan Li" w:date="2026-06-10T18:55:00Z" w16du:dateUtc="2026-06-10T22:55:00Z">
            <w:rPr>
              <w:rFonts w:ascii="Cambria Math" w:hAnsi="Cambria Math"/>
            </w:rPr>
            <m:t xml:space="preserve"> </m:t>
          </w:ins>
        </m:r>
        <m:sSub>
          <m:sSubPr>
            <m:ctrlPr>
              <w:ins w:id="533" w:author="Juan Li" w:date="2026-06-10T18:55:00Z" w16du:dateUtc="2026-06-10T22:55:00Z">
                <w:rPr>
                  <w:rFonts w:ascii="Cambria Math" w:hAnsi="Cambria Math"/>
                  <w:i/>
                </w:rPr>
              </w:ins>
            </m:ctrlPr>
          </m:sSubPr>
          <m:e>
            <m:r>
              <w:ins w:id="534" w:author="Juan Li" w:date="2026-06-10T18:55:00Z" w16du:dateUtc="2026-06-10T22:55:00Z">
                <w:rPr>
                  <w:rFonts w:ascii="Cambria Math" w:hAnsi="Cambria Math"/>
                </w:rPr>
                <m:t>β</m:t>
              </w:ins>
            </m:r>
          </m:e>
          <m:sub>
            <m:r>
              <w:ins w:id="535" w:author="Juan Li" w:date="2026-06-10T18:55:00Z" w16du:dateUtc="2026-06-10T22:55:00Z">
                <w:rPr>
                  <w:rFonts w:ascii="Cambria Math" w:hAnsi="Cambria Math"/>
                </w:rPr>
                <m:t>j</m:t>
              </w:ins>
            </m:r>
          </m:sub>
        </m:sSub>
        <m:r>
          <w:ins w:id="536" w:author="Juan Li" w:date="2026-06-10T18:55:00Z" w16du:dateUtc="2026-06-10T22:55:00Z">
            <w:rPr>
              <w:rFonts w:ascii="Cambria Math" w:hAnsi="Cambria Math"/>
            </w:rPr>
            <m:t xml:space="preserve"> (</m:t>
          </w:ins>
        </m:r>
        <m:sSub>
          <m:sSubPr>
            <m:ctrlPr>
              <w:ins w:id="537" w:author="Juan Li" w:date="2026-06-10T18:55:00Z" w16du:dateUtc="2026-06-10T22:55:00Z">
                <w:rPr>
                  <w:rFonts w:ascii="Cambria Math" w:hAnsi="Cambria Math"/>
                  <w:i/>
                </w:rPr>
              </w:ins>
            </m:ctrlPr>
          </m:sSubPr>
          <m:e>
            <m:r>
              <w:ins w:id="538" w:author="Juan Li" w:date="2026-06-10T18:55:00Z" w16du:dateUtc="2026-06-10T22:55:00Z">
                <w:rPr>
                  <w:rFonts w:ascii="Cambria Math" w:hAnsi="Cambria Math"/>
                </w:rPr>
                <m:t>x̄</m:t>
              </w:ins>
            </m:r>
          </m:e>
          <m:sub>
            <m:r>
              <w:ins w:id="539" w:author="Juan Li" w:date="2026-06-10T18:55:00Z" w16du:dateUtc="2026-06-10T22:55:00Z">
                <w:rPr>
                  <w:rFonts w:ascii="Cambria Math" w:hAnsi="Cambria Math"/>
                </w:rPr>
                <m:t>j,new</m:t>
              </w:ins>
            </m:r>
          </m:sub>
        </m:sSub>
        <m:r>
          <w:ins w:id="540" w:author="Juan Li" w:date="2026-06-10T18:55:00Z" w16du:dateUtc="2026-06-10T22:55:00Z">
            <w:rPr>
              <w:rFonts w:ascii="Cambria Math" w:hAnsi="Cambria Math"/>
            </w:rPr>
            <m:t xml:space="preserve">- </m:t>
          </w:ins>
        </m:r>
        <m:sSub>
          <m:sSubPr>
            <m:ctrlPr>
              <w:ins w:id="541" w:author="Juan Li" w:date="2026-06-10T18:55:00Z" w16du:dateUtc="2026-06-10T22:55:00Z">
                <w:rPr>
                  <w:rFonts w:ascii="Cambria Math" w:hAnsi="Cambria Math"/>
                  <w:i/>
                </w:rPr>
              </w:ins>
            </m:ctrlPr>
          </m:sSubPr>
          <m:e>
            <m:acc>
              <m:accPr>
                <m:chr m:val="̄"/>
                <m:ctrlPr>
                  <w:ins w:id="542" w:author="Juan Li" w:date="2026-06-10T18:55:00Z" w16du:dateUtc="2026-06-10T22:55:00Z">
                    <w:rPr>
                      <w:rFonts w:ascii="Cambria Math" w:hAnsi="Cambria Math"/>
                      <w:i/>
                    </w:rPr>
                  </w:ins>
                </m:ctrlPr>
              </m:accPr>
              <m:e>
                <m:r>
                  <w:ins w:id="543" w:author="Juan Li" w:date="2026-06-10T18:55:00Z" w16du:dateUtc="2026-06-10T22:55:00Z">
                    <w:rPr>
                      <w:rFonts w:ascii="Cambria Math" w:hAnsi="Cambria Math"/>
                    </w:rPr>
                    <m:t>x</m:t>
                  </w:ins>
                </m:r>
              </m:e>
            </m:acc>
          </m:e>
          <m:sub>
            <m:r>
              <w:ins w:id="544" w:author="Juan Li" w:date="2026-06-10T18:55:00Z" w16du:dateUtc="2026-06-10T22:55:00Z">
                <w:rPr>
                  <w:rFonts w:ascii="Cambria Math" w:hAnsi="Cambria Math"/>
                </w:rPr>
                <m:t>j</m:t>
              </w:ins>
            </m:r>
          </m:sub>
        </m:sSub>
        <m:r>
          <w:ins w:id="545" w:author="Juan Li" w:date="2026-06-10T18:55:00Z" w16du:dateUtc="2026-06-10T22:55:00Z">
            <w:rPr>
              <w:rFonts w:ascii="Cambria Math" w:hAnsi="Cambria Math"/>
            </w:rPr>
            <m:t>)</m:t>
          </w:ins>
        </m:r>
        <m:r>
          <w:ins w:id="546" w:author="Juan Li" w:date="2026-06-10T18:55:00Z" w16du:dateUtc="2026-06-10T22:55:00Z">
            <w:rPr>
              <w:rFonts w:ascii="Cambria Math" w:hAnsi="Cambria Math"/>
            </w:rPr>
            <m:t xml:space="preserve">+ </m:t>
          </w:ins>
        </m:r>
        <m:sSub>
          <m:sSubPr>
            <m:ctrlPr>
              <w:ins w:id="547" w:author="Juan Li" w:date="2026-06-10T18:55:00Z" w16du:dateUtc="2026-06-10T22:55:00Z">
                <w:rPr>
                  <w:rFonts w:ascii="Cambria Math" w:hAnsi="Cambria Math"/>
                  <w:i/>
                </w:rPr>
              </w:ins>
            </m:ctrlPr>
          </m:sSubPr>
          <m:e>
            <m:r>
              <w:ins w:id="548" w:author="Juan Li" w:date="2026-06-10T18:55:00Z" w16du:dateUtc="2026-06-10T22:55:00Z">
                <w:rPr>
                  <w:rFonts w:ascii="Cambria Math" w:hAnsi="Cambria Math"/>
                </w:rPr>
                <m:t>Σ</m:t>
              </w:ins>
            </m:r>
          </m:e>
          <m:sub>
            <m:r>
              <w:ins w:id="549" w:author="Juan Li" w:date="2026-06-10T18:55:00Z" w16du:dateUtc="2026-06-10T22:55:00Z">
                <w:rPr>
                  <w:rFonts w:ascii="Cambria Math" w:hAnsi="Cambria Math"/>
                </w:rPr>
                <m:t>j</m:t>
              </w:ins>
            </m:r>
          </m:sub>
        </m:sSub>
        <m:r>
          <w:ins w:id="550" w:author="Juan Li" w:date="2026-06-10T18:55:00Z" w16du:dateUtc="2026-06-10T22:55:00Z">
            <w:rPr>
              <w:rFonts w:ascii="Cambria Math" w:hAnsi="Cambria Math"/>
            </w:rPr>
            <m:t xml:space="preserve"> </m:t>
          </w:ins>
        </m:r>
        <m:sSub>
          <m:sSubPr>
            <m:ctrlPr>
              <w:ins w:id="551" w:author="Juan Li" w:date="2026-06-10T18:55:00Z" w16du:dateUtc="2026-06-10T22:55:00Z">
                <w:rPr>
                  <w:rFonts w:ascii="Cambria Math" w:hAnsi="Cambria Math"/>
                  <w:i/>
                </w:rPr>
              </w:ins>
            </m:ctrlPr>
          </m:sSubPr>
          <m:e>
            <m:r>
              <w:ins w:id="552" w:author="Juan Li" w:date="2026-06-10T18:55:00Z" w16du:dateUtc="2026-06-10T22:55:00Z">
                <w:rPr>
                  <w:rFonts w:ascii="Cambria Math" w:hAnsi="Cambria Math"/>
                </w:rPr>
                <m:t>β</m:t>
              </w:ins>
            </m:r>
          </m:e>
          <m:sub>
            <m:r>
              <w:ins w:id="553" w:author="Juan Li" w:date="2026-06-10T18:55:00Z" w16du:dateUtc="2026-06-10T22:55:00Z">
                <w:rPr>
                  <w:rFonts w:ascii="Cambria Math" w:hAnsi="Cambria Math"/>
                </w:rPr>
                <m:t>j</m:t>
              </w:ins>
            </m:r>
          </m:sub>
        </m:sSub>
        <m:r>
          <w:ins w:id="554" w:author="Juan Li" w:date="2026-06-10T18:55:00Z" w16du:dateUtc="2026-06-10T22:55:00Z">
            <w:rPr>
              <w:rFonts w:ascii="Cambria Math" w:hAnsi="Cambria Math"/>
            </w:rPr>
            <m:t xml:space="preserve"> (</m:t>
          </w:ins>
        </m:r>
        <m:sSub>
          <m:sSubPr>
            <m:ctrlPr>
              <w:ins w:id="555" w:author="Juan Li" w:date="2026-06-10T18:55:00Z" w16du:dateUtc="2026-06-10T22:55:00Z">
                <w:rPr>
                  <w:rFonts w:ascii="Cambria Math" w:hAnsi="Cambria Math"/>
                  <w:i/>
                </w:rPr>
              </w:ins>
            </m:ctrlPr>
          </m:sSubPr>
          <m:e>
            <m:r>
              <w:ins w:id="556" w:author="Juan Li" w:date="2026-06-10T18:55:00Z" w16du:dateUtc="2026-06-10T22:55:00Z">
                <w:rPr>
                  <w:rFonts w:ascii="Cambria Math" w:hAnsi="Cambria Math"/>
                </w:rPr>
                <m:t>x</m:t>
              </w:ins>
            </m:r>
          </m:e>
          <m:sub>
            <m:r>
              <w:ins w:id="557" w:author="Juan Li" w:date="2026-06-10T18:55:00Z" w16du:dateUtc="2026-06-10T22:55:00Z">
                <w:rPr>
                  <w:rFonts w:ascii="Cambria Math" w:hAnsi="Cambria Math"/>
                </w:rPr>
                <m:t>j</m:t>
              </w:ins>
            </m:r>
          </m:sub>
        </m:sSub>
        <m:r>
          <w:ins w:id="558" w:author="Juan Li" w:date="2026-06-10T18:55:00Z" w16du:dateUtc="2026-06-10T22:55:00Z">
            <w:rPr>
              <w:rFonts w:ascii="Cambria Math" w:hAnsi="Cambria Math"/>
            </w:rPr>
            <m:t xml:space="preserve"> - </m:t>
          </w:ins>
        </m:r>
        <m:sSub>
          <m:sSubPr>
            <m:ctrlPr>
              <w:ins w:id="559" w:author="Juan Li" w:date="2026-06-10T18:55:00Z" w16du:dateUtc="2026-06-10T22:55:00Z">
                <w:rPr>
                  <w:rFonts w:ascii="Cambria Math" w:hAnsi="Cambria Math"/>
                  <w:i/>
                </w:rPr>
              </w:ins>
            </m:ctrlPr>
          </m:sSubPr>
          <m:e>
            <m:acc>
              <m:accPr>
                <m:chr m:val="̄"/>
                <m:ctrlPr>
                  <w:ins w:id="560" w:author="Juan Li" w:date="2026-06-10T18:55:00Z" w16du:dateUtc="2026-06-10T22:55:00Z">
                    <w:rPr>
                      <w:rFonts w:ascii="Cambria Math" w:hAnsi="Cambria Math"/>
                      <w:i/>
                    </w:rPr>
                  </w:ins>
                </m:ctrlPr>
              </m:accPr>
              <m:e>
                <m:r>
                  <w:ins w:id="561" w:author="Juan Li" w:date="2026-06-10T18:55:00Z" w16du:dateUtc="2026-06-10T22:55:00Z">
                    <w:rPr>
                      <w:rFonts w:ascii="Cambria Math" w:hAnsi="Cambria Math"/>
                    </w:rPr>
                    <m:t>x</m:t>
                  </w:ins>
                </m:r>
              </m:e>
            </m:acc>
          </m:e>
          <m:sub>
            <m:r>
              <w:ins w:id="562" w:author="Juan Li" w:date="2026-06-10T18:55:00Z" w16du:dateUtc="2026-06-10T22:55:00Z">
                <w:rPr>
                  <w:rFonts w:ascii="Cambria Math" w:hAnsi="Cambria Math"/>
                </w:rPr>
                <m:t>j</m:t>
              </w:ins>
            </m:r>
          </m:sub>
        </m:sSub>
        <m:r>
          <w:ins w:id="563" w:author="Juan Li" w:date="2026-06-10T18:55:00Z" w16du:dateUtc="2026-06-10T22:55:00Z">
            <w:rPr>
              <w:rFonts w:ascii="Cambria Math" w:hAnsi="Cambria Math"/>
            </w:rPr>
            <m:t>)</m:t>
          </w:ins>
        </m:r>
        <m:r>
          <w:ins w:id="564" w:author="Juan Li" w:date="2026-05-27T15:31:00Z" w16du:dateUtc="2026-05-27T19:31:00Z">
            <w:rPr>
              <w:rFonts w:ascii="Cambria Math" w:hAnsi="Cambria Math"/>
            </w:rPr>
            <m:t xml:space="preserve">= </m:t>
          </w:ins>
        </m:r>
        <m:sSub>
          <m:sSubPr>
            <m:ctrlPr>
              <w:ins w:id="565" w:author="Juan Li" w:date="2026-05-27T15:32:00Z" w16du:dateUtc="2026-05-27T19:32:00Z">
                <w:rPr>
                  <w:rFonts w:ascii="Cambria Math" w:hAnsi="Cambria Math"/>
                  <w:i/>
                </w:rPr>
              </w:ins>
            </m:ctrlPr>
          </m:sSubPr>
          <m:e>
            <m:acc>
              <m:accPr>
                <m:chr m:val="̅"/>
                <m:ctrlPr>
                  <w:ins w:id="566" w:author="Juan Li" w:date="2026-05-27T15:32:00Z" w16du:dateUtc="2026-05-27T19:32:00Z">
                    <w:rPr>
                      <w:rFonts w:ascii="Cambria Math" w:hAnsi="Cambria Math"/>
                      <w:i/>
                    </w:rPr>
                  </w:ins>
                </m:ctrlPr>
              </m:accPr>
              <m:e>
                <m:r>
                  <w:ins w:id="567" w:author="Juan Li" w:date="2026-05-27T15:32:00Z" w16du:dateUtc="2026-05-27T19:32:00Z">
                    <w:rPr>
                      <w:rFonts w:ascii="Cambria Math" w:hAnsi="Cambria Math"/>
                    </w:rPr>
                    <m:t>y</m:t>
                  </w:ins>
                </m:r>
              </m:e>
            </m:acc>
          </m:e>
          <m:sub>
            <m:r>
              <w:ins w:id="568" w:author="Juan Li" w:date="2026-05-27T15:32:00Z" w16du:dateUtc="2026-05-27T19:32:00Z">
                <w:rPr>
                  <w:rFonts w:ascii="Cambria Math" w:hAnsi="Cambria Math"/>
                </w:rPr>
                <m:t>new</m:t>
              </w:ins>
            </m:r>
          </m:sub>
        </m:sSub>
        <m:r>
          <w:ins w:id="569" w:author="Juan Li" w:date="2026-05-27T15:32:00Z" w16du:dateUtc="2026-05-27T19:32:00Z">
            <w:rPr>
              <w:rFonts w:ascii="Cambria Math" w:hAnsi="Cambria Math"/>
            </w:rPr>
            <m:t xml:space="preserve">+ </m:t>
          </w:ins>
        </m:r>
        <m:sSub>
          <m:sSubPr>
            <m:ctrlPr>
              <w:ins w:id="570" w:author="Juan Li" w:date="2026-05-27T15:32:00Z" w16du:dateUtc="2026-05-27T19:32:00Z">
                <w:rPr>
                  <w:rFonts w:ascii="Cambria Math" w:hAnsi="Cambria Math"/>
                  <w:i/>
                </w:rPr>
              </w:ins>
            </m:ctrlPr>
          </m:sSubPr>
          <m:e>
            <m:r>
              <w:ins w:id="571" w:author="Juan Li" w:date="2026-05-27T15:32:00Z" w16du:dateUtc="2026-05-27T19:32:00Z">
                <w:rPr>
                  <w:rFonts w:ascii="Cambria Math" w:hAnsi="Cambria Math"/>
                </w:rPr>
                <m:t>Σ</m:t>
              </w:ins>
            </m:r>
          </m:e>
          <m:sub>
            <m:r>
              <w:ins w:id="572" w:author="Juan Li" w:date="2026-05-27T15:32:00Z" w16du:dateUtc="2026-05-27T19:32:00Z">
                <w:rPr>
                  <w:rFonts w:ascii="Cambria Math" w:hAnsi="Cambria Math"/>
                </w:rPr>
                <m:t>j</m:t>
              </w:ins>
            </m:r>
          </m:sub>
        </m:sSub>
        <m:r>
          <w:ins w:id="573" w:author="Juan Li" w:date="2026-05-27T15:32:00Z" w16du:dateUtc="2026-05-27T19:32:00Z">
            <w:rPr>
              <w:rFonts w:ascii="Cambria Math" w:hAnsi="Cambria Math"/>
            </w:rPr>
            <m:t xml:space="preserve"> </m:t>
          </w:ins>
        </m:r>
        <m:sSub>
          <m:sSubPr>
            <m:ctrlPr>
              <w:ins w:id="574" w:author="Juan Li" w:date="2026-05-27T15:32:00Z" w16du:dateUtc="2026-05-27T19:32:00Z">
                <w:rPr>
                  <w:rFonts w:ascii="Cambria Math" w:hAnsi="Cambria Math"/>
                  <w:i/>
                </w:rPr>
              </w:ins>
            </m:ctrlPr>
          </m:sSubPr>
          <m:e>
            <m:r>
              <w:ins w:id="575" w:author="Juan Li" w:date="2026-05-27T15:32:00Z" w16du:dateUtc="2026-05-27T19:32:00Z">
                <w:rPr>
                  <w:rFonts w:ascii="Cambria Math" w:hAnsi="Cambria Math"/>
                </w:rPr>
                <m:t>β</m:t>
              </w:ins>
            </m:r>
          </m:e>
          <m:sub>
            <m:r>
              <w:ins w:id="576" w:author="Juan Li" w:date="2026-05-27T15:32:00Z" w16du:dateUtc="2026-05-27T19:32:00Z">
                <w:rPr>
                  <w:rFonts w:ascii="Cambria Math" w:hAnsi="Cambria Math"/>
                </w:rPr>
                <m:t>j</m:t>
              </w:ins>
            </m:r>
          </m:sub>
        </m:sSub>
        <m:r>
          <w:ins w:id="577" w:author="Juan Li" w:date="2026-05-27T15:32:00Z" w16du:dateUtc="2026-05-27T19:32:00Z">
            <w:rPr>
              <w:rFonts w:ascii="Cambria Math" w:hAnsi="Cambria Math"/>
            </w:rPr>
            <m:t xml:space="preserve"> (</m:t>
          </w:ins>
        </m:r>
        <m:sSub>
          <m:sSubPr>
            <m:ctrlPr>
              <w:ins w:id="578" w:author="Juan Li" w:date="2026-05-27T15:32:00Z" w16du:dateUtc="2026-05-27T19:32:00Z">
                <w:rPr>
                  <w:rFonts w:ascii="Cambria Math" w:hAnsi="Cambria Math"/>
                  <w:i/>
                </w:rPr>
              </w:ins>
            </m:ctrlPr>
          </m:sSubPr>
          <m:e>
            <m:r>
              <w:ins w:id="579" w:author="Juan Li" w:date="2026-05-27T15:32:00Z" w16du:dateUtc="2026-05-27T19:32:00Z">
                <w:rPr>
                  <w:rFonts w:ascii="Cambria Math" w:hAnsi="Cambria Math"/>
                </w:rPr>
                <m:t>x</m:t>
              </w:ins>
            </m:r>
          </m:e>
          <m:sub>
            <m:r>
              <w:ins w:id="580" w:author="Juan Li" w:date="2026-05-27T15:32:00Z" w16du:dateUtc="2026-05-27T19:32:00Z">
                <w:rPr>
                  <w:rFonts w:ascii="Cambria Math" w:hAnsi="Cambria Math"/>
                </w:rPr>
                <m:t>j</m:t>
              </w:ins>
            </m:r>
          </m:sub>
        </m:sSub>
        <m:r>
          <w:ins w:id="581" w:author="Juan Li" w:date="2026-05-27T15:32:00Z" w16du:dateUtc="2026-05-27T19:32:00Z">
            <w:rPr>
              <w:rFonts w:ascii="Cambria Math" w:hAnsi="Cambria Math"/>
            </w:rPr>
            <m:t xml:space="preserve"> - </m:t>
          </w:ins>
        </m:r>
        <m:sSub>
          <m:sSubPr>
            <m:ctrlPr>
              <w:ins w:id="582" w:author="Juan Li" w:date="2026-05-27T15:32:00Z" w16du:dateUtc="2026-05-27T19:32:00Z">
                <w:rPr>
                  <w:rFonts w:ascii="Cambria Math" w:hAnsi="Cambria Math"/>
                  <w:i/>
                </w:rPr>
              </w:ins>
            </m:ctrlPr>
          </m:sSubPr>
          <m:e>
            <m:r>
              <w:ins w:id="583" w:author="Juan Li" w:date="2026-05-27T15:32:00Z" w16du:dateUtc="2026-05-27T19:32:00Z">
                <w:rPr>
                  <w:rFonts w:ascii="Cambria Math" w:hAnsi="Cambria Math"/>
                </w:rPr>
                <m:t>x̄</m:t>
              </w:ins>
            </m:r>
          </m:e>
          <m:sub>
            <m:r>
              <w:ins w:id="584" w:author="Juan Li" w:date="2026-05-27T15:32:00Z" w16du:dateUtc="2026-05-27T19:32:00Z">
                <w:rPr>
                  <w:rFonts w:ascii="Cambria Math" w:hAnsi="Cambria Math"/>
                </w:rPr>
                <m:t>j,new</m:t>
              </w:ins>
            </m:r>
          </m:sub>
        </m:sSub>
        <m:r>
          <w:ins w:id="585" w:author="Juan Li" w:date="2026-05-27T15:32:00Z" w16du:dateUtc="2026-05-27T19:32:00Z">
            <w:rPr>
              <w:rFonts w:ascii="Cambria Math" w:hAnsi="Cambria Math"/>
            </w:rPr>
            <m:t>)</m:t>
          </w:ins>
        </m:r>
      </m:oMath>
      <w:ins w:id="586" w:author="Juan Li" w:date="2026-05-27T15:31:00Z" w16du:dateUtc="2026-05-27T19:31:00Z">
        <w:r w:rsidR="006150C6">
          <w:t>.</w:t>
        </w:r>
      </w:ins>
      <w:ins w:id="587" w:author="Juan Li" w:date="2026-05-27T15:33:00Z" w16du:dateUtc="2026-05-27T19:33:00Z">
        <w:r w:rsidR="00ED0EA5">
          <w:t xml:space="preserve"> </w:t>
        </w:r>
      </w:ins>
      <w:del w:id="588" w:author="Juan Li" w:date="2026-05-27T15:33:00Z" w16du:dateUtc="2026-05-27T19:33:00Z">
        <w:r w:rsidDel="00ED0EA5">
          <w:delText>Setting this to zero yields the re-calibrated intercept</w:delText>
        </w:r>
        <w:r w:rsidR="00733132" w:rsidDel="00ED0EA5">
          <w:delText xml:space="preserve"> </w:delText>
        </w:r>
      </w:del>
      <m:oMath>
        <m:sSup>
          <m:sSupPr>
            <m:ctrlPr>
              <w:del w:id="589" w:author="Juan Li" w:date="2026-05-27T15:33:00Z" w16du:dateUtc="2026-05-27T19:33:00Z">
                <w:rPr>
                  <w:rFonts w:ascii="Cambria Math" w:hAnsi="Cambria Math"/>
                  <w:i/>
                </w:rPr>
              </w:del>
            </m:ctrlPr>
          </m:sSupPr>
          <m:e>
            <m:acc>
              <m:accPr>
                <m:chr m:val="̃"/>
                <m:ctrlPr>
                  <w:del w:id="590" w:author="Juan Li" w:date="2026-05-27T15:33:00Z" w16du:dateUtc="2026-05-27T19:33:00Z">
                    <w:rPr>
                      <w:rFonts w:ascii="Cambria Math" w:hAnsi="Cambria Math"/>
                      <w:i/>
                    </w:rPr>
                  </w:del>
                </m:ctrlPr>
              </m:accPr>
              <m:e>
                <m:r>
                  <w:del w:id="591" w:author="Juan Li" w:date="2026-05-27T15:33:00Z" w16du:dateUtc="2026-05-27T19:33:00Z">
                    <w:rPr>
                      <w:rFonts w:ascii="Cambria Math" w:hAnsi="Cambria Math"/>
                    </w:rPr>
                    <m:t>α</m:t>
                  </w:del>
                </m:r>
              </m:e>
            </m:acc>
          </m:e>
          <m:sup>
            <m:r>
              <w:del w:id="592" w:author="Juan Li" w:date="2026-05-27T15:33:00Z" w16du:dateUtc="2026-05-27T19:33:00Z">
                <w:rPr>
                  <w:rFonts w:ascii="Cambria Math" w:hAnsi="Cambria Math"/>
                </w:rPr>
                <m:t>*</m:t>
              </w:del>
            </m:r>
          </m:sup>
        </m:sSup>
        <m:r>
          <w:del w:id="593" w:author="Juan Li" w:date="2026-05-27T15:33:00Z" w16du:dateUtc="2026-05-27T19:33:00Z">
            <w:rPr>
              <w:rFonts w:ascii="Cambria Math" w:hAnsi="Cambria Math"/>
            </w:rPr>
            <m:t xml:space="preserve"> = </m:t>
          </w:del>
        </m:r>
        <m:sSup>
          <m:sSupPr>
            <m:ctrlPr>
              <w:del w:id="594" w:author="Juan Li" w:date="2026-05-27T15:33:00Z" w16du:dateUtc="2026-05-27T19:33:00Z">
                <w:rPr>
                  <w:rFonts w:ascii="Cambria Math" w:hAnsi="Cambria Math"/>
                  <w:i/>
                </w:rPr>
              </w:del>
            </m:ctrlPr>
          </m:sSupPr>
          <m:e>
            <m:r>
              <w:del w:id="595" w:author="Juan Li" w:date="2026-05-27T15:33:00Z" w16du:dateUtc="2026-05-27T19:33:00Z">
                <w:rPr>
                  <w:rFonts w:ascii="Cambria Math" w:hAnsi="Cambria Math"/>
                </w:rPr>
                <m:t>ȳ</m:t>
              </w:del>
            </m:r>
          </m:e>
          <m:sup>
            <m:r>
              <w:del w:id="596" w:author="Juan Li" w:date="2026-05-27T15:33:00Z" w16du:dateUtc="2026-05-27T19:33:00Z">
                <w:rPr>
                  <w:rFonts w:ascii="Cambria Math" w:hAnsi="Cambria Math"/>
                </w:rPr>
                <m:t>*</m:t>
              </w:del>
            </m:r>
          </m:sup>
        </m:sSup>
        <m:r>
          <w:del w:id="597" w:author="Juan Li" w:date="2026-05-27T15:33:00Z" w16du:dateUtc="2026-05-27T19:33:00Z">
            <w:rPr>
              <w:rFonts w:ascii="Cambria Math" w:hAnsi="Cambria Math"/>
            </w:rPr>
            <m:t xml:space="preserve"> - </m:t>
          </w:del>
        </m:r>
        <m:sSub>
          <m:sSubPr>
            <m:ctrlPr>
              <w:del w:id="598" w:author="Juan Li" w:date="2026-05-27T15:33:00Z" w16du:dateUtc="2026-05-27T19:33:00Z">
                <w:rPr>
                  <w:rFonts w:ascii="Cambria Math" w:hAnsi="Cambria Math"/>
                  <w:i/>
                </w:rPr>
              </w:del>
            </m:ctrlPr>
          </m:sSubPr>
          <m:e>
            <m:r>
              <w:del w:id="599" w:author="Juan Li" w:date="2026-05-27T15:33:00Z" w16du:dateUtc="2026-05-27T19:33:00Z">
                <w:rPr>
                  <w:rFonts w:ascii="Cambria Math" w:hAnsi="Cambria Math"/>
                </w:rPr>
                <m:t>Σ</m:t>
              </w:del>
            </m:r>
          </m:e>
          <m:sub>
            <m:r>
              <w:del w:id="600" w:author="Juan Li" w:date="2026-05-27T15:33:00Z" w16du:dateUtc="2026-05-27T19:33:00Z">
                <w:rPr>
                  <w:rFonts w:ascii="Cambria Math" w:hAnsi="Cambria Math"/>
                </w:rPr>
                <m:t>j</m:t>
              </w:del>
            </m:r>
          </m:sub>
        </m:sSub>
        <m:r>
          <w:del w:id="601" w:author="Juan Li" w:date="2026-05-27T15:33:00Z" w16du:dateUtc="2026-05-27T19:33:00Z">
            <w:rPr>
              <w:rFonts w:ascii="Cambria Math" w:hAnsi="Cambria Math"/>
            </w:rPr>
            <m:t xml:space="preserve"> </m:t>
          </w:del>
        </m:r>
        <m:sSub>
          <m:sSubPr>
            <m:ctrlPr>
              <w:del w:id="602" w:author="Juan Li" w:date="2026-05-27T15:33:00Z" w16du:dateUtc="2026-05-27T19:33:00Z">
                <w:rPr>
                  <w:rFonts w:ascii="Cambria Math" w:hAnsi="Cambria Math"/>
                  <w:i/>
                </w:rPr>
              </w:del>
            </m:ctrlPr>
          </m:sSubPr>
          <m:e>
            <m:r>
              <w:del w:id="603" w:author="Juan Li" w:date="2026-05-27T15:33:00Z" w16du:dateUtc="2026-05-27T19:33:00Z">
                <w:rPr>
                  <w:rFonts w:ascii="Cambria Math" w:hAnsi="Cambria Math"/>
                </w:rPr>
                <m:t>β</m:t>
              </w:del>
            </m:r>
          </m:e>
          <m:sub>
            <m:r>
              <w:del w:id="604" w:author="Juan Li" w:date="2026-05-27T15:33:00Z" w16du:dateUtc="2026-05-27T19:33:00Z">
                <w:rPr>
                  <w:rFonts w:ascii="Cambria Math" w:hAnsi="Cambria Math"/>
                </w:rPr>
                <m:t>j</m:t>
              </w:del>
            </m:r>
          </m:sub>
        </m:sSub>
        <m:r>
          <w:del w:id="605" w:author="Juan Li" w:date="2026-05-27T15:33:00Z" w16du:dateUtc="2026-05-27T19:33:00Z">
            <w:rPr>
              <w:rFonts w:ascii="Cambria Math" w:hAnsi="Cambria Math"/>
            </w:rPr>
            <m:t xml:space="preserve"> (</m:t>
          </w:del>
        </m:r>
        <m:sSubSup>
          <m:sSubSupPr>
            <m:ctrlPr>
              <w:del w:id="606" w:author="Juan Li" w:date="2026-05-27T15:33:00Z" w16du:dateUtc="2026-05-27T19:33:00Z">
                <w:rPr>
                  <w:rFonts w:ascii="Cambria Math" w:hAnsi="Cambria Math"/>
                  <w:i/>
                </w:rPr>
              </w:del>
            </m:ctrlPr>
          </m:sSubSupPr>
          <m:e>
            <m:r>
              <w:del w:id="607" w:author="Juan Li" w:date="2026-05-27T15:33:00Z" w16du:dateUtc="2026-05-27T19:33:00Z">
                <w:rPr>
                  <w:rFonts w:ascii="Cambria Math" w:hAnsi="Cambria Math"/>
                </w:rPr>
                <m:t>μ</m:t>
              </w:del>
            </m:r>
          </m:e>
          <m:sub>
            <m:r>
              <w:del w:id="608" w:author="Juan Li" w:date="2026-05-27T15:33:00Z" w16du:dateUtc="2026-05-27T19:33:00Z">
                <w:rPr>
                  <w:rFonts w:ascii="Cambria Math" w:hAnsi="Cambria Math"/>
                </w:rPr>
                <m:t>j</m:t>
              </w:del>
            </m:r>
          </m:sub>
          <m:sup>
            <m:r>
              <w:del w:id="609" w:author="Juan Li" w:date="2026-05-27T15:33:00Z" w16du:dateUtc="2026-05-27T19:33:00Z">
                <w:rPr>
                  <w:rFonts w:ascii="Cambria Math" w:hAnsi="Cambria Math"/>
                </w:rPr>
                <m:t>*</m:t>
              </w:del>
            </m:r>
          </m:sup>
        </m:sSubSup>
        <m:r>
          <w:del w:id="610" w:author="Juan Li" w:date="2026-05-27T15:33:00Z" w16du:dateUtc="2026-05-27T19:33:00Z">
            <w:rPr>
              <w:rFonts w:ascii="Cambria Math" w:hAnsi="Cambria Math"/>
            </w:rPr>
            <m:t xml:space="preserve"> - </m:t>
          </w:del>
        </m:r>
        <m:sSub>
          <m:sSubPr>
            <m:ctrlPr>
              <w:del w:id="611" w:author="Juan Li" w:date="2026-05-27T15:33:00Z" w16du:dateUtc="2026-05-27T19:33:00Z">
                <w:rPr>
                  <w:rFonts w:ascii="Cambria Math" w:hAnsi="Cambria Math"/>
                  <w:i/>
                </w:rPr>
              </w:del>
            </m:ctrlPr>
          </m:sSubPr>
          <m:e>
            <m:acc>
              <m:accPr>
                <m:chr m:val="̄"/>
                <m:ctrlPr>
                  <w:del w:id="612" w:author="Juan Li" w:date="2026-05-27T15:33:00Z" w16du:dateUtc="2026-05-27T19:33:00Z">
                    <w:rPr>
                      <w:rFonts w:ascii="Cambria Math" w:hAnsi="Cambria Math"/>
                      <w:i/>
                    </w:rPr>
                  </w:del>
                </m:ctrlPr>
              </m:accPr>
              <m:e>
                <m:r>
                  <w:del w:id="613" w:author="Juan Li" w:date="2026-05-27T15:33:00Z" w16du:dateUtc="2026-05-27T19:33:00Z">
                    <w:rPr>
                      <w:rFonts w:ascii="Cambria Math" w:hAnsi="Cambria Math"/>
                    </w:rPr>
                    <m:t>x</m:t>
                  </w:del>
                </m:r>
              </m:e>
            </m:acc>
          </m:e>
          <m:sub>
            <m:r>
              <w:del w:id="614" w:author="Juan Li" w:date="2026-05-27T15:33:00Z" w16du:dateUtc="2026-05-27T19:33:00Z">
                <w:rPr>
                  <w:rFonts w:ascii="Cambria Math" w:hAnsi="Cambria Math"/>
                </w:rPr>
                <m:t>j</m:t>
              </w:del>
            </m:r>
          </m:sub>
        </m:sSub>
        <m:r>
          <w:del w:id="615" w:author="Juan Li" w:date="2026-05-27T15:33:00Z" w16du:dateUtc="2026-05-27T19:33:00Z">
            <w:rPr>
              <w:rFonts w:ascii="Cambria Math" w:hAnsi="Cambria Math"/>
            </w:rPr>
            <m:t>)</m:t>
          </w:del>
        </m:r>
      </m:oMath>
      <w:del w:id="616" w:author="Juan Li" w:date="2026-05-27T15:33:00Z" w16du:dateUtc="2026-05-27T19:33:00Z">
        <w:r w:rsidR="00733132" w:rsidDel="00ED0EA5">
          <w:delText xml:space="preserve"> </w:delText>
        </w:r>
      </w:del>
      <w:ins w:id="617" w:author="Juan Li" w:date="2026-05-27T15:34:00Z" w16du:dateUtc="2026-05-27T19:34:00Z">
        <w:r w:rsidR="00CD765E">
          <w:t>Note t</w:t>
        </w:r>
      </w:ins>
      <w:del w:id="618" w:author="Juan Li" w:date="2026-05-27T15:34:00Z" w16du:dateUtc="2026-05-27T19:34:00Z">
        <w:r w:rsidDel="00CD765E">
          <w:delText>T</w:delText>
        </w:r>
      </w:del>
      <w:r>
        <w:t xml:space="preserve">his </w:t>
      </w:r>
      <w:del w:id="619" w:author="Juan Li" w:date="2026-05-27T15:34:00Z" w16du:dateUtc="2026-05-27T19:34:00Z">
        <w:r w:rsidDel="00CD765E">
          <w:delText xml:space="preserve">formula </w:delText>
        </w:r>
      </w:del>
      <w:ins w:id="620" w:author="Juan Li" w:date="2026-05-27T15:34:00Z" w16du:dateUtc="2026-05-27T19:34:00Z">
        <w:r w:rsidR="00CD765E">
          <w:t xml:space="preserve">model re-calibration </w:t>
        </w:r>
      </w:ins>
      <w:r>
        <w:t>requires only summary statistics</w:t>
      </w:r>
      <w:r w:rsidR="00733132">
        <w:t xml:space="preserve">, </w:t>
      </w:r>
      <w:r>
        <w:t xml:space="preserve">the target-population covariate means </w:t>
      </w:r>
      <m:oMath>
        <m:sSub>
          <m:sSubPr>
            <m:ctrlPr>
              <w:ins w:id="621" w:author="Juan Li" w:date="2026-05-27T15:36:00Z" w16du:dateUtc="2026-05-27T19:36:00Z">
                <w:rPr>
                  <w:rFonts w:ascii="Cambria Math" w:hAnsi="Cambria Math"/>
                  <w:i/>
                </w:rPr>
              </w:ins>
            </m:ctrlPr>
          </m:sSubPr>
          <m:e>
            <m:r>
              <w:ins w:id="622" w:author="Juan Li" w:date="2026-05-27T15:36:00Z" w16du:dateUtc="2026-05-27T19:36:00Z">
                <w:rPr>
                  <w:rFonts w:ascii="Cambria Math" w:hAnsi="Cambria Math"/>
                </w:rPr>
                <m:t>x̄</m:t>
              </w:ins>
            </m:r>
          </m:e>
          <m:sub>
            <m:r>
              <w:ins w:id="623" w:author="Juan Li" w:date="2026-05-27T15:36:00Z" w16du:dateUtc="2026-05-27T19:36:00Z">
                <w:rPr>
                  <w:rFonts w:ascii="Cambria Math" w:hAnsi="Cambria Math"/>
                </w:rPr>
                <m:t>j,new</m:t>
              </w:ins>
            </m:r>
          </m:sub>
        </m:sSub>
        <m:sSubSup>
          <m:sSubSupPr>
            <m:ctrlPr>
              <w:del w:id="624" w:author="Juan Li" w:date="2026-05-27T15:36:00Z" w16du:dateUtc="2026-05-27T19:36:00Z">
                <w:rPr>
                  <w:rFonts w:ascii="Cambria Math" w:hAnsi="Cambria Math"/>
                  <w:i/>
                </w:rPr>
              </w:del>
            </m:ctrlPr>
          </m:sSubSupPr>
          <m:e>
            <m:r>
              <w:del w:id="625" w:author="Juan Li" w:date="2026-05-27T15:36:00Z" w16du:dateUtc="2026-05-27T19:36:00Z">
                <w:rPr>
                  <w:rFonts w:ascii="Cambria Math" w:hAnsi="Cambria Math"/>
                </w:rPr>
                <m:t>μ</m:t>
              </w:del>
            </m:r>
          </m:e>
          <m:sub>
            <m:r>
              <w:del w:id="626" w:author="Juan Li" w:date="2026-05-27T15:36:00Z" w16du:dateUtc="2026-05-27T19:36:00Z">
                <w:rPr>
                  <w:rFonts w:ascii="Cambria Math" w:hAnsi="Cambria Math"/>
                </w:rPr>
                <m:t>j</m:t>
              </w:del>
            </m:r>
          </m:sub>
          <m:sup>
            <m:r>
              <w:del w:id="627" w:author="Juan Li" w:date="2026-05-27T15:36:00Z" w16du:dateUtc="2026-05-27T19:36:00Z">
                <w:rPr>
                  <w:rFonts w:ascii="Cambria Math" w:hAnsi="Cambria Math"/>
                </w:rPr>
                <m:t>*</m:t>
              </w:del>
            </m:r>
          </m:sup>
        </m:sSubSup>
      </m:oMath>
      <w:r>
        <w:t xml:space="preserve"> and outcome mean </w:t>
      </w:r>
      <m:oMath>
        <m:sSub>
          <m:sSubPr>
            <m:ctrlPr>
              <w:ins w:id="628" w:author="Juan Li" w:date="2026-05-27T15:36:00Z" w16du:dateUtc="2026-05-27T19:36:00Z">
                <w:rPr>
                  <w:rFonts w:ascii="Cambria Math" w:hAnsi="Cambria Math"/>
                  <w:i/>
                </w:rPr>
              </w:ins>
            </m:ctrlPr>
          </m:sSubPr>
          <m:e>
            <m:acc>
              <m:accPr>
                <m:chr m:val="̅"/>
                <m:ctrlPr>
                  <w:ins w:id="629" w:author="Juan Li" w:date="2026-05-27T15:36:00Z" w16du:dateUtc="2026-05-27T19:36:00Z">
                    <w:rPr>
                      <w:rFonts w:ascii="Cambria Math" w:hAnsi="Cambria Math"/>
                      <w:i/>
                    </w:rPr>
                  </w:ins>
                </m:ctrlPr>
              </m:accPr>
              <m:e>
                <m:r>
                  <w:ins w:id="630" w:author="Juan Li" w:date="2026-05-27T15:36:00Z" w16du:dateUtc="2026-05-27T19:36:00Z">
                    <w:rPr>
                      <w:rFonts w:ascii="Cambria Math" w:hAnsi="Cambria Math"/>
                    </w:rPr>
                    <m:t>y</m:t>
                  </w:ins>
                </m:r>
              </m:e>
            </m:acc>
          </m:e>
          <m:sub>
            <m:r>
              <w:ins w:id="631" w:author="Juan Li" w:date="2026-05-27T15:36:00Z" w16du:dateUtc="2026-05-27T19:36:00Z">
                <w:rPr>
                  <w:rFonts w:ascii="Cambria Math" w:hAnsi="Cambria Math"/>
                </w:rPr>
                <m:t>new</m:t>
              </w:ins>
            </m:r>
          </m:sub>
        </m:sSub>
        <m:sSup>
          <m:sSupPr>
            <m:ctrlPr>
              <w:del w:id="632" w:author="Juan Li" w:date="2026-05-27T15:36:00Z" w16du:dateUtc="2026-05-27T19:36:00Z">
                <w:rPr>
                  <w:rFonts w:ascii="Cambria Math" w:hAnsi="Cambria Math"/>
                  <w:i/>
                </w:rPr>
              </w:del>
            </m:ctrlPr>
          </m:sSupPr>
          <m:e>
            <m:r>
              <w:del w:id="633" w:author="Juan Li" w:date="2026-05-27T15:36:00Z" w16du:dateUtc="2026-05-27T19:36:00Z">
                <w:rPr>
                  <w:rFonts w:ascii="Cambria Math" w:hAnsi="Cambria Math"/>
                </w:rPr>
                <m:t>ȳ</m:t>
              </w:del>
            </m:r>
          </m:e>
          <m:sup>
            <m:r>
              <w:del w:id="634" w:author="Juan Li" w:date="2026-05-27T15:36:00Z" w16du:dateUtc="2026-05-27T19:36:00Z">
                <w:rPr>
                  <w:rFonts w:ascii="Cambria Math" w:hAnsi="Cambria Math"/>
                </w:rPr>
                <m:t>*</m:t>
              </w:del>
            </m:r>
          </m:sup>
        </m:sSup>
      </m:oMath>
      <w:r w:rsidR="00733132">
        <w:t>,</w:t>
      </w:r>
      <w:r>
        <w:t xml:space="preserve"> and no individual patient records.</w:t>
      </w:r>
      <w:del w:id="635" w:author="Juan Li" w:date="2026-05-27T15:36:00Z" w16du:dateUtc="2026-05-27T19:36:00Z">
        <w:r w:rsidDel="00CD765E">
          <w:rPr>
            <w:color w:val="2E75B6"/>
            <w:vertAlign w:val="superscript"/>
          </w:rPr>
          <w:delText>9</w:delText>
        </w:r>
      </w:del>
      <w:r>
        <w:t xml:space="preserve"> </w:t>
      </w:r>
      <w:ins w:id="636" w:author="Juan Li" w:date="2026-05-27T15:40:00Z" w16du:dateUtc="2026-05-27T19:40:00Z">
        <w:r w:rsidR="00CD765E">
          <w:t xml:space="preserve">When a target dataset is available, but outcome data are absent or </w:t>
        </w:r>
      </w:ins>
      <w:del w:id="637" w:author="Juan Li" w:date="2026-05-27T15:40:00Z" w16du:dateUtc="2026-05-27T19:40:00Z">
        <w:r w:rsidDel="00CD765E">
          <w:delText xml:space="preserve">When </w:delText>
        </w:r>
      </w:del>
      <m:oMath>
        <m:sSup>
          <m:sSupPr>
            <m:ctrlPr>
              <w:del w:id="638" w:author="Juan Li" w:date="2026-05-27T15:37:00Z" w16du:dateUtc="2026-05-27T19:37:00Z">
                <w:rPr>
                  <w:rFonts w:ascii="Cambria Math" w:hAnsi="Cambria Math"/>
                  <w:i/>
                </w:rPr>
              </w:del>
            </m:ctrlPr>
          </m:sSupPr>
          <m:e>
            <m:r>
              <w:del w:id="639" w:author="Juan Li" w:date="2026-05-27T15:37:00Z" w16du:dateUtc="2026-05-27T19:37:00Z">
                <w:rPr>
                  <w:rFonts w:ascii="Cambria Math" w:hAnsi="Cambria Math"/>
                </w:rPr>
                <m:t>ȳ</m:t>
              </w:del>
            </m:r>
          </m:e>
          <m:sup>
            <m:r>
              <w:del w:id="640" w:author="Juan Li" w:date="2026-05-27T15:37:00Z" w16du:dateUtc="2026-05-27T19:37:00Z">
                <w:rPr>
                  <w:rFonts w:ascii="Cambria Math" w:hAnsi="Cambria Math"/>
                </w:rPr>
                <m:t>*</m:t>
              </w:del>
            </m:r>
          </m:sup>
        </m:sSup>
      </m:oMath>
      <w:del w:id="641" w:author="Juan Li" w:date="2026-05-27T15:40:00Z" w16du:dateUtc="2026-05-27T19:40:00Z">
        <w:r w:rsidDel="00CD765E">
          <w:delText xml:space="preserve"> is </w:delText>
        </w:r>
      </w:del>
      <w:r>
        <w:t xml:space="preserve">not directly observable, </w:t>
      </w:r>
      <m:oMath>
        <m:sSub>
          <m:sSubPr>
            <m:ctrlPr>
              <w:ins w:id="642" w:author="Juan Li" w:date="2026-05-27T15:41:00Z" w16du:dateUtc="2026-05-27T19:41:00Z">
                <w:rPr>
                  <w:rFonts w:ascii="Cambria Math" w:hAnsi="Cambria Math"/>
                  <w:i/>
                </w:rPr>
              </w:ins>
            </m:ctrlPr>
          </m:sSubPr>
          <m:e>
            <m:acc>
              <m:accPr>
                <m:chr m:val="̅"/>
                <m:ctrlPr>
                  <w:ins w:id="643" w:author="Juan Li" w:date="2026-05-27T15:41:00Z" w16du:dateUtc="2026-05-27T19:41:00Z">
                    <w:rPr>
                      <w:rFonts w:ascii="Cambria Math" w:hAnsi="Cambria Math"/>
                      <w:i/>
                    </w:rPr>
                  </w:ins>
                </m:ctrlPr>
              </m:accPr>
              <m:e>
                <m:r>
                  <w:ins w:id="644" w:author="Juan Li" w:date="2026-05-27T15:41:00Z" w16du:dateUtc="2026-05-27T19:41:00Z">
                    <w:rPr>
                      <w:rFonts w:ascii="Cambria Math" w:hAnsi="Cambria Math"/>
                    </w:rPr>
                    <m:t>y</m:t>
                  </w:ins>
                </m:r>
              </m:e>
            </m:acc>
          </m:e>
          <m:sub>
            <m:r>
              <w:ins w:id="645" w:author="Juan Li" w:date="2026-05-27T15:41:00Z" w16du:dateUtc="2026-05-27T19:41:00Z">
                <w:rPr>
                  <w:rFonts w:ascii="Cambria Math" w:hAnsi="Cambria Math"/>
                </w:rPr>
                <m:t>new</m:t>
              </w:ins>
            </m:r>
          </m:sub>
        </m:sSub>
      </m:oMath>
      <w:del w:id="646" w:author="Juan Li" w:date="2026-05-27T15:40:00Z" w16du:dateUtc="2026-05-27T19:40:00Z">
        <w:r w:rsidDel="00CD765E">
          <w:delText>it</w:delText>
        </w:r>
      </w:del>
      <w:r>
        <w:t xml:space="preserve"> may be obtained from administrative databases, national registries, published tables, or, as a simplifying assumption, set equal to a known population benchmark</w:t>
      </w:r>
      <w:ins w:id="647" w:author="Juan Li" w:date="2026-05-27T15:38:00Z" w16du:dateUtc="2026-05-27T19:38:00Z">
        <w:r w:rsidR="00CD765E">
          <w:t>, with no data linkage required</w:t>
        </w:r>
      </w:ins>
      <w:r>
        <w:t xml:space="preserve">. </w:t>
      </w:r>
      <w:del w:id="648" w:author="Juan Li" w:date="2026-05-27T15:39:00Z" w16du:dateUtc="2026-05-27T19:39:00Z">
        <w:r w:rsidDel="00CD765E">
          <w:delText>When a target dataset is available</w:delText>
        </w:r>
        <w:r w:rsidR="00733132" w:rsidDel="00CD765E">
          <w:delText>,</w:delText>
        </w:r>
        <w:r w:rsidDel="00CD765E">
          <w:delText xml:space="preserve"> but outcome data are absent</w:delText>
        </w:r>
      </w:del>
      <w:del w:id="649" w:author="Juan Li" w:date="2026-05-27T15:40:00Z" w16du:dateUtc="2026-05-27T19:40:00Z">
        <w:r w:rsidDel="00CD765E">
          <w:delText xml:space="preserve">, the formula reduces to adjusting for the covariate shift alone, with </w:delText>
        </w:r>
      </w:del>
      <m:oMath>
        <m:sSup>
          <m:sSupPr>
            <m:ctrlPr>
              <w:del w:id="650" w:author="Juan Li" w:date="2026-05-27T15:40:00Z" w16du:dateUtc="2026-05-27T19:40:00Z">
                <w:rPr>
                  <w:rFonts w:ascii="Cambria Math" w:hAnsi="Cambria Math"/>
                  <w:i/>
                </w:rPr>
              </w:del>
            </m:ctrlPr>
          </m:sSupPr>
          <m:e>
            <m:r>
              <w:del w:id="651" w:author="Juan Li" w:date="2026-05-27T15:40:00Z" w16du:dateUtc="2026-05-27T19:40:00Z">
                <w:rPr>
                  <w:rFonts w:ascii="Cambria Math" w:hAnsi="Cambria Math"/>
                </w:rPr>
                <m:t>ȳ</m:t>
              </w:del>
            </m:r>
          </m:e>
          <m:sup>
            <m:r>
              <w:del w:id="652" w:author="Juan Li" w:date="2026-05-27T15:40:00Z" w16du:dateUtc="2026-05-27T19:40:00Z">
                <w:rPr>
                  <w:rFonts w:ascii="Cambria Math" w:hAnsi="Cambria Math"/>
                </w:rPr>
                <m:t>*</m:t>
              </w:del>
            </m:r>
          </m:sup>
        </m:sSup>
      </m:oMath>
      <w:del w:id="653" w:author="Juan Li" w:date="2026-05-27T15:40:00Z" w16du:dateUtc="2026-05-27T19:40:00Z">
        <w:r w:rsidDel="00CD765E">
          <w:delText xml:space="preserve"> treated as equal to </w:delText>
        </w:r>
      </w:del>
      <m:oMath>
        <m:r>
          <w:del w:id="654" w:author="Juan Li" w:date="2026-05-27T15:40:00Z" w16du:dateUtc="2026-05-27T19:40:00Z">
            <w:rPr>
              <w:rFonts w:ascii="Cambria Math" w:hAnsi="Cambria Math"/>
            </w:rPr>
            <m:t>g⁻¹(α̃)</m:t>
          </w:del>
        </m:r>
      </m:oMath>
      <w:del w:id="655" w:author="Juan Li" w:date="2026-05-27T15:40:00Z" w16du:dateUtc="2026-05-27T19:40:00Z">
        <w:r w:rsidDel="00CD765E">
          <w:delText>, assuming no outcome prevalence shift.</w:delText>
        </w:r>
      </w:del>
    </w:p>
    <w:p w14:paraId="43932E03" w14:textId="63C5BC6A" w:rsidR="00C979F9" w:rsidRDefault="0000280E">
      <w:pPr>
        <w:spacing w:before="80" w:after="80" w:line="300" w:lineRule="auto"/>
        <w:jc w:val="both"/>
      </w:pPr>
      <w:ins w:id="656" w:author="Juan Li" w:date="2026-05-27T15:42:00Z" w16du:dateUtc="2026-05-27T19:42:00Z">
        <w:r>
          <w:t>As summarized in Table 2, in the target population, mean values of all terms,</w:t>
        </w:r>
      </w:ins>
      <w:ins w:id="657" w:author="Juan Li" w:date="2026-05-27T15:43:00Z" w16du:dateUtc="2026-05-27T19:43:00Z">
        <w:r>
          <w:t xml:space="preserve"> including the </w:t>
        </w:r>
        <w:r w:rsidR="003F5652">
          <w:t xml:space="preserve">derived ones, are required for model re-calibration. </w:t>
        </w:r>
      </w:ins>
      <w:ins w:id="658" w:author="Juan Li" w:date="2026-05-27T15:49:00Z" w16du:dateUtc="2026-05-27T19:49:00Z">
        <w:r w:rsidR="003F5652">
          <w:t>When individual level data is available, these values can be easily computed. Otherwise</w:t>
        </w:r>
      </w:ins>
      <w:ins w:id="659" w:author="Juan Li" w:date="2026-05-27T15:44:00Z" w16du:dateUtc="2026-05-27T19:44:00Z">
        <w:r w:rsidR="003F5652">
          <w:t xml:space="preserve">, </w:t>
        </w:r>
      </w:ins>
      <w:ins w:id="660" w:author="Juan Li" w:date="2026-05-27T15:50:00Z" w16du:dateUtc="2026-05-27T19:50:00Z">
        <w:r w:rsidR="0033241F">
          <w:t xml:space="preserve">summary statistics like </w:t>
        </w:r>
      </w:ins>
      <w:ins w:id="661" w:author="Juan Li" w:date="2026-05-27T15:44:00Z" w16du:dateUtc="2026-05-27T19:44:00Z">
        <w:r w:rsidR="003F5652">
          <w:t>proportion of categorical variables</w:t>
        </w:r>
      </w:ins>
      <w:ins w:id="662" w:author="Juan Li" w:date="2026-05-27T15:45:00Z" w16du:dateUtc="2026-05-27T19:45:00Z">
        <w:r w:rsidR="003F5652">
          <w:t xml:space="preserve"> and mean values of continuous variables are routinely reported and generally available</w:t>
        </w:r>
      </w:ins>
      <w:ins w:id="663" w:author="Juan Li" w:date="2026-05-27T15:49:00Z" w16du:dateUtc="2026-05-27T19:49:00Z">
        <w:r w:rsidR="003F5652">
          <w:t>;</w:t>
        </w:r>
      </w:ins>
      <w:ins w:id="664" w:author="Juan Li" w:date="2026-05-27T15:45:00Z" w16du:dateUtc="2026-05-27T19:45:00Z">
        <w:r w:rsidR="003F5652">
          <w:t xml:space="preserve"> </w:t>
        </w:r>
      </w:ins>
      <w:ins w:id="665" w:author="Juan Li" w:date="2026-05-27T15:50:00Z" w16du:dateUtc="2026-05-27T19:50:00Z">
        <w:r w:rsidR="003F5652">
          <w:t xml:space="preserve">however, </w:t>
        </w:r>
      </w:ins>
      <w:ins w:id="666" w:author="Juan Li" w:date="2026-05-27T15:49:00Z" w16du:dateUtc="2026-05-27T19:49:00Z">
        <w:r w:rsidR="003F5652">
          <w:t>f</w:t>
        </w:r>
      </w:ins>
      <w:del w:id="667" w:author="Juan Li" w:date="2026-05-27T15:49:00Z" w16du:dateUtc="2026-05-27T19:49:00Z">
        <w:r w:rsidDel="003F5652">
          <w:delText>F</w:delText>
        </w:r>
      </w:del>
      <w:r>
        <w:t xml:space="preserve">or </w:t>
      </w:r>
      <w:r>
        <w:lastRenderedPageBreak/>
        <w:t xml:space="preserve">interaction and non-linear terms, </w:t>
      </w:r>
      <w:ins w:id="668" w:author="Juan Li" w:date="2026-05-27T15:47:00Z" w16du:dateUtc="2026-05-27T19:47:00Z">
        <w:r w:rsidR="003F5652">
          <w:t xml:space="preserve">some approximation might be needed, as mentioned in Section </w:t>
        </w:r>
      </w:ins>
      <w:ins w:id="669" w:author="Juan Li" w:date="2026-05-27T15:48:00Z" w16du:dateUtc="2026-05-27T19:48:00Z">
        <w:r w:rsidR="003F5652">
          <w:t>2.2 and Section 3.</w:t>
        </w:r>
      </w:ins>
      <w:ins w:id="670" w:author="Juan Li" w:date="2026-05-28T09:57:00Z" w16du:dateUtc="2026-05-28T13:57:00Z">
        <w:r w:rsidR="00633D1E">
          <w:t>5</w:t>
        </w:r>
      </w:ins>
      <w:ins w:id="671" w:author="Juan Li" w:date="2026-05-27T15:48:00Z" w16du:dateUtc="2026-05-27T19:48:00Z">
        <w:r w:rsidR="003F5652">
          <w:t xml:space="preserve"> below. </w:t>
        </w:r>
      </w:ins>
      <w:del w:id="672" w:author="Juan Li" w:date="2026-05-27T15:51:00Z" w16du:dateUtc="2026-05-27T19:51:00Z">
        <w:r w:rsidDel="0033241F">
          <w:delText>the centering constants of the derived basis columns enter the sum above as additional predictors and must likewise be updated to their target-population means. For linear interactions, this requires the covariance structure as described in Section 2.2.3.</w:delText>
        </w:r>
        <w:r w:rsidDel="0033241F">
          <w:rPr>
            <w:color w:val="2E75B6"/>
            <w:vertAlign w:val="superscript"/>
          </w:rPr>
          <w:delText>18</w:delText>
        </w:r>
        <w:r w:rsidDel="0033241F">
          <w:delText xml:space="preserve"> For polynomial and spline terms, the basis-column means in the target population must either be computed from the target dataset or approximated from a published histogram, as described in Section 3.4.</w:delText>
        </w:r>
      </w:del>
    </w:p>
    <w:p w14:paraId="266DB960" w14:textId="2E3809D0" w:rsidR="00633D1E" w:rsidRDefault="00000000" w:rsidP="00633D1E">
      <w:pPr>
        <w:pStyle w:val="Heading2"/>
        <w:rPr>
          <w:ins w:id="673" w:author="Juan Li" w:date="2026-05-28T09:56:00Z" w16du:dateUtc="2026-05-28T13:56:00Z"/>
        </w:rPr>
      </w:pPr>
      <w:r>
        <w:t xml:space="preserve">3.3 </w:t>
      </w:r>
      <w:ins w:id="674" w:author="Juan Li" w:date="2026-05-28T09:56:00Z" w16du:dateUtc="2026-05-28T13:56:00Z">
        <w:r w:rsidR="00633D1E">
          <w:t>Re-calibration via Intercept Updating — Logistic Regression</w:t>
        </w:r>
      </w:ins>
    </w:p>
    <w:p w14:paraId="5A6D5251" w14:textId="1BB4322D" w:rsidR="00633D1E" w:rsidRPr="002D6ED7" w:rsidRDefault="0016217A">
      <w:pPr>
        <w:spacing w:before="80" w:after="80" w:line="300" w:lineRule="auto"/>
        <w:jc w:val="both"/>
        <w:rPr>
          <w:ins w:id="675" w:author="Juan Li" w:date="2026-05-28T09:56:00Z" w16du:dateUtc="2026-05-28T13:56:00Z"/>
        </w:rPr>
        <w:pPrChange w:id="676" w:author="Juan Li" w:date="2026-05-28T16:17:00Z" w16du:dateUtc="2026-05-28T20:17:00Z">
          <w:pPr>
            <w:pStyle w:val="Heading2"/>
          </w:pPr>
        </w:pPrChange>
      </w:pPr>
      <w:ins w:id="677" w:author="Juan Li" w:date="2026-05-28T16:08:00Z" w16du:dateUtc="2026-05-28T20:08:00Z">
        <w:r w:rsidRPr="002D6ED7">
          <w:t>In</w:t>
        </w:r>
      </w:ins>
      <w:ins w:id="678" w:author="Juan Li" w:date="2026-05-28T16:09:00Z" w16du:dateUtc="2026-05-28T20:09:00Z">
        <w:r w:rsidRPr="002D6ED7">
          <w:t xml:space="preserve"> logistic regression, </w:t>
        </w:r>
      </w:ins>
      <w:ins w:id="679" w:author="Juan Li" w:date="2026-05-28T16:15:00Z" w16du:dateUtc="2026-05-28T20:15:00Z">
        <w:r w:rsidR="002D6ED7" w:rsidRPr="002D6ED7">
          <w:t xml:space="preserve">the calibration issue arises when transporting the model to </w:t>
        </w:r>
      </w:ins>
      <w:ins w:id="680" w:author="Juan Li" w:date="2026-05-28T16:16:00Z" w16du:dateUtc="2026-05-28T20:16:00Z">
        <w:r w:rsidR="002D6ED7" w:rsidRPr="002D6ED7">
          <w:t xml:space="preserve">a new target population because </w:t>
        </w:r>
      </w:ins>
      <w:ins w:id="681" w:author="Juan Li" w:date="2026-05-28T16:19:00Z" w16du:dateUtc="2026-05-28T20:19:00Z">
        <w:r w:rsidR="00BC0C75">
          <w:t xml:space="preserve">the case </w:t>
        </w:r>
      </w:ins>
      <w:ins w:id="682" w:author="Juan Li" w:date="2026-05-28T16:16:00Z" w16du:dateUtc="2026-05-28T20:16:00Z">
        <w:r w:rsidR="002D6ED7" w:rsidRPr="002D6ED7">
          <w:t xml:space="preserve">prevalence </w:t>
        </w:r>
      </w:ins>
      <w:ins w:id="683" w:author="Juan Li" w:date="2026-05-28T16:22:00Z" w16du:dateUtc="2026-05-28T20:22:00Z">
        <w:r w:rsidR="002B42F1">
          <w:t xml:space="preserve">there </w:t>
        </w:r>
      </w:ins>
      <w:ins w:id="684" w:author="Juan Li" w:date="2026-05-28T16:18:00Z" w16du:dateUtc="2026-05-28T20:18:00Z">
        <w:r w:rsidR="002D6ED7">
          <w:t xml:space="preserve">may differ from the one </w:t>
        </w:r>
      </w:ins>
      <w:ins w:id="685" w:author="Juan Li" w:date="2026-05-28T16:20:00Z" w16du:dateUtc="2026-05-28T20:20:00Z">
        <w:r w:rsidR="00BC0C75">
          <w:t>within</w:t>
        </w:r>
      </w:ins>
      <w:ins w:id="686" w:author="Juan Li" w:date="2026-05-28T16:18:00Z" w16du:dateUtc="2026-05-28T20:18:00Z">
        <w:r w:rsidR="002D6ED7">
          <w:t xml:space="preserve"> the </w:t>
        </w:r>
        <w:r w:rsidR="002D6ED7" w:rsidRPr="002D6ED7">
          <w:t>derivation</w:t>
        </w:r>
        <w:r w:rsidR="002D6ED7">
          <w:t xml:space="preserve"> sample</w:t>
        </w:r>
      </w:ins>
      <w:ins w:id="687" w:author="Juan Li" w:date="2026-06-10T19:00:00Z" w16du:dateUtc="2026-06-10T23:00:00Z">
        <w:r w:rsidR="00983682">
          <w:t xml:space="preserve"> </w:t>
        </w:r>
      </w:ins>
      <w:ins w:id="688" w:author="Juan Li" w:date="2026-06-10T18:59:00Z" w16du:dateUtc="2026-06-10T22:59:00Z">
        <w:r w:rsidR="00983682">
          <w:t xml:space="preserve">- same reason why intercept </w:t>
        </w:r>
      </w:ins>
      <w:ins w:id="689" w:author="Juan Li" w:date="2026-06-10T19:00:00Z" w16du:dateUtc="2026-06-10T23:00:00Z">
        <w:r w:rsidR="00983682">
          <w:t xml:space="preserve">of a logistic regression model trained on a case-control cohort is </w:t>
        </w:r>
        <w:r w:rsidR="00983682" w:rsidRPr="00983682">
          <w:t>inherently biased</w:t>
        </w:r>
      </w:ins>
      <w:ins w:id="690" w:author="Juan Li" w:date="2026-05-28T16:25:00Z" w16du:dateUtc="2026-05-28T20:25:00Z">
        <w:r w:rsidR="002B42F1">
          <w:t xml:space="preserve">. </w:t>
        </w:r>
      </w:ins>
      <w:ins w:id="691" w:author="Juan Li" w:date="2026-06-10T18:57:00Z" w16du:dateUtc="2026-06-10T22:57:00Z">
        <w:r w:rsidR="00983682">
          <w:t xml:space="preserve">Thus, the same method to correct </w:t>
        </w:r>
      </w:ins>
      <w:ins w:id="692" w:author="Juan Li" w:date="2026-06-10T19:01:00Z" w16du:dateUtc="2026-06-10T23:01:00Z">
        <w:r w:rsidR="00983682">
          <w:t>that bias</w:t>
        </w:r>
      </w:ins>
      <w:ins w:id="693" w:author="Juan Li" w:date="2026-06-10T19:02:00Z" w16du:dateUtc="2026-06-10T23:02:00Z">
        <w:r w:rsidR="00983682" w:rsidRPr="00983682">
          <w:rPr>
            <w:vertAlign w:val="superscript"/>
            <w:rPrChange w:id="694" w:author="Juan Li" w:date="2026-06-10T19:02:00Z" w16du:dateUtc="2026-06-10T23:02:00Z">
              <w:rPr/>
            </w:rPrChange>
          </w:rPr>
          <w:fldChar w:fldCharType="begin"/>
        </w:r>
        <w:r w:rsidR="00983682" w:rsidRPr="00983682">
          <w:rPr>
            <w:vertAlign w:val="superscript"/>
            <w:rPrChange w:id="695" w:author="Juan Li" w:date="2026-06-10T19:02:00Z" w16du:dateUtc="2026-06-10T23:02:00Z">
              <w:rPr/>
            </w:rPrChange>
          </w:rPr>
          <w:instrText xml:space="preserve"> REF _Ref232010563 \r \h </w:instrText>
        </w:r>
        <w:r w:rsidR="00983682" w:rsidRPr="00983682">
          <w:rPr>
            <w:vertAlign w:val="superscript"/>
            <w:rPrChange w:id="696" w:author="Juan Li" w:date="2026-06-10T19:02:00Z" w16du:dateUtc="2026-06-10T23:02:00Z">
              <w:rPr/>
            </w:rPrChange>
          </w:rPr>
        </w:r>
      </w:ins>
      <w:r w:rsidR="00983682">
        <w:rPr>
          <w:vertAlign w:val="superscript"/>
        </w:rPr>
        <w:instrText xml:space="preserve"> \* MERGEFORMAT </w:instrText>
      </w:r>
      <w:ins w:id="697" w:author="Juan Li" w:date="2026-06-10T19:02:00Z" w16du:dateUtc="2026-06-10T23:02:00Z">
        <w:r w:rsidR="00983682" w:rsidRPr="00983682">
          <w:rPr>
            <w:vertAlign w:val="superscript"/>
            <w:rPrChange w:id="698" w:author="Juan Li" w:date="2026-06-10T19:02:00Z" w16du:dateUtc="2026-06-10T23:02:00Z">
              <w:rPr/>
            </w:rPrChange>
          </w:rPr>
          <w:fldChar w:fldCharType="separate"/>
        </w:r>
        <w:r w:rsidR="00983682" w:rsidRPr="00983682">
          <w:rPr>
            <w:vertAlign w:val="superscript"/>
            <w:rPrChange w:id="699" w:author="Juan Li" w:date="2026-06-10T19:02:00Z" w16du:dateUtc="2026-06-10T23:02:00Z">
              <w:rPr/>
            </w:rPrChange>
          </w:rPr>
          <w:t>17</w:t>
        </w:r>
        <w:r w:rsidR="00983682" w:rsidRPr="00983682">
          <w:rPr>
            <w:vertAlign w:val="superscript"/>
            <w:rPrChange w:id="700" w:author="Juan Li" w:date="2026-06-10T19:02:00Z" w16du:dateUtc="2026-06-10T23:02:00Z">
              <w:rPr/>
            </w:rPrChange>
          </w:rPr>
          <w:fldChar w:fldCharType="end"/>
        </w:r>
      </w:ins>
      <w:ins w:id="701" w:author="Juan Li" w:date="2026-06-10T19:01:00Z" w16du:dateUtc="2026-06-10T23:01:00Z">
        <w:r w:rsidR="00983682">
          <w:t xml:space="preserve"> cou</w:t>
        </w:r>
      </w:ins>
      <w:ins w:id="702" w:author="Juan Li" w:date="2026-06-10T19:02:00Z" w16du:dateUtc="2026-06-10T23:02:00Z">
        <w:r w:rsidR="00983682">
          <w:t xml:space="preserve">ld also apply here to solve the </w:t>
        </w:r>
        <w:r w:rsidR="00983682" w:rsidRPr="002D6ED7">
          <w:t>calibration issue</w:t>
        </w:r>
        <w:r w:rsidR="00983682">
          <w:t xml:space="preserve">: </w:t>
        </w:r>
      </w:ins>
      <m:oMath>
        <m:sSub>
          <m:sSubPr>
            <m:ctrlPr>
              <w:ins w:id="703" w:author="Juan Li" w:date="2026-06-10T19:03:00Z" w16du:dateUtc="2026-06-10T23:03:00Z">
                <w:rPr>
                  <w:rFonts w:ascii="Cambria Math" w:hAnsi="Cambria Math"/>
                  <w:i/>
                </w:rPr>
              </w:ins>
            </m:ctrlPr>
          </m:sSubPr>
          <m:e>
            <m:r>
              <w:ins w:id="704" w:author="Juan Li" w:date="2026-06-10T19:03:00Z" w16du:dateUtc="2026-06-10T23:03:00Z">
                <w:rPr>
                  <w:rFonts w:ascii="Cambria Math" w:hAnsi="Cambria Math"/>
                </w:rPr>
                <m:t>α̃</m:t>
              </w:ins>
            </m:r>
          </m:e>
          <m:sub>
            <m:r>
              <w:ins w:id="705" w:author="Juan Li" w:date="2026-06-10T19:03:00Z" w16du:dateUtc="2026-06-10T23:03:00Z">
                <w:rPr>
                  <w:rFonts w:ascii="Cambria Math" w:hAnsi="Cambria Math"/>
                </w:rPr>
                <m:t>new</m:t>
              </w:ins>
            </m:r>
          </m:sub>
        </m:sSub>
        <m:r>
          <w:ins w:id="706" w:author="Juan Li" w:date="2026-06-10T19:03:00Z" w16du:dateUtc="2026-06-10T23:03:00Z">
            <w:rPr>
              <w:rFonts w:ascii="Cambria Math" w:hAnsi="Cambria Math"/>
            </w:rPr>
            <m:t xml:space="preserve">  = </m:t>
          </w:ins>
        </m:r>
        <m:r>
          <w:ins w:id="707" w:author="Juan Li" w:date="2026-06-10T19:04:00Z" w16du:dateUtc="2026-06-10T23:04:00Z">
            <w:rPr>
              <w:rFonts w:ascii="Cambria Math" w:hAnsi="Cambria Math"/>
            </w:rPr>
            <m:t>α̃</m:t>
          </w:ins>
        </m:r>
        <m:r>
          <w:ins w:id="708" w:author="Juan Li" w:date="2026-06-10T19:04:00Z" w16du:dateUtc="2026-06-10T23:04:00Z">
            <w:rPr>
              <w:rFonts w:ascii="Cambria Math" w:hAnsi="Cambria Math"/>
            </w:rPr>
            <m:t>+ln(</m:t>
          </w:ins>
        </m:r>
        <m:f>
          <m:fPr>
            <m:ctrlPr>
              <w:ins w:id="709" w:author="Juan Li" w:date="2026-06-10T19:08:00Z" w16du:dateUtc="2026-06-10T23:08:00Z">
                <w:rPr>
                  <w:rFonts w:ascii="Cambria Math" w:hAnsi="Cambria Math"/>
                  <w:i/>
                </w:rPr>
              </w:ins>
            </m:ctrlPr>
          </m:fPr>
          <m:num>
            <m:sSub>
              <m:sSubPr>
                <m:ctrlPr>
                  <w:ins w:id="710" w:author="Juan Li" w:date="2026-06-10T19:08:00Z" w16du:dateUtc="2026-06-10T23:08:00Z">
                    <w:rPr>
                      <w:rFonts w:ascii="Cambria Math" w:hAnsi="Cambria Math"/>
                      <w:i/>
                    </w:rPr>
                  </w:ins>
                </m:ctrlPr>
              </m:sSubPr>
              <m:e>
                <m:acc>
                  <m:accPr>
                    <m:chr m:val="̅"/>
                    <m:ctrlPr>
                      <w:ins w:id="711" w:author="Juan Li" w:date="2026-06-10T19:08:00Z" w16du:dateUtc="2026-06-10T23:08:00Z">
                        <w:rPr>
                          <w:rFonts w:ascii="Cambria Math" w:hAnsi="Cambria Math"/>
                          <w:i/>
                        </w:rPr>
                      </w:ins>
                    </m:ctrlPr>
                  </m:accPr>
                  <m:e>
                    <m:r>
                      <w:ins w:id="712" w:author="Juan Li" w:date="2026-06-10T19:08:00Z" w16du:dateUtc="2026-06-10T23:08:00Z">
                        <w:rPr>
                          <w:rFonts w:ascii="Cambria Math" w:hAnsi="Cambria Math"/>
                        </w:rPr>
                        <m:t>y</m:t>
                      </w:ins>
                    </m:r>
                  </m:e>
                </m:acc>
              </m:e>
              <m:sub>
                <m:r>
                  <w:ins w:id="713" w:author="Juan Li" w:date="2026-06-10T19:08:00Z" w16du:dateUtc="2026-06-10T23:08:00Z">
                    <w:rPr>
                      <w:rFonts w:ascii="Cambria Math" w:hAnsi="Cambria Math"/>
                    </w:rPr>
                    <m:t>new</m:t>
                  </w:ins>
                </m:r>
              </m:sub>
            </m:sSub>
          </m:num>
          <m:den>
            <m:r>
              <w:ins w:id="714" w:author="Juan Li" w:date="2026-06-10T19:08:00Z" w16du:dateUtc="2026-06-10T23:08:00Z">
                <w:rPr>
                  <w:rFonts w:ascii="Cambria Math" w:hAnsi="Cambria Math"/>
                </w:rPr>
                <m:t>1-</m:t>
              </w:ins>
            </m:r>
            <m:sSub>
              <m:sSubPr>
                <m:ctrlPr>
                  <w:ins w:id="715" w:author="Juan Li" w:date="2026-06-10T19:08:00Z" w16du:dateUtc="2026-06-10T23:08:00Z">
                    <w:rPr>
                      <w:rFonts w:ascii="Cambria Math" w:hAnsi="Cambria Math"/>
                      <w:i/>
                    </w:rPr>
                  </w:ins>
                </m:ctrlPr>
              </m:sSubPr>
              <m:e>
                <m:acc>
                  <m:accPr>
                    <m:chr m:val="̅"/>
                    <m:ctrlPr>
                      <w:ins w:id="716" w:author="Juan Li" w:date="2026-06-10T19:08:00Z" w16du:dateUtc="2026-06-10T23:08:00Z">
                        <w:rPr>
                          <w:rFonts w:ascii="Cambria Math" w:hAnsi="Cambria Math"/>
                          <w:i/>
                        </w:rPr>
                      </w:ins>
                    </m:ctrlPr>
                  </m:accPr>
                  <m:e>
                    <m:r>
                      <w:ins w:id="717" w:author="Juan Li" w:date="2026-06-10T19:08:00Z" w16du:dateUtc="2026-06-10T23:08:00Z">
                        <w:rPr>
                          <w:rFonts w:ascii="Cambria Math" w:hAnsi="Cambria Math"/>
                        </w:rPr>
                        <m:t>y</m:t>
                      </w:ins>
                    </m:r>
                  </m:e>
                </m:acc>
              </m:e>
              <m:sub>
                <m:r>
                  <w:ins w:id="718" w:author="Juan Li" w:date="2026-06-10T19:08:00Z" w16du:dateUtc="2026-06-10T23:08:00Z">
                    <w:rPr>
                      <w:rFonts w:ascii="Cambria Math" w:hAnsi="Cambria Math"/>
                    </w:rPr>
                    <m:t>new</m:t>
                  </w:ins>
                </m:r>
              </m:sub>
            </m:sSub>
          </m:den>
        </m:f>
        <m:r>
          <w:ins w:id="719" w:author="Juan Li" w:date="2026-06-10T19:04:00Z" w16du:dateUtc="2026-06-10T23:04:00Z">
            <w:rPr>
              <w:rFonts w:ascii="Cambria Math" w:hAnsi="Cambria Math"/>
            </w:rPr>
            <m:t>)</m:t>
          </w:ins>
        </m:r>
        <m:r>
          <w:ins w:id="720" w:author="Juan Li" w:date="2026-06-10T19:08:00Z" w16du:dateUtc="2026-06-10T23:08:00Z">
            <w:rPr>
              <w:rFonts w:ascii="Cambria Math" w:hAnsi="Cambria Math"/>
            </w:rPr>
            <m:t>-ln(</m:t>
          </w:ins>
        </m:r>
        <m:f>
          <m:fPr>
            <m:ctrlPr>
              <w:ins w:id="721" w:author="Juan Li" w:date="2026-06-10T19:09:00Z" w16du:dateUtc="2026-06-10T23:09:00Z">
                <w:rPr>
                  <w:rFonts w:ascii="Cambria Math" w:hAnsi="Cambria Math"/>
                  <w:i/>
                </w:rPr>
              </w:ins>
            </m:ctrlPr>
          </m:fPr>
          <m:num>
            <m:acc>
              <m:accPr>
                <m:chr m:val="̅"/>
                <m:ctrlPr>
                  <w:ins w:id="722" w:author="Juan Li" w:date="2026-06-10T19:09:00Z" w16du:dateUtc="2026-06-10T23:09:00Z">
                    <w:rPr>
                      <w:rFonts w:ascii="Cambria Math" w:hAnsi="Cambria Math"/>
                      <w:i/>
                    </w:rPr>
                  </w:ins>
                </m:ctrlPr>
              </m:accPr>
              <m:e>
                <m:r>
                  <w:ins w:id="723" w:author="Juan Li" w:date="2026-06-10T19:09:00Z" w16du:dateUtc="2026-06-10T23:09:00Z">
                    <w:rPr>
                      <w:rFonts w:ascii="Cambria Math" w:hAnsi="Cambria Math"/>
                    </w:rPr>
                    <m:t>y</m:t>
                  </w:ins>
                </m:r>
              </m:e>
            </m:acc>
          </m:num>
          <m:den>
            <m:r>
              <w:ins w:id="724" w:author="Juan Li" w:date="2026-06-10T19:09:00Z" w16du:dateUtc="2026-06-10T23:09:00Z">
                <w:rPr>
                  <w:rFonts w:ascii="Cambria Math" w:hAnsi="Cambria Math"/>
                </w:rPr>
                <m:t>1-</m:t>
              </w:ins>
            </m:r>
            <m:acc>
              <m:accPr>
                <m:chr m:val="̅"/>
                <m:ctrlPr>
                  <w:ins w:id="725" w:author="Juan Li" w:date="2026-06-10T19:09:00Z" w16du:dateUtc="2026-06-10T23:09:00Z">
                    <w:rPr>
                      <w:rFonts w:ascii="Cambria Math" w:hAnsi="Cambria Math"/>
                      <w:i/>
                    </w:rPr>
                  </w:ins>
                </m:ctrlPr>
              </m:accPr>
              <m:e>
                <m:r>
                  <w:ins w:id="726" w:author="Juan Li" w:date="2026-06-10T19:09:00Z" w16du:dateUtc="2026-06-10T23:09:00Z">
                    <w:rPr>
                      <w:rFonts w:ascii="Cambria Math" w:hAnsi="Cambria Math"/>
                    </w:rPr>
                    <m:t>y</m:t>
                  </w:ins>
                </m:r>
              </m:e>
            </m:acc>
          </m:den>
        </m:f>
        <m:r>
          <w:ins w:id="727" w:author="Juan Li" w:date="2026-06-10T19:08:00Z" w16du:dateUtc="2026-06-10T23:08:00Z">
            <w:rPr>
              <w:rFonts w:ascii="Cambria Math" w:hAnsi="Cambria Math"/>
            </w:rPr>
            <m:t>)</m:t>
          </w:ins>
        </m:r>
      </m:oMath>
      <w:ins w:id="728" w:author="Juan Li" w:date="2026-06-10T19:09:00Z" w16du:dateUtc="2026-06-10T23:09:00Z">
        <w:r w:rsidR="00484ACC">
          <w:t xml:space="preserve">, </w:t>
        </w:r>
      </w:ins>
      <w:ins w:id="729" w:author="Juan Li" w:date="2026-06-10T19:10:00Z" w16du:dateUtc="2026-06-10T23:10:00Z">
        <w:r w:rsidR="00484ACC">
          <w:t xml:space="preserve">where </w:t>
        </w:r>
      </w:ins>
      <m:oMath>
        <m:acc>
          <m:accPr>
            <m:chr m:val="̅"/>
            <m:ctrlPr>
              <w:ins w:id="730" w:author="Juan Li" w:date="2026-06-10T19:10:00Z" w16du:dateUtc="2026-06-10T23:10:00Z">
                <w:rPr>
                  <w:rFonts w:ascii="Cambria Math" w:hAnsi="Cambria Math"/>
                  <w:i/>
                </w:rPr>
              </w:ins>
            </m:ctrlPr>
          </m:accPr>
          <m:e>
            <m:r>
              <w:ins w:id="731" w:author="Juan Li" w:date="2026-06-10T19:10:00Z" w16du:dateUtc="2026-06-10T23:10:00Z">
                <w:rPr>
                  <w:rFonts w:ascii="Cambria Math" w:hAnsi="Cambria Math"/>
                </w:rPr>
                <m:t>y</m:t>
              </w:ins>
            </m:r>
          </m:e>
        </m:acc>
      </m:oMath>
      <w:ins w:id="732" w:author="Juan Li" w:date="2026-06-10T19:10:00Z" w16du:dateUtc="2026-06-10T23:10:00Z">
        <w:r w:rsidR="00484ACC">
          <w:t xml:space="preserve"> and </w:t>
        </w:r>
      </w:ins>
      <m:oMath>
        <m:sSub>
          <m:sSubPr>
            <m:ctrlPr>
              <w:ins w:id="733" w:author="Juan Li" w:date="2026-06-10T19:10:00Z" w16du:dateUtc="2026-06-10T23:10:00Z">
                <w:rPr>
                  <w:rFonts w:ascii="Cambria Math" w:hAnsi="Cambria Math"/>
                  <w:i/>
                </w:rPr>
              </w:ins>
            </m:ctrlPr>
          </m:sSubPr>
          <m:e>
            <m:acc>
              <m:accPr>
                <m:chr m:val="̅"/>
                <m:ctrlPr>
                  <w:ins w:id="734" w:author="Juan Li" w:date="2026-06-10T19:10:00Z" w16du:dateUtc="2026-06-10T23:10:00Z">
                    <w:rPr>
                      <w:rFonts w:ascii="Cambria Math" w:hAnsi="Cambria Math"/>
                      <w:i/>
                    </w:rPr>
                  </w:ins>
                </m:ctrlPr>
              </m:accPr>
              <m:e>
                <m:r>
                  <w:ins w:id="735" w:author="Juan Li" w:date="2026-06-10T19:10:00Z" w16du:dateUtc="2026-06-10T23:10:00Z">
                    <w:rPr>
                      <w:rFonts w:ascii="Cambria Math" w:hAnsi="Cambria Math"/>
                    </w:rPr>
                    <m:t>y</m:t>
                  </w:ins>
                </m:r>
              </m:e>
            </m:acc>
          </m:e>
          <m:sub>
            <m:r>
              <w:ins w:id="736" w:author="Juan Li" w:date="2026-06-10T19:10:00Z" w16du:dateUtc="2026-06-10T23:10:00Z">
                <w:rPr>
                  <w:rFonts w:ascii="Cambria Math" w:hAnsi="Cambria Math"/>
                </w:rPr>
                <m:t>new</m:t>
              </w:ins>
            </m:r>
          </m:sub>
        </m:sSub>
      </m:oMath>
      <w:ins w:id="737" w:author="Juan Li" w:date="2026-06-10T19:10:00Z" w16du:dateUtc="2026-06-10T23:10:00Z">
        <w:r w:rsidR="00484ACC">
          <w:t xml:space="preserve"> represent case prevalence </w:t>
        </w:r>
      </w:ins>
      <w:ins w:id="738" w:author="Juan Li" w:date="2026-06-10T19:11:00Z" w16du:dateUtc="2026-06-10T23:11:00Z">
        <w:r w:rsidR="00484ACC">
          <w:t xml:space="preserve">in the </w:t>
        </w:r>
        <w:r w:rsidR="00484ACC" w:rsidRPr="002D6ED7">
          <w:t>derivation</w:t>
        </w:r>
        <w:r w:rsidR="00484ACC">
          <w:t xml:space="preserve"> sample</w:t>
        </w:r>
        <w:r w:rsidR="00484ACC">
          <w:t xml:space="preserve"> and the </w:t>
        </w:r>
        <w:r w:rsidR="00484ACC" w:rsidRPr="002D6ED7">
          <w:t>new target population</w:t>
        </w:r>
        <w:r w:rsidR="00484ACC">
          <w:t>, respectively</w:t>
        </w:r>
      </w:ins>
      <w:ins w:id="739" w:author="Juan Li" w:date="2026-06-10T19:03:00Z" w16du:dateUtc="2026-06-10T23:03:00Z">
        <w:r w:rsidR="00983682">
          <w:t>,</w:t>
        </w:r>
      </w:ins>
      <w:ins w:id="740" w:author="Juan Li" w:date="2026-06-10T19:11:00Z" w16du:dateUtc="2026-06-10T23:11:00Z">
        <w:r w:rsidR="00A06646">
          <w:t xml:space="preserve"> Note here that, unlike in linear regression, only</w:t>
        </w:r>
      </w:ins>
      <w:ins w:id="741" w:author="Juan Li" w:date="2026-06-10T19:12:00Z" w16du:dateUtc="2026-06-10T23:12:00Z">
        <w:r w:rsidR="00A06646">
          <w:t xml:space="preserve"> model intercept is updated, all the predictors are still centered using their corresponding mean values within the </w:t>
        </w:r>
        <w:r w:rsidR="00A06646" w:rsidRPr="002D6ED7">
          <w:t>derivation</w:t>
        </w:r>
        <w:r w:rsidR="00A06646">
          <w:t xml:space="preserve"> sample</w:t>
        </w:r>
        <w:r w:rsidR="00A06646">
          <w:t>.</w:t>
        </w:r>
      </w:ins>
      <w:ins w:id="742" w:author="Juan Li" w:date="2026-06-10T19:14:00Z" w16du:dateUtc="2026-06-10T23:14:00Z">
        <w:r w:rsidR="00A06646">
          <w:t xml:space="preserve"> And, like above, this model recalibration only requires summary statistics (</w:t>
        </w:r>
      </w:ins>
      <m:oMath>
        <m:sSub>
          <m:sSubPr>
            <m:ctrlPr>
              <w:ins w:id="743" w:author="Juan Li" w:date="2026-06-10T19:15:00Z" w16du:dateUtc="2026-06-10T23:15:00Z">
                <w:rPr>
                  <w:rFonts w:ascii="Cambria Math" w:hAnsi="Cambria Math"/>
                  <w:i/>
                </w:rPr>
              </w:ins>
            </m:ctrlPr>
          </m:sSubPr>
          <m:e>
            <m:acc>
              <m:accPr>
                <m:chr m:val="̅"/>
                <m:ctrlPr>
                  <w:ins w:id="744" w:author="Juan Li" w:date="2026-06-10T19:15:00Z" w16du:dateUtc="2026-06-10T23:15:00Z">
                    <w:rPr>
                      <w:rFonts w:ascii="Cambria Math" w:hAnsi="Cambria Math"/>
                      <w:i/>
                    </w:rPr>
                  </w:ins>
                </m:ctrlPr>
              </m:accPr>
              <m:e>
                <m:r>
                  <w:ins w:id="745" w:author="Juan Li" w:date="2026-06-10T19:15:00Z" w16du:dateUtc="2026-06-10T23:15:00Z">
                    <w:rPr>
                      <w:rFonts w:ascii="Cambria Math" w:hAnsi="Cambria Math"/>
                    </w:rPr>
                    <m:t>y</m:t>
                  </w:ins>
                </m:r>
              </m:e>
            </m:acc>
          </m:e>
          <m:sub>
            <m:r>
              <w:ins w:id="746" w:author="Juan Li" w:date="2026-06-10T19:15:00Z" w16du:dateUtc="2026-06-10T23:15:00Z">
                <w:rPr>
                  <w:rFonts w:ascii="Cambria Math" w:hAnsi="Cambria Math"/>
                </w:rPr>
                <m:t>new</m:t>
              </w:ins>
            </m:r>
          </m:sub>
        </m:sSub>
      </m:oMath>
      <w:ins w:id="747" w:author="Juan Li" w:date="2026-06-10T19:14:00Z" w16du:dateUtc="2026-06-10T23:14:00Z">
        <w:r w:rsidR="00A06646">
          <w:t>, to be exac</w:t>
        </w:r>
      </w:ins>
      <w:ins w:id="748" w:author="Juan Li" w:date="2026-06-10T19:15:00Z" w16du:dateUtc="2026-06-10T23:15:00Z">
        <w:r w:rsidR="00A06646">
          <w:t>t</w:t>
        </w:r>
      </w:ins>
      <w:ins w:id="749" w:author="Juan Li" w:date="2026-06-10T19:14:00Z" w16du:dateUtc="2026-06-10T23:14:00Z">
        <w:r w:rsidR="00A06646">
          <w:t>)</w:t>
        </w:r>
      </w:ins>
      <w:ins w:id="750" w:author="Juan Li" w:date="2026-06-10T19:15:00Z" w16du:dateUtc="2026-06-10T23:15:00Z">
        <w:r w:rsidR="00A06646">
          <w:t>.</w:t>
        </w:r>
      </w:ins>
    </w:p>
    <w:p w14:paraId="00590ABA" w14:textId="0B1BA5FA" w:rsidR="00C979F9" w:rsidRDefault="00633D1E" w:rsidP="00633D1E">
      <w:pPr>
        <w:pStyle w:val="Heading2"/>
      </w:pPr>
      <w:ins w:id="751" w:author="Juan Li" w:date="2026-05-28T09:56:00Z" w16du:dateUtc="2026-05-28T13:56:00Z">
        <w:r>
          <w:t xml:space="preserve">3.4 </w:t>
        </w:r>
      </w:ins>
      <w:ins w:id="752" w:author="Juan Li" w:date="2026-06-10T19:34:00Z" w16du:dateUtc="2026-06-10T23:34:00Z">
        <w:r w:rsidR="005E6C53">
          <w:t xml:space="preserve">Re-calibration via Intercept Updating — </w:t>
        </w:r>
      </w:ins>
      <w:del w:id="753" w:author="Juan Li" w:date="2026-06-10T19:34:00Z" w16du:dateUtc="2026-06-10T23:34:00Z">
        <w:r w:rsidDel="005E6C53">
          <w:delText xml:space="preserve">Extensions to </w:delText>
        </w:r>
      </w:del>
      <w:r>
        <w:t>Other GLMs</w:t>
      </w:r>
      <w:ins w:id="754" w:author="Juan Li" w:date="2026-05-27T15:51:00Z" w16du:dateUtc="2026-05-27T19:51:00Z">
        <w:r w:rsidR="00324806">
          <w:t>/GAMs</w:t>
        </w:r>
      </w:ins>
      <w:r>
        <w:t xml:space="preserve"> and Survival Models</w:t>
      </w:r>
    </w:p>
    <w:p w14:paraId="217DDDEC" w14:textId="2285E1AF" w:rsidR="009B326F" w:rsidRDefault="00000000" w:rsidP="00733132">
      <w:pPr>
        <w:spacing w:before="80" w:after="80" w:line="300" w:lineRule="auto"/>
        <w:jc w:val="both"/>
        <w:rPr>
          <w:ins w:id="755" w:author="Juan Li" w:date="2026-06-10T19:20:00Z" w16du:dateUtc="2026-06-10T23:20:00Z"/>
        </w:rPr>
      </w:pPr>
      <w:del w:id="756" w:author="Juan Li" w:date="2026-06-10T19:18:00Z" w16du:dateUtc="2026-06-10T23:18:00Z">
        <w:r w:rsidDel="007E0BE2">
          <w:delText xml:space="preserve">The </w:delText>
        </w:r>
      </w:del>
      <w:ins w:id="757" w:author="Juan Li" w:date="2026-06-10T19:18:00Z" w16du:dateUtc="2026-06-10T23:18:00Z">
        <w:r w:rsidR="007E0BE2">
          <w:t>Follow the above methods, t</w:t>
        </w:r>
        <w:r w:rsidR="007E0BE2">
          <w:t xml:space="preserve">he </w:t>
        </w:r>
      </w:ins>
      <w:r>
        <w:t>intercept-update principle extends directly to all GLMs</w:t>
      </w:r>
      <w:ins w:id="758" w:author="Juan Li" w:date="2026-05-27T15:51:00Z" w16du:dateUtc="2026-05-27T19:51:00Z">
        <w:r w:rsidR="00324806">
          <w:t>/GAMs</w:t>
        </w:r>
      </w:ins>
      <w:r>
        <w:t xml:space="preserve"> and to the Cox model through the link function. For a </w:t>
      </w:r>
      <w:del w:id="759" w:author="Juan Li" w:date="2026-06-10T19:18:00Z" w16du:dateUtc="2026-06-10T23:18:00Z">
        <w:r w:rsidDel="007E0BE2">
          <w:delText xml:space="preserve">GLM </w:delText>
        </w:r>
      </w:del>
      <w:ins w:id="760" w:author="Juan Li" w:date="2026-06-10T19:18:00Z" w16du:dateUtc="2026-06-10T23:18:00Z">
        <w:r w:rsidR="007E0BE2">
          <w:t>model</w:t>
        </w:r>
        <w:r w:rsidR="007E0BE2">
          <w:t xml:space="preserve"> </w:t>
        </w:r>
      </w:ins>
      <w:r>
        <w:t xml:space="preserve">with link </w:t>
      </w:r>
      <m:oMath>
        <m:r>
          <w:rPr>
            <w:rFonts w:ascii="Cambria Math" w:hAnsi="Cambria Math"/>
          </w:rPr>
          <m:t>g(·)</m:t>
        </m:r>
      </m:oMath>
      <w:r>
        <w:t xml:space="preserve">, calibration-in-the-large in the target population requires </w:t>
      </w:r>
      <w:ins w:id="761" w:author="Juan Li" w:date="2026-05-27T15:53:00Z" w16du:dateUtc="2026-05-27T19:53:00Z">
        <w:r w:rsidR="005F0AF2">
          <w:t xml:space="preserve">the updated </w:t>
        </w:r>
      </w:ins>
      <w:ins w:id="762" w:author="Juan Li" w:date="2026-05-27T15:54:00Z" w16du:dateUtc="2026-05-27T19:54:00Z">
        <w:r w:rsidR="005F0AF2">
          <w:t xml:space="preserve">intercept </w:t>
        </w:r>
      </w:ins>
      <m:oMath>
        <m:r>
          <w:del w:id="763" w:author="Juan Li" w:date="2026-05-27T15:53:00Z" w16du:dateUtc="2026-05-27T19:53:00Z">
            <w:rPr>
              <w:rFonts w:ascii="Cambria Math" w:hAnsi="Cambria Math"/>
            </w:rPr>
            <m:t>g(</m:t>
          </w:del>
        </m:r>
        <m:sSup>
          <m:sSupPr>
            <m:ctrlPr>
              <w:del w:id="764" w:author="Juan Li" w:date="2026-05-27T15:52:00Z" w16du:dateUtc="2026-05-27T19:52:00Z">
                <w:rPr>
                  <w:rFonts w:ascii="Cambria Math" w:hAnsi="Cambria Math"/>
                  <w:i/>
                </w:rPr>
              </w:del>
            </m:ctrlPr>
          </m:sSupPr>
          <m:e>
            <m:r>
              <w:del w:id="765" w:author="Juan Li" w:date="2026-05-27T15:52:00Z" w16du:dateUtc="2026-05-27T19:52:00Z">
                <w:rPr>
                  <w:rFonts w:ascii="Cambria Math" w:hAnsi="Cambria Math"/>
                </w:rPr>
                <m:t>ȳ</m:t>
              </w:del>
            </m:r>
          </m:e>
          <m:sup>
            <m:r>
              <w:del w:id="766" w:author="Juan Li" w:date="2026-05-27T15:52:00Z" w16du:dateUtc="2026-05-27T19:52:00Z">
                <w:rPr>
                  <w:rFonts w:ascii="Cambria Math" w:hAnsi="Cambria Math"/>
                </w:rPr>
                <m:t>*</m:t>
              </w:del>
            </m:r>
          </m:sup>
        </m:sSup>
        <m:r>
          <w:del w:id="767" w:author="Juan Li" w:date="2026-05-27T15:53:00Z" w16du:dateUtc="2026-05-27T19:53:00Z">
            <w:rPr>
              <w:rFonts w:ascii="Cambria Math" w:hAnsi="Cambria Math"/>
            </w:rPr>
            <m:t xml:space="preserve">) = </m:t>
          </w:del>
        </m:r>
        <m:sSup>
          <m:sSupPr>
            <m:ctrlPr>
              <w:del w:id="768" w:author="Juan Li" w:date="2026-05-27T15:52:00Z" w16du:dateUtc="2026-05-27T19:52:00Z">
                <w:rPr>
                  <w:rFonts w:ascii="Cambria Math" w:hAnsi="Cambria Math"/>
                  <w:i/>
                </w:rPr>
              </w:del>
            </m:ctrlPr>
          </m:sSupPr>
          <m:e>
            <m:acc>
              <m:accPr>
                <m:chr m:val="̃"/>
                <m:ctrlPr>
                  <w:del w:id="769" w:author="Juan Li" w:date="2026-05-27T15:52:00Z" w16du:dateUtc="2026-05-27T19:52:00Z">
                    <w:rPr>
                      <w:rFonts w:ascii="Cambria Math" w:hAnsi="Cambria Math"/>
                      <w:i/>
                    </w:rPr>
                  </w:del>
                </m:ctrlPr>
              </m:accPr>
              <m:e>
                <m:r>
                  <w:del w:id="770" w:author="Juan Li" w:date="2026-05-27T15:52:00Z" w16du:dateUtc="2026-05-27T19:52:00Z">
                    <w:rPr>
                      <w:rFonts w:ascii="Cambria Math" w:hAnsi="Cambria Math"/>
                    </w:rPr>
                    <m:t>α</m:t>
                  </w:del>
                </m:r>
              </m:e>
            </m:acc>
          </m:e>
          <m:sup>
            <m:r>
              <w:del w:id="771" w:author="Juan Li" w:date="2026-05-27T15:52:00Z" w16du:dateUtc="2026-05-27T19:52:00Z">
                <w:rPr>
                  <w:rFonts w:ascii="Cambria Math" w:hAnsi="Cambria Math"/>
                </w:rPr>
                <m:t>*</m:t>
              </w:del>
            </m:r>
          </m:sup>
        </m:sSup>
        <m:r>
          <w:del w:id="772" w:author="Juan Li" w:date="2026-05-27T15:53:00Z" w16du:dateUtc="2026-05-27T19:53:00Z">
            <w:rPr>
              <w:rFonts w:ascii="Cambria Math" w:hAnsi="Cambria Math"/>
            </w:rPr>
            <m:t xml:space="preserve"> + </m:t>
          </w:del>
        </m:r>
        <m:sSub>
          <m:sSubPr>
            <m:ctrlPr>
              <w:del w:id="773" w:author="Juan Li" w:date="2026-05-27T15:53:00Z" w16du:dateUtc="2026-05-27T19:53:00Z">
                <w:rPr>
                  <w:rFonts w:ascii="Cambria Math" w:hAnsi="Cambria Math"/>
                  <w:i/>
                </w:rPr>
              </w:del>
            </m:ctrlPr>
          </m:sSubPr>
          <m:e>
            <m:r>
              <w:del w:id="774" w:author="Juan Li" w:date="2026-05-27T15:53:00Z" w16du:dateUtc="2026-05-27T19:53:00Z">
                <w:rPr>
                  <w:rFonts w:ascii="Cambria Math" w:hAnsi="Cambria Math"/>
                </w:rPr>
                <m:t>Σ</m:t>
              </w:del>
            </m:r>
          </m:e>
          <m:sub>
            <m:r>
              <w:del w:id="775" w:author="Juan Li" w:date="2026-05-27T15:53:00Z" w16du:dateUtc="2026-05-27T19:53:00Z">
                <w:rPr>
                  <w:rFonts w:ascii="Cambria Math" w:hAnsi="Cambria Math"/>
                </w:rPr>
                <m:t>j</m:t>
              </w:del>
            </m:r>
          </m:sub>
        </m:sSub>
        <m:r>
          <w:del w:id="776" w:author="Juan Li" w:date="2026-05-27T15:53:00Z" w16du:dateUtc="2026-05-27T19:53:00Z">
            <w:rPr>
              <w:rFonts w:ascii="Cambria Math" w:hAnsi="Cambria Math"/>
            </w:rPr>
            <m:t xml:space="preserve"> </m:t>
          </w:del>
        </m:r>
        <m:sSub>
          <m:sSubPr>
            <m:ctrlPr>
              <w:del w:id="777" w:author="Juan Li" w:date="2026-05-27T15:53:00Z" w16du:dateUtc="2026-05-27T19:53:00Z">
                <w:rPr>
                  <w:rFonts w:ascii="Cambria Math" w:hAnsi="Cambria Math"/>
                  <w:i/>
                </w:rPr>
              </w:del>
            </m:ctrlPr>
          </m:sSubPr>
          <m:e>
            <m:r>
              <w:del w:id="778" w:author="Juan Li" w:date="2026-05-27T15:53:00Z" w16du:dateUtc="2026-05-27T19:53:00Z">
                <w:rPr>
                  <w:rFonts w:ascii="Cambria Math" w:hAnsi="Cambria Math"/>
                </w:rPr>
                <m:t>β</m:t>
              </w:del>
            </m:r>
          </m:e>
          <m:sub>
            <m:r>
              <w:del w:id="779" w:author="Juan Li" w:date="2026-05-27T15:53:00Z" w16du:dateUtc="2026-05-27T19:53:00Z">
                <w:rPr>
                  <w:rFonts w:ascii="Cambria Math" w:hAnsi="Cambria Math"/>
                </w:rPr>
                <m:t>j</m:t>
              </w:del>
            </m:r>
          </m:sub>
        </m:sSub>
        <m:r>
          <w:del w:id="780" w:author="Juan Li" w:date="2026-05-27T15:53:00Z" w16du:dateUtc="2026-05-27T19:53:00Z">
            <w:rPr>
              <w:rFonts w:ascii="Cambria Math" w:hAnsi="Cambria Math"/>
            </w:rPr>
            <m:t xml:space="preserve"> (</m:t>
          </w:del>
        </m:r>
        <m:sSubSup>
          <m:sSubSupPr>
            <m:ctrlPr>
              <w:del w:id="781" w:author="Juan Li" w:date="2026-05-27T15:52:00Z" w16du:dateUtc="2026-05-27T19:52:00Z">
                <w:rPr>
                  <w:rFonts w:ascii="Cambria Math" w:hAnsi="Cambria Math"/>
                  <w:i/>
                </w:rPr>
              </w:del>
            </m:ctrlPr>
          </m:sSubSupPr>
          <m:e>
            <m:r>
              <w:del w:id="782" w:author="Juan Li" w:date="2026-05-27T15:52:00Z" w16du:dateUtc="2026-05-27T19:52:00Z">
                <w:rPr>
                  <w:rFonts w:ascii="Cambria Math" w:hAnsi="Cambria Math"/>
                </w:rPr>
                <m:t>μ</m:t>
              </w:del>
            </m:r>
          </m:e>
          <m:sub>
            <m:r>
              <w:del w:id="783" w:author="Juan Li" w:date="2026-05-27T15:52:00Z" w16du:dateUtc="2026-05-27T19:52:00Z">
                <w:rPr>
                  <w:rFonts w:ascii="Cambria Math" w:hAnsi="Cambria Math"/>
                </w:rPr>
                <m:t>j</m:t>
              </w:del>
            </m:r>
          </m:sub>
          <m:sup>
            <m:r>
              <w:del w:id="784" w:author="Juan Li" w:date="2026-05-27T15:52:00Z" w16du:dateUtc="2026-05-27T19:52:00Z">
                <w:rPr>
                  <w:rFonts w:ascii="Cambria Math" w:hAnsi="Cambria Math"/>
                </w:rPr>
                <m:t>*</m:t>
              </w:del>
            </m:r>
          </m:sup>
        </m:sSubSup>
        <m:r>
          <w:del w:id="785" w:author="Juan Li" w:date="2026-05-27T15:53:00Z" w16du:dateUtc="2026-05-27T19:53:00Z">
            <w:rPr>
              <w:rFonts w:ascii="Cambria Math" w:hAnsi="Cambria Math"/>
            </w:rPr>
            <m:t xml:space="preserve"> - </m:t>
          </w:del>
        </m:r>
        <m:sSub>
          <m:sSubPr>
            <m:ctrlPr>
              <w:del w:id="786" w:author="Juan Li" w:date="2026-05-27T15:53:00Z" w16du:dateUtc="2026-05-27T19:53:00Z">
                <w:rPr>
                  <w:rFonts w:ascii="Cambria Math" w:hAnsi="Cambria Math"/>
                  <w:i/>
                </w:rPr>
              </w:del>
            </m:ctrlPr>
          </m:sSubPr>
          <m:e>
            <m:acc>
              <m:accPr>
                <m:chr m:val="̄"/>
                <m:ctrlPr>
                  <w:del w:id="787" w:author="Juan Li" w:date="2026-05-27T15:53:00Z" w16du:dateUtc="2026-05-27T19:53:00Z">
                    <w:rPr>
                      <w:rFonts w:ascii="Cambria Math" w:hAnsi="Cambria Math"/>
                      <w:i/>
                    </w:rPr>
                  </w:del>
                </m:ctrlPr>
              </m:accPr>
              <m:e>
                <m:r>
                  <w:del w:id="788" w:author="Juan Li" w:date="2026-05-27T15:53:00Z" w16du:dateUtc="2026-05-27T19:53:00Z">
                    <w:rPr>
                      <w:rFonts w:ascii="Cambria Math" w:hAnsi="Cambria Math"/>
                    </w:rPr>
                    <m:t>x</m:t>
                  </w:del>
                </m:r>
              </m:e>
            </m:acc>
          </m:e>
          <m:sub>
            <m:r>
              <w:del w:id="789" w:author="Juan Li" w:date="2026-05-27T15:53:00Z" w16du:dateUtc="2026-05-27T19:53:00Z">
                <w:rPr>
                  <w:rFonts w:ascii="Cambria Math" w:hAnsi="Cambria Math"/>
                </w:rPr>
                <m:t>j</m:t>
              </w:del>
            </m:r>
          </m:sub>
        </m:sSub>
        <m:r>
          <w:del w:id="790" w:author="Juan Li" w:date="2026-05-27T15:53:00Z" w16du:dateUtc="2026-05-27T19:53:00Z">
            <w:rPr>
              <w:rFonts w:ascii="Cambria Math" w:hAnsi="Cambria Math"/>
            </w:rPr>
            <m:t>)</m:t>
          </w:del>
        </m:r>
        <m:r>
          <w:del w:id="791" w:author="Juan Li" w:date="2026-05-27T15:53:00Z" w16du:dateUtc="2026-05-27T19:53:00Z">
            <m:rPr>
              <m:sty m:val="p"/>
            </m:rPr>
            <w:rPr>
              <w:rFonts w:ascii="Cambria Math" w:hAnsi="Cambria Math"/>
            </w:rPr>
            <m:t xml:space="preserve">, giving </m:t>
          </w:del>
        </m:r>
        <m:sSub>
          <m:sSubPr>
            <m:ctrlPr>
              <w:ins w:id="792" w:author="Juan Li" w:date="2026-05-27T15:52:00Z" w16du:dateUtc="2026-05-27T19:52:00Z">
                <w:rPr>
                  <w:rFonts w:ascii="Cambria Math" w:hAnsi="Cambria Math"/>
                  <w:i/>
                </w:rPr>
              </w:ins>
            </m:ctrlPr>
          </m:sSubPr>
          <m:e>
            <m:r>
              <w:ins w:id="793" w:author="Juan Li" w:date="2026-05-27T15:52:00Z" w16du:dateUtc="2026-05-27T19:52:00Z">
                <w:rPr>
                  <w:rFonts w:ascii="Cambria Math" w:hAnsi="Cambria Math"/>
                </w:rPr>
                <m:t>α̃</m:t>
              </w:ins>
            </m:r>
          </m:e>
          <m:sub>
            <m:r>
              <w:ins w:id="794" w:author="Juan Li" w:date="2026-05-27T15:52:00Z" w16du:dateUtc="2026-05-27T19:52:00Z">
                <w:rPr>
                  <w:rFonts w:ascii="Cambria Math" w:hAnsi="Cambria Math"/>
                </w:rPr>
                <m:t>new</m:t>
              </w:ins>
            </m:r>
          </m:sub>
        </m:sSub>
        <m:sSup>
          <m:sSupPr>
            <m:ctrlPr>
              <w:del w:id="795" w:author="Juan Li" w:date="2026-05-27T15:52:00Z" w16du:dateUtc="2026-05-27T19:52:00Z">
                <w:rPr>
                  <w:rFonts w:ascii="Cambria Math" w:hAnsi="Cambria Math"/>
                  <w:i/>
                </w:rPr>
              </w:del>
            </m:ctrlPr>
          </m:sSupPr>
          <m:e>
            <m:acc>
              <m:accPr>
                <m:chr m:val="̃"/>
                <m:ctrlPr>
                  <w:del w:id="796" w:author="Juan Li" w:date="2026-05-27T15:52:00Z" w16du:dateUtc="2026-05-27T19:52:00Z">
                    <w:rPr>
                      <w:rFonts w:ascii="Cambria Math" w:hAnsi="Cambria Math"/>
                      <w:i/>
                    </w:rPr>
                  </w:del>
                </m:ctrlPr>
              </m:accPr>
              <m:e>
                <m:r>
                  <w:del w:id="797" w:author="Juan Li" w:date="2026-05-27T15:52:00Z" w16du:dateUtc="2026-05-27T19:52:00Z">
                    <w:rPr>
                      <w:rFonts w:ascii="Cambria Math" w:hAnsi="Cambria Math"/>
                    </w:rPr>
                    <m:t>α</m:t>
                  </w:del>
                </m:r>
              </m:e>
            </m:acc>
          </m:e>
          <m:sup>
            <m:r>
              <w:del w:id="798" w:author="Juan Li" w:date="2026-05-27T15:52:00Z" w16du:dateUtc="2026-05-27T19:52:00Z">
                <w:rPr>
                  <w:rFonts w:ascii="Cambria Math" w:hAnsi="Cambria Math"/>
                </w:rPr>
                <m:t>*</m:t>
              </w:del>
            </m:r>
          </m:sup>
        </m:sSup>
        <m:r>
          <w:del w:id="799" w:author="Juan Li" w:date="2026-05-27T15:52:00Z" w16du:dateUtc="2026-05-27T19:52:00Z">
            <w:rPr>
              <w:rFonts w:ascii="Cambria Math" w:hAnsi="Cambria Math"/>
            </w:rPr>
            <m:t xml:space="preserve"> </m:t>
          </w:del>
        </m:r>
        <m:r>
          <w:rPr>
            <w:rFonts w:ascii="Cambria Math" w:hAnsi="Cambria Math"/>
          </w:rPr>
          <m:t xml:space="preserve">= </m:t>
        </m:r>
        <m:r>
          <w:ins w:id="800" w:author="Juan Li" w:date="2026-06-10T19:19:00Z" w16du:dateUtc="2026-06-10T23:19:00Z">
            <w:rPr>
              <w:rFonts w:ascii="Cambria Math" w:hAnsi="Cambria Math"/>
            </w:rPr>
            <m:t>α̃+</m:t>
          </w:ins>
        </m:r>
        <m:r>
          <w:rPr>
            <w:rFonts w:ascii="Cambria Math" w:hAnsi="Cambria Math"/>
          </w:rPr>
          <m:t>g</m:t>
        </m:r>
        <m:d>
          <m:dPr>
            <m:ctrlPr>
              <w:rPr>
                <w:rFonts w:ascii="Cambria Math" w:hAnsi="Cambria Math"/>
                <w:i/>
              </w:rPr>
            </m:ctrlPr>
          </m:dPr>
          <m:e>
            <m:sSub>
              <m:sSubPr>
                <m:ctrlPr>
                  <w:ins w:id="801" w:author="Juan Li" w:date="2026-05-27T15:53:00Z" w16du:dateUtc="2026-05-27T19:53:00Z">
                    <w:rPr>
                      <w:rFonts w:ascii="Cambria Math" w:hAnsi="Cambria Math"/>
                      <w:i/>
                    </w:rPr>
                  </w:ins>
                </m:ctrlPr>
              </m:sSubPr>
              <m:e>
                <m:acc>
                  <m:accPr>
                    <m:chr m:val="̅"/>
                    <m:ctrlPr>
                      <w:ins w:id="802" w:author="Juan Li" w:date="2026-05-27T15:53:00Z" w16du:dateUtc="2026-05-27T19:53:00Z">
                        <w:rPr>
                          <w:rFonts w:ascii="Cambria Math" w:hAnsi="Cambria Math"/>
                          <w:i/>
                        </w:rPr>
                      </w:ins>
                    </m:ctrlPr>
                  </m:accPr>
                  <m:e>
                    <m:r>
                      <w:ins w:id="803" w:author="Juan Li" w:date="2026-05-27T15:53:00Z" w16du:dateUtc="2026-05-27T19:53:00Z">
                        <w:rPr>
                          <w:rFonts w:ascii="Cambria Math" w:hAnsi="Cambria Math"/>
                        </w:rPr>
                        <m:t>y</m:t>
                      </w:ins>
                    </m:r>
                  </m:e>
                </m:acc>
              </m:e>
              <m:sub>
                <m:r>
                  <w:ins w:id="804" w:author="Juan Li" w:date="2026-05-27T15:53:00Z" w16du:dateUtc="2026-05-27T19:53:00Z">
                    <w:rPr>
                      <w:rFonts w:ascii="Cambria Math" w:hAnsi="Cambria Math"/>
                    </w:rPr>
                    <m:t>new</m:t>
                  </w:ins>
                </m:r>
              </m:sub>
            </m:sSub>
            <m:sSup>
              <m:sSupPr>
                <m:ctrlPr>
                  <w:del w:id="805" w:author="Juan Li" w:date="2026-05-27T15:53:00Z" w16du:dateUtc="2026-05-27T19:53:00Z">
                    <w:rPr>
                      <w:rFonts w:ascii="Cambria Math" w:hAnsi="Cambria Math"/>
                      <w:i/>
                    </w:rPr>
                  </w:del>
                </m:ctrlPr>
              </m:sSupPr>
              <m:e>
                <m:r>
                  <w:del w:id="806" w:author="Juan Li" w:date="2026-05-27T15:53:00Z" w16du:dateUtc="2026-05-27T19:53:00Z">
                    <w:rPr>
                      <w:rFonts w:ascii="Cambria Math" w:hAnsi="Cambria Math"/>
                    </w:rPr>
                    <m:t>ȳ</m:t>
                  </w:del>
                </m:r>
              </m:e>
              <m:sup>
                <m:r>
                  <w:del w:id="807" w:author="Juan Li" w:date="2026-05-27T15:53:00Z" w16du:dateUtc="2026-05-27T19:53:00Z">
                    <w:rPr>
                      <w:rFonts w:ascii="Cambria Math" w:hAnsi="Cambria Math"/>
                    </w:rPr>
                    <m:t>*</m:t>
                  </w:del>
                </m:r>
              </m:sup>
            </m:sSup>
          </m:e>
        </m:d>
        <m:r>
          <w:rPr>
            <w:rFonts w:ascii="Cambria Math" w:hAnsi="Cambria Math"/>
          </w:rPr>
          <m:t xml:space="preserve">- </m:t>
        </m:r>
        <m:r>
          <w:ins w:id="808" w:author="Juan Li" w:date="2026-06-10T19:19:00Z" w16du:dateUtc="2026-06-10T23:19:00Z">
            <w:rPr>
              <w:rFonts w:ascii="Cambria Math" w:hAnsi="Cambria Math"/>
            </w:rPr>
            <m:t>g</m:t>
          </w:ins>
        </m:r>
        <m:d>
          <m:dPr>
            <m:ctrlPr>
              <w:ins w:id="809" w:author="Juan Li" w:date="2026-06-10T19:19:00Z" w16du:dateUtc="2026-06-10T23:19:00Z">
                <w:rPr>
                  <w:rFonts w:ascii="Cambria Math" w:hAnsi="Cambria Math"/>
                  <w:i/>
                </w:rPr>
              </w:ins>
            </m:ctrlPr>
          </m:dPr>
          <m:e>
            <m:acc>
              <m:accPr>
                <m:chr m:val="̅"/>
                <m:ctrlPr>
                  <w:ins w:id="810" w:author="Juan Li" w:date="2026-06-10T19:19:00Z" w16du:dateUtc="2026-06-10T23:19:00Z">
                    <w:rPr>
                      <w:rFonts w:ascii="Cambria Math" w:hAnsi="Cambria Math"/>
                      <w:i/>
                    </w:rPr>
                  </w:ins>
                </m:ctrlPr>
              </m:accPr>
              <m:e>
                <m:r>
                  <w:ins w:id="811" w:author="Juan Li" w:date="2026-06-10T19:19:00Z" w16du:dateUtc="2026-06-10T23:19:00Z">
                    <w:rPr>
                      <w:rFonts w:ascii="Cambria Math" w:hAnsi="Cambria Math"/>
                    </w:rPr>
                    <m:t>y</m:t>
                  </w:ins>
                </m:r>
              </m:e>
            </m:acc>
          </m:e>
        </m:d>
        <m:sSub>
          <m:sSubPr>
            <m:ctrlPr>
              <w:del w:id="812" w:author="Juan Li" w:date="2026-06-10T19:19:00Z" w16du:dateUtc="2026-06-10T23:19:00Z">
                <w:rPr>
                  <w:rFonts w:ascii="Cambria Math" w:hAnsi="Cambria Math"/>
                  <w:i/>
                </w:rPr>
              </w:del>
            </m:ctrlPr>
          </m:sSubPr>
          <m:e>
            <m:r>
              <w:del w:id="813" w:author="Juan Li" w:date="2026-06-10T19:19:00Z" w16du:dateUtc="2026-06-10T23:19:00Z">
                <w:rPr>
                  <w:rFonts w:ascii="Cambria Math" w:hAnsi="Cambria Math"/>
                </w:rPr>
                <m:t>Σ</m:t>
              </w:del>
            </m:r>
          </m:e>
          <m:sub>
            <m:r>
              <w:del w:id="814" w:author="Juan Li" w:date="2026-06-10T19:19:00Z" w16du:dateUtc="2026-06-10T23:19:00Z">
                <w:rPr>
                  <w:rFonts w:ascii="Cambria Math" w:hAnsi="Cambria Math"/>
                </w:rPr>
                <m:t>j</m:t>
              </w:del>
            </m:r>
          </m:sub>
        </m:sSub>
        <m:r>
          <w:del w:id="815" w:author="Juan Li" w:date="2026-06-10T19:19:00Z" w16du:dateUtc="2026-06-10T23:19:00Z">
            <w:rPr>
              <w:rFonts w:ascii="Cambria Math" w:hAnsi="Cambria Math"/>
            </w:rPr>
            <m:t xml:space="preserve"> </m:t>
          </w:del>
        </m:r>
        <m:sSub>
          <m:sSubPr>
            <m:ctrlPr>
              <w:del w:id="816" w:author="Juan Li" w:date="2026-06-10T19:19:00Z" w16du:dateUtc="2026-06-10T23:19:00Z">
                <w:rPr>
                  <w:rFonts w:ascii="Cambria Math" w:hAnsi="Cambria Math"/>
                  <w:i/>
                </w:rPr>
              </w:del>
            </m:ctrlPr>
          </m:sSubPr>
          <m:e>
            <m:r>
              <w:del w:id="817" w:author="Juan Li" w:date="2026-06-10T19:19:00Z" w16du:dateUtc="2026-06-10T23:19:00Z">
                <w:rPr>
                  <w:rFonts w:ascii="Cambria Math" w:hAnsi="Cambria Math"/>
                </w:rPr>
                <m:t>β</m:t>
              </w:del>
            </m:r>
          </m:e>
          <m:sub>
            <m:r>
              <w:del w:id="818" w:author="Juan Li" w:date="2026-06-10T19:19:00Z" w16du:dateUtc="2026-06-10T23:19:00Z">
                <w:rPr>
                  <w:rFonts w:ascii="Cambria Math" w:hAnsi="Cambria Math"/>
                </w:rPr>
                <m:t>j</m:t>
              </w:del>
            </m:r>
          </m:sub>
        </m:sSub>
        <m:r>
          <w:del w:id="819" w:author="Juan Li" w:date="2026-06-10T19:19:00Z" w16du:dateUtc="2026-06-10T23:19:00Z">
            <w:rPr>
              <w:rFonts w:ascii="Cambria Math" w:hAnsi="Cambria Math"/>
            </w:rPr>
            <m:t xml:space="preserve"> </m:t>
          </w:del>
        </m:r>
        <m:d>
          <m:dPr>
            <m:ctrlPr>
              <w:del w:id="820" w:author="Juan Li" w:date="2026-06-10T19:19:00Z" w16du:dateUtc="2026-06-10T23:19:00Z">
                <w:rPr>
                  <w:rFonts w:ascii="Cambria Math" w:hAnsi="Cambria Math"/>
                  <w:i/>
                </w:rPr>
              </w:del>
            </m:ctrlPr>
          </m:dPr>
          <m:e>
            <m:sSubSup>
              <m:sSubSupPr>
                <m:ctrlPr>
                  <w:del w:id="821" w:author="Juan Li" w:date="2026-05-27T15:53:00Z" w16du:dateUtc="2026-05-27T19:53:00Z">
                    <w:rPr>
                      <w:rFonts w:ascii="Cambria Math" w:hAnsi="Cambria Math"/>
                      <w:i/>
                    </w:rPr>
                  </w:del>
                </m:ctrlPr>
              </m:sSubSupPr>
              <m:e>
                <m:r>
                  <w:del w:id="822" w:author="Juan Li" w:date="2026-05-27T15:53:00Z" w16du:dateUtc="2026-05-27T19:53:00Z">
                    <w:rPr>
                      <w:rFonts w:ascii="Cambria Math" w:hAnsi="Cambria Math"/>
                    </w:rPr>
                    <m:t>μ</m:t>
                  </w:del>
                </m:r>
              </m:e>
              <m:sub>
                <m:r>
                  <w:del w:id="823" w:author="Juan Li" w:date="2026-05-27T15:53:00Z" w16du:dateUtc="2026-05-27T19:53:00Z">
                    <w:rPr>
                      <w:rFonts w:ascii="Cambria Math" w:hAnsi="Cambria Math"/>
                    </w:rPr>
                    <m:t>j</m:t>
                  </w:del>
                </m:r>
              </m:sub>
              <m:sup>
                <m:r>
                  <w:del w:id="824" w:author="Juan Li" w:date="2026-05-27T15:53:00Z" w16du:dateUtc="2026-05-27T19:53:00Z">
                    <w:rPr>
                      <w:rFonts w:ascii="Cambria Math" w:hAnsi="Cambria Math"/>
                    </w:rPr>
                    <m:t>*</m:t>
                  </w:del>
                </m:r>
              </m:sup>
            </m:sSubSup>
            <m:r>
              <w:del w:id="825" w:author="Juan Li" w:date="2026-05-27T15:53:00Z" w16du:dateUtc="2026-05-27T19:53:00Z">
                <w:rPr>
                  <w:rFonts w:ascii="Cambria Math" w:hAnsi="Cambria Math"/>
                </w:rPr>
                <m:t xml:space="preserve"> </m:t>
              </w:del>
            </m:r>
            <m:r>
              <w:del w:id="826" w:author="Juan Li" w:date="2026-06-10T19:19:00Z" w16du:dateUtc="2026-06-10T23:19:00Z">
                <w:rPr>
                  <w:rFonts w:ascii="Cambria Math" w:hAnsi="Cambria Math"/>
                </w:rPr>
                <m:t xml:space="preserve">- </m:t>
              </w:del>
            </m:r>
            <m:sSub>
              <m:sSubPr>
                <m:ctrlPr>
                  <w:del w:id="827" w:author="Juan Li" w:date="2026-06-10T19:19:00Z" w16du:dateUtc="2026-06-10T23:19:00Z">
                    <w:rPr>
                      <w:rFonts w:ascii="Cambria Math" w:hAnsi="Cambria Math"/>
                      <w:i/>
                    </w:rPr>
                  </w:del>
                </m:ctrlPr>
              </m:sSubPr>
              <m:e>
                <m:acc>
                  <m:accPr>
                    <m:chr m:val="̄"/>
                    <m:ctrlPr>
                      <w:del w:id="828" w:author="Juan Li" w:date="2026-06-10T19:19:00Z" w16du:dateUtc="2026-06-10T23:19:00Z">
                        <w:rPr>
                          <w:rFonts w:ascii="Cambria Math" w:hAnsi="Cambria Math"/>
                          <w:i/>
                        </w:rPr>
                      </w:del>
                    </m:ctrlPr>
                  </m:accPr>
                  <m:e>
                    <m:r>
                      <w:del w:id="829" w:author="Juan Li" w:date="2026-06-10T19:19:00Z" w16du:dateUtc="2026-06-10T23:19:00Z">
                        <w:rPr>
                          <w:rFonts w:ascii="Cambria Math" w:hAnsi="Cambria Math"/>
                        </w:rPr>
                        <m:t>x</m:t>
                      </w:del>
                    </m:r>
                  </m:e>
                </m:acc>
              </m:e>
              <m:sub>
                <m:r>
                  <w:del w:id="830" w:author="Juan Li" w:date="2026-06-10T19:19:00Z" w16du:dateUtc="2026-06-10T23:19:00Z">
                    <w:rPr>
                      <w:rFonts w:ascii="Cambria Math" w:hAnsi="Cambria Math"/>
                    </w:rPr>
                    <m:t>j</m:t>
                  </w:del>
                </m:r>
              </m:sub>
            </m:sSub>
          </m:e>
        </m:d>
      </m:oMath>
      <w:ins w:id="831" w:author="Juan Li" w:date="2026-06-10T19:20:00Z" w16du:dateUtc="2026-06-10T23:20:00Z">
        <w:r w:rsidR="007E0BE2">
          <w:t>, as summarised in Table 3.</w:t>
        </w:r>
      </w:ins>
      <m:oMath>
        <m:r>
          <w:del w:id="832" w:author="Juan Li" w:date="2026-06-10T19:20:00Z" w16du:dateUtc="2026-06-10T23:20:00Z">
            <w:rPr>
              <w:rFonts w:ascii="Cambria Math" w:hAnsi="Cambria Math"/>
            </w:rPr>
            <m:t>.</m:t>
          </w:del>
        </m:r>
      </m:oMath>
      <w:del w:id="833" w:author="Juan Li" w:date="2026-06-10T19:20:00Z" w16du:dateUtc="2026-06-10T23:20:00Z">
        <w:r w:rsidR="00733132" w:rsidDel="007E0BE2">
          <w:delText xml:space="preserve"> </w:delText>
        </w:r>
        <w:r w:rsidDel="007E0BE2">
          <w:delText xml:space="preserve">For logistic regression, </w:delText>
        </w:r>
      </w:del>
      <m:oMath>
        <m:r>
          <w:del w:id="834" w:author="Juan Li" w:date="2026-06-10T19:20:00Z" w16du:dateUtc="2026-06-10T23:20:00Z">
            <w:rPr>
              <w:rFonts w:ascii="Cambria Math" w:hAnsi="Cambria Math"/>
            </w:rPr>
            <m:t>g</m:t>
          </w:del>
        </m:r>
        <m:d>
          <m:dPr>
            <m:ctrlPr>
              <w:del w:id="835" w:author="Juan Li" w:date="2026-06-10T19:20:00Z" w16du:dateUtc="2026-06-10T23:20:00Z">
                <w:rPr>
                  <w:rFonts w:ascii="Cambria Math" w:hAnsi="Cambria Math"/>
                  <w:i/>
                </w:rPr>
              </w:del>
            </m:ctrlPr>
          </m:dPr>
          <m:e>
            <m:sSup>
              <m:sSupPr>
                <m:ctrlPr>
                  <w:del w:id="836" w:author="Juan Li" w:date="2026-05-27T15:54:00Z" w16du:dateUtc="2026-05-27T19:54:00Z">
                    <w:rPr>
                      <w:rFonts w:ascii="Cambria Math" w:hAnsi="Cambria Math"/>
                      <w:i/>
                    </w:rPr>
                  </w:del>
                </m:ctrlPr>
              </m:sSupPr>
              <m:e>
                <m:r>
                  <w:del w:id="837" w:author="Juan Li" w:date="2026-05-27T15:54:00Z" w16du:dateUtc="2026-05-27T19:54:00Z">
                    <w:rPr>
                      <w:rFonts w:ascii="Cambria Math" w:hAnsi="Cambria Math"/>
                    </w:rPr>
                    <m:t>ȳ</m:t>
                  </w:del>
                </m:r>
              </m:e>
              <m:sup>
                <m:r>
                  <w:del w:id="838" w:author="Juan Li" w:date="2026-05-27T15:54:00Z" w16du:dateUtc="2026-05-27T19:54:00Z">
                    <w:rPr>
                      <w:rFonts w:ascii="Cambria Math" w:hAnsi="Cambria Math"/>
                    </w:rPr>
                    <m:t>*</m:t>
                  </w:del>
                </m:r>
              </m:sup>
            </m:sSup>
          </m:e>
        </m:d>
        <m:r>
          <w:del w:id="839" w:author="Juan Li" w:date="2026-06-10T19:20:00Z" w16du:dateUtc="2026-06-10T23:20:00Z">
            <w:rPr>
              <w:rFonts w:ascii="Cambria Math" w:hAnsi="Cambria Math"/>
            </w:rPr>
            <m:t xml:space="preserve"> = </m:t>
          </w:del>
        </m:r>
      </m:oMath>
      <w:del w:id="840" w:author="Juan Li" w:date="2026-06-10T19:20:00Z" w16du:dateUtc="2026-06-10T23:20:00Z">
        <w:r w:rsidR="00733132" w:rsidRPr="00733132" w:rsidDel="007E0BE2">
          <w:delText>logit</w:delText>
        </w:r>
      </w:del>
      <m:oMath>
        <m:r>
          <w:del w:id="841" w:author="Juan Li" w:date="2026-06-10T19:20:00Z" w16du:dateUtc="2026-06-10T23:20:00Z">
            <w:rPr>
              <w:rFonts w:ascii="Cambria Math" w:hAnsi="Cambria Math"/>
            </w:rPr>
            <m:t>(</m:t>
          </w:del>
        </m:r>
        <m:sSup>
          <m:sSupPr>
            <m:ctrlPr>
              <w:del w:id="842" w:author="Juan Li" w:date="2026-05-27T15:55:00Z" w16du:dateUtc="2026-05-27T19:55:00Z">
                <w:rPr>
                  <w:rFonts w:ascii="Cambria Math" w:hAnsi="Cambria Math"/>
                  <w:i/>
                </w:rPr>
              </w:del>
            </m:ctrlPr>
          </m:sSupPr>
          <m:e>
            <m:acc>
              <m:accPr>
                <m:chr m:val="̄"/>
                <m:ctrlPr>
                  <w:del w:id="843" w:author="Juan Li" w:date="2026-05-27T15:55:00Z" w16du:dateUtc="2026-05-27T19:55:00Z">
                    <w:rPr>
                      <w:rFonts w:ascii="Cambria Math" w:hAnsi="Cambria Math"/>
                      <w:i/>
                    </w:rPr>
                  </w:del>
                </m:ctrlPr>
              </m:accPr>
              <m:e>
                <m:r>
                  <w:del w:id="844" w:author="Juan Li" w:date="2026-05-27T15:55:00Z" w16du:dateUtc="2026-05-27T19:55:00Z">
                    <w:rPr>
                      <w:rFonts w:ascii="Cambria Math" w:hAnsi="Cambria Math"/>
                    </w:rPr>
                    <m:t>p</m:t>
                  </w:del>
                </m:r>
              </m:e>
            </m:acc>
          </m:e>
          <m:sup>
            <m:r>
              <w:del w:id="845" w:author="Juan Li" w:date="2026-05-27T15:55:00Z" w16du:dateUtc="2026-05-27T19:55:00Z">
                <w:rPr>
                  <w:rFonts w:ascii="Cambria Math" w:hAnsi="Cambria Math"/>
                </w:rPr>
                <m:t>*</m:t>
              </w:del>
            </m:r>
          </m:sup>
        </m:sSup>
        <m:r>
          <w:del w:id="846" w:author="Juan Li" w:date="2026-06-10T19:20:00Z" w16du:dateUtc="2026-06-10T23:20:00Z">
            <w:rPr>
              <w:rFonts w:ascii="Cambria Math" w:hAnsi="Cambria Math"/>
            </w:rPr>
            <m:t>)</m:t>
          </w:del>
        </m:r>
      </m:oMath>
      <w:del w:id="847" w:author="Juan Li" w:date="2026-06-10T19:20:00Z" w16du:dateUtc="2026-06-10T23:20:00Z">
        <w:r w:rsidDel="007E0BE2">
          <w:delText xml:space="preserve">; for Poisson, </w:delText>
        </w:r>
      </w:del>
      <m:oMath>
        <m:r>
          <w:del w:id="848" w:author="Juan Li" w:date="2026-06-10T19:20:00Z" w16du:dateUtc="2026-06-10T23:20:00Z">
            <w:rPr>
              <w:rFonts w:ascii="Cambria Math" w:hAnsi="Cambria Math"/>
            </w:rPr>
            <m:t>g(</m:t>
          </w:del>
        </m:r>
        <m:sSup>
          <m:sSupPr>
            <m:ctrlPr>
              <w:del w:id="849" w:author="Juan Li" w:date="2026-05-27T15:55:00Z" w16du:dateUtc="2026-05-27T19:55:00Z">
                <w:rPr>
                  <w:rFonts w:ascii="Cambria Math" w:hAnsi="Cambria Math"/>
                  <w:i/>
                </w:rPr>
              </w:del>
            </m:ctrlPr>
          </m:sSupPr>
          <m:e>
            <m:r>
              <w:del w:id="850" w:author="Juan Li" w:date="2026-05-27T15:55:00Z" w16du:dateUtc="2026-05-27T19:55:00Z">
                <w:rPr>
                  <w:rFonts w:ascii="Cambria Math" w:hAnsi="Cambria Math"/>
                </w:rPr>
                <m:t>ȳ</m:t>
              </w:del>
            </m:r>
          </m:e>
          <m:sup>
            <m:r>
              <w:del w:id="851" w:author="Juan Li" w:date="2026-05-27T15:55:00Z" w16du:dateUtc="2026-05-27T19:55:00Z">
                <w:rPr>
                  <w:rFonts w:ascii="Cambria Math" w:hAnsi="Cambria Math"/>
                </w:rPr>
                <m:t>*</m:t>
              </w:del>
            </m:r>
          </m:sup>
        </m:sSup>
        <m:r>
          <w:del w:id="852" w:author="Juan Li" w:date="2026-06-10T19:20:00Z" w16du:dateUtc="2026-06-10T23:20:00Z">
            <w:rPr>
              <w:rFonts w:ascii="Cambria Math" w:hAnsi="Cambria Math"/>
            </w:rPr>
            <m:t xml:space="preserve">) = </m:t>
          </w:del>
        </m:r>
        <m:r>
          <w:del w:id="853" w:author="Juan Li" w:date="2026-06-10T19:20:00Z" w16du:dateUtc="2026-06-10T23:20:00Z">
            <m:rPr>
              <m:sty m:val="p"/>
            </m:rPr>
            <w:rPr>
              <w:rFonts w:ascii="Cambria Math" w:hAnsi="Cambria Math"/>
            </w:rPr>
            <m:t>ln</m:t>
          </w:del>
        </m:r>
        <m:r>
          <w:del w:id="854" w:author="Juan Li" w:date="2026-06-10T19:20:00Z" w16du:dateUtc="2026-06-10T23:20:00Z">
            <w:rPr>
              <w:rFonts w:ascii="Cambria Math" w:hAnsi="Cambria Math"/>
            </w:rPr>
            <m:t>(</m:t>
          </w:del>
        </m:r>
        <m:sSup>
          <m:sSupPr>
            <m:ctrlPr>
              <w:del w:id="855" w:author="Juan Li" w:date="2026-05-27T15:55:00Z" w16du:dateUtc="2026-05-27T19:55:00Z">
                <w:rPr>
                  <w:rFonts w:ascii="Cambria Math" w:hAnsi="Cambria Math"/>
                  <w:i/>
                </w:rPr>
              </w:del>
            </m:ctrlPr>
          </m:sSupPr>
          <m:e>
            <m:acc>
              <m:accPr>
                <m:chr m:val="̄"/>
                <m:ctrlPr>
                  <w:del w:id="856" w:author="Juan Li" w:date="2026-05-27T15:55:00Z" w16du:dateUtc="2026-05-27T19:55:00Z">
                    <w:rPr>
                      <w:rFonts w:ascii="Cambria Math" w:hAnsi="Cambria Math"/>
                      <w:i/>
                    </w:rPr>
                  </w:del>
                </m:ctrlPr>
              </m:accPr>
              <m:e>
                <m:r>
                  <w:del w:id="857" w:author="Juan Li" w:date="2026-05-27T15:55:00Z" w16du:dateUtc="2026-05-27T19:55:00Z">
                    <w:rPr>
                      <w:rFonts w:ascii="Cambria Math" w:hAnsi="Cambria Math"/>
                    </w:rPr>
                    <m:t>λ</m:t>
                  </w:del>
                </m:r>
              </m:e>
            </m:acc>
          </m:e>
          <m:sup>
            <m:r>
              <w:del w:id="858" w:author="Juan Li" w:date="2026-05-27T15:55:00Z" w16du:dateUtc="2026-05-27T19:55:00Z">
                <w:rPr>
                  <w:rFonts w:ascii="Cambria Math" w:hAnsi="Cambria Math"/>
                </w:rPr>
                <m:t>*</m:t>
              </w:del>
            </m:r>
          </m:sup>
        </m:sSup>
        <m:r>
          <w:del w:id="859" w:author="Juan Li" w:date="2026-06-10T19:20:00Z" w16du:dateUtc="2026-06-10T23:20:00Z">
            <w:rPr>
              <w:rFonts w:ascii="Cambria Math" w:hAnsi="Cambria Math"/>
            </w:rPr>
            <m:t>)</m:t>
          </w:del>
        </m:r>
      </m:oMath>
      <w:del w:id="860" w:author="Juan Li" w:date="2026-06-10T19:20:00Z" w16du:dateUtc="2026-06-10T23:20:00Z">
        <w:r w:rsidDel="007E0BE2">
          <w:delText xml:space="preserve">; for the Cox model, the baseline hazard </w:delText>
        </w:r>
      </w:del>
      <m:oMath>
        <m:r>
          <w:del w:id="861" w:author="Juan Li" w:date="2026-06-10T19:20:00Z" w16du:dateUtc="2026-06-10T23:20:00Z">
            <w:rPr>
              <w:rFonts w:ascii="Cambria Math" w:hAnsi="Cambria Math"/>
            </w:rPr>
            <m:t>h₀(t)</m:t>
          </w:del>
        </m:r>
      </m:oMath>
      <w:del w:id="862" w:author="Juan Li" w:date="2026-06-10T19:20:00Z" w16du:dateUtc="2026-06-10T23:20:00Z">
        <w:r w:rsidDel="007E0BE2">
          <w:delText xml:space="preserve"> is scaled uniformly so that the average predicted survival matches the target-population mean survival.</w:delText>
        </w:r>
        <w:r w:rsidDel="007E0BE2">
          <w:rPr>
            <w:color w:val="2E75B6"/>
            <w:vertAlign w:val="superscript"/>
          </w:rPr>
          <w:delText>6</w:delText>
        </w:r>
        <w:r w:rsidDel="007E0BE2">
          <w:delText xml:space="preserve"> </w:delText>
        </w:r>
      </w:del>
    </w:p>
    <w:p w14:paraId="5EFFC2CC" w14:textId="0FDA1CDD" w:rsidR="00B621E2" w:rsidRDefault="00B621E2" w:rsidP="00B621E2">
      <w:pPr>
        <w:spacing w:before="120" w:after="60"/>
        <w:jc w:val="center"/>
        <w:rPr>
          <w:ins w:id="863" w:author="Juan Li" w:date="2026-06-10T19:21:00Z" w16du:dateUtc="2026-06-10T23:21:00Z"/>
        </w:rPr>
      </w:pPr>
      <w:ins w:id="864" w:author="Juan Li" w:date="2026-06-10T19:21:00Z" w16du:dateUtc="2026-06-10T23:21:00Z">
        <w:r>
          <w:rPr>
            <w:b/>
            <w:bCs/>
            <w:sz w:val="20"/>
            <w:szCs w:val="20"/>
          </w:rPr>
          <w:t xml:space="preserve">Table </w:t>
        </w:r>
        <w:r>
          <w:rPr>
            <w:b/>
            <w:bCs/>
            <w:sz w:val="20"/>
            <w:szCs w:val="20"/>
          </w:rPr>
          <w:t>3</w:t>
        </w:r>
        <w:r>
          <w:rPr>
            <w:b/>
            <w:bCs/>
            <w:sz w:val="20"/>
            <w:szCs w:val="20"/>
          </w:rPr>
          <w:t xml:space="preserve">. </w:t>
        </w:r>
        <w:r>
          <w:rPr>
            <w:b/>
            <w:bCs/>
            <w:sz w:val="20"/>
            <w:szCs w:val="20"/>
          </w:rPr>
          <w:t>C</w:t>
        </w:r>
        <w:r w:rsidRPr="00B621E2">
          <w:rPr>
            <w:b/>
            <w:bCs/>
            <w:sz w:val="20"/>
            <w:szCs w:val="20"/>
          </w:rPr>
          <w:t>alibration-in-the-large</w:t>
        </w:r>
        <w:r>
          <w:rPr>
            <w:b/>
            <w:bCs/>
            <w:sz w:val="20"/>
            <w:szCs w:val="20"/>
          </w:rPr>
          <w:t xml:space="preserve"> through intercept-u</w:t>
        </w:r>
      </w:ins>
      <w:ins w:id="865" w:author="Juan Li" w:date="2026-06-10T19:22:00Z" w16du:dateUtc="2026-06-10T23:22:00Z">
        <w:r>
          <w:rPr>
            <w:b/>
            <w:bCs/>
            <w:sz w:val="20"/>
            <w:szCs w:val="20"/>
          </w:rPr>
          <w:t>pdate</w:t>
        </w:r>
      </w:ins>
      <w:ins w:id="866" w:author="Juan Li" w:date="2026-06-10T19:21:00Z" w16du:dateUtc="2026-06-10T23:21:00Z">
        <w:r>
          <w:rPr>
            <w:b/>
            <w:bCs/>
            <w:sz w:val="20"/>
            <w:szCs w:val="20"/>
          </w:rPr>
          <w:t>.</w:t>
        </w:r>
      </w:ins>
    </w:p>
    <w:tbl>
      <w:tblPr>
        <w:tblW w:w="9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Change w:id="867" w:author="Juan Li" w:date="2026-06-10T19:27:00Z" w16du:dateUtc="2026-06-10T23:27:00Z">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267"/>
        <w:gridCol w:w="2127"/>
        <w:gridCol w:w="4818"/>
        <w:tblGridChange w:id="868">
          <w:tblGrid>
            <w:gridCol w:w="1559"/>
            <w:gridCol w:w="708"/>
            <w:gridCol w:w="1276"/>
            <w:gridCol w:w="851"/>
            <w:gridCol w:w="2409"/>
            <w:gridCol w:w="2409"/>
          </w:tblGrid>
        </w:tblGridChange>
      </w:tblGrid>
      <w:tr w:rsidR="00B621E2" w:rsidRPr="00B621E2" w14:paraId="3C9BAF8B" w14:textId="77777777" w:rsidTr="00B621E2">
        <w:trPr>
          <w:tblHeader/>
          <w:jc w:val="center"/>
          <w:ins w:id="869" w:author="Juan Li" w:date="2026-06-10T19:22:00Z" w16du:dateUtc="2026-06-10T23:22:00Z"/>
          <w:trPrChange w:id="870" w:author="Juan Li" w:date="2026-06-10T19:27:00Z" w16du:dateUtc="2026-06-10T23:27:00Z">
            <w:trPr>
              <w:gridAfter w:val="0"/>
              <w:tblHeader/>
            </w:trPr>
          </w:trPrChange>
        </w:trPr>
        <w:tc>
          <w:tcPr>
            <w:tcW w:w="226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Change w:id="871" w:author="Juan Li" w:date="2026-06-10T19:27:00Z" w16du:dateUtc="2026-06-10T23:27:00Z">
              <w:tcPr>
                <w:tcW w:w="1559"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tcPrChange>
          </w:tcPr>
          <w:p w14:paraId="0E33A9D7" w14:textId="77777777" w:rsidR="00B621E2" w:rsidRPr="00B621E2" w:rsidRDefault="00B621E2" w:rsidP="00A140CF">
            <w:pPr>
              <w:jc w:val="center"/>
              <w:rPr>
                <w:ins w:id="872" w:author="Juan Li" w:date="2026-06-10T19:22:00Z" w16du:dateUtc="2026-06-10T23:22:00Z"/>
                <w:sz w:val="20"/>
                <w:szCs w:val="20"/>
                <w:rPrChange w:id="873" w:author="Juan Li" w:date="2026-06-10T19:26:00Z" w16du:dateUtc="2026-06-10T23:26:00Z">
                  <w:rPr>
                    <w:ins w:id="874" w:author="Juan Li" w:date="2026-06-10T19:22:00Z" w16du:dateUtc="2026-06-10T23:22:00Z"/>
                  </w:rPr>
                </w:rPrChange>
              </w:rPr>
            </w:pPr>
            <w:ins w:id="875" w:author="Juan Li" w:date="2026-06-10T19:22:00Z" w16du:dateUtc="2026-06-10T23:22:00Z">
              <w:r w:rsidRPr="00B621E2">
                <w:rPr>
                  <w:rFonts w:ascii="Arial" w:eastAsia="Arial" w:hAnsi="Arial" w:cs="Arial"/>
                  <w:b/>
                  <w:bCs/>
                  <w:color w:val="FFFFFF"/>
                  <w:sz w:val="20"/>
                  <w:szCs w:val="20"/>
                </w:rPr>
                <w:t>Model</w:t>
              </w:r>
            </w:ins>
          </w:p>
        </w:tc>
        <w:tc>
          <w:tcPr>
            <w:tcW w:w="212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Change w:id="876" w:author="Juan Li" w:date="2026-06-10T19:27:00Z" w16du:dateUtc="2026-06-10T23:27:00Z">
              <w:tcPr>
                <w:tcW w:w="1984" w:type="dxa"/>
                <w:gridSpan w:val="2"/>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tcPrChange>
          </w:tcPr>
          <w:p w14:paraId="6F075FCA" w14:textId="77777777" w:rsidR="00B621E2" w:rsidRPr="00B621E2" w:rsidRDefault="00B621E2" w:rsidP="00A140CF">
            <w:pPr>
              <w:jc w:val="center"/>
              <w:rPr>
                <w:ins w:id="877" w:author="Juan Li" w:date="2026-06-10T19:22:00Z" w16du:dateUtc="2026-06-10T23:22:00Z"/>
                <w:sz w:val="20"/>
                <w:szCs w:val="20"/>
                <w:rPrChange w:id="878" w:author="Juan Li" w:date="2026-06-10T19:26:00Z" w16du:dateUtc="2026-06-10T23:26:00Z">
                  <w:rPr>
                    <w:ins w:id="879" w:author="Juan Li" w:date="2026-06-10T19:22:00Z" w16du:dateUtc="2026-06-10T23:22:00Z"/>
                  </w:rPr>
                </w:rPrChange>
              </w:rPr>
            </w:pPr>
            <w:ins w:id="880" w:author="Juan Li" w:date="2026-06-10T19:22:00Z" w16du:dateUtc="2026-06-10T23:22:00Z">
              <w:r w:rsidRPr="00B621E2">
                <w:rPr>
                  <w:rFonts w:ascii="Arial" w:eastAsia="Arial" w:hAnsi="Arial" w:cs="Arial"/>
                  <w:b/>
                  <w:bCs/>
                  <w:color w:val="FFFFFF"/>
                  <w:sz w:val="20"/>
                  <w:szCs w:val="20"/>
                </w:rPr>
                <w:t xml:space="preserve">Link function </w:t>
              </w:r>
            </w:ins>
            <m:oMath>
              <m:r>
                <w:ins w:id="881" w:author="Juan Li" w:date="2026-06-10T19:22:00Z" w16du:dateUtc="2026-06-10T23:22:00Z">
                  <m:rPr>
                    <m:sty m:val="bi"/>
                  </m:rPr>
                  <w:rPr>
                    <w:rFonts w:ascii="Cambria Math" w:eastAsia="Arial" w:hAnsi="Cambria Math" w:cs="Arial"/>
                    <w:color w:val="FFFFFF"/>
                    <w:sz w:val="20"/>
                    <w:szCs w:val="20"/>
                  </w:rPr>
                  <m:t>g(μ)</m:t>
                </w:ins>
              </m:r>
            </m:oMath>
          </w:p>
        </w:tc>
        <w:tc>
          <w:tcPr>
            <w:tcW w:w="4818"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Change w:id="882" w:author="Juan Li" w:date="2026-06-10T19:27:00Z" w16du:dateUtc="2026-06-10T23:27:00Z">
              <w:tcPr>
                <w:tcW w:w="3260" w:type="dxa"/>
                <w:gridSpan w:val="2"/>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tcPrChange>
          </w:tcPr>
          <w:p w14:paraId="08F2BB8D" w14:textId="7340B80F" w:rsidR="00B621E2" w:rsidRPr="00B621E2" w:rsidRDefault="00B621E2" w:rsidP="00A140CF">
            <w:pPr>
              <w:jc w:val="center"/>
              <w:rPr>
                <w:ins w:id="883" w:author="Juan Li" w:date="2026-06-10T19:22:00Z" w16du:dateUtc="2026-06-10T23:22:00Z"/>
                <w:sz w:val="20"/>
                <w:szCs w:val="20"/>
                <w:rPrChange w:id="884" w:author="Juan Li" w:date="2026-06-10T19:26:00Z" w16du:dateUtc="2026-06-10T23:26:00Z">
                  <w:rPr>
                    <w:ins w:id="885" w:author="Juan Li" w:date="2026-06-10T19:22:00Z" w16du:dateUtc="2026-06-10T23:22:00Z"/>
                  </w:rPr>
                </w:rPrChange>
              </w:rPr>
            </w:pPr>
            <w:ins w:id="886" w:author="Juan Li" w:date="2026-06-10T19:22:00Z" w16du:dateUtc="2026-06-10T23:22:00Z">
              <w:r w:rsidRPr="00B621E2">
                <w:rPr>
                  <w:rFonts w:ascii="Arial" w:eastAsia="Arial" w:hAnsi="Arial" w:cs="Arial"/>
                  <w:b/>
                  <w:bCs/>
                  <w:color w:val="FFFFFF"/>
                  <w:sz w:val="20"/>
                  <w:szCs w:val="20"/>
                </w:rPr>
                <w:t>Recalibrated model</w:t>
              </w:r>
            </w:ins>
          </w:p>
        </w:tc>
      </w:tr>
      <w:tr w:rsidR="00B621E2" w:rsidRPr="00B621E2" w14:paraId="492E233F" w14:textId="77777777" w:rsidTr="00B621E2">
        <w:trPr>
          <w:jc w:val="center"/>
          <w:ins w:id="887" w:author="Juan Li" w:date="2026-06-10T19:22:00Z" w16du:dateUtc="2026-06-10T23:22:00Z"/>
          <w:trPrChange w:id="888" w:author="Juan Li" w:date="2026-06-10T19:27:00Z" w16du:dateUtc="2026-06-10T23:27:00Z">
            <w:trPr>
              <w:gridAfter w:val="0"/>
            </w:trPr>
          </w:trPrChange>
        </w:trPr>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889" w:author="Juan Li" w:date="2026-06-10T19:27:00Z" w16du:dateUtc="2026-06-10T23:27:00Z">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3BAA3D24" w14:textId="77777777" w:rsidR="00B621E2" w:rsidRPr="00B621E2" w:rsidRDefault="00B621E2" w:rsidP="00A140CF">
            <w:pPr>
              <w:rPr>
                <w:ins w:id="890" w:author="Juan Li" w:date="2026-06-10T19:22:00Z" w16du:dateUtc="2026-06-10T23:22:00Z"/>
                <w:sz w:val="20"/>
                <w:szCs w:val="20"/>
                <w:rPrChange w:id="891" w:author="Juan Li" w:date="2026-06-10T19:26:00Z" w16du:dateUtc="2026-06-10T23:26:00Z">
                  <w:rPr>
                    <w:ins w:id="892" w:author="Juan Li" w:date="2026-06-10T19:22:00Z" w16du:dateUtc="2026-06-10T23:22:00Z"/>
                  </w:rPr>
                </w:rPrChange>
              </w:rPr>
            </w:pPr>
            <w:ins w:id="893" w:author="Juan Li" w:date="2026-06-10T19:22:00Z" w16du:dateUtc="2026-06-10T23:22:00Z">
              <w:r w:rsidRPr="00B621E2">
                <w:rPr>
                  <w:sz w:val="20"/>
                  <w:szCs w:val="20"/>
                </w:rPr>
                <w:t>Linear regression</w:t>
              </w:r>
            </w:ins>
          </w:p>
        </w:tc>
        <w:tc>
          <w:tcPr>
            <w:tcW w:w="212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894" w:author="Juan Li" w:date="2026-06-10T19:27:00Z" w16du:dateUtc="2026-06-10T23:27:00Z">
              <w:tcPr>
                <w:tcW w:w="1984"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0CF85929" w14:textId="77777777" w:rsidR="00B621E2" w:rsidRPr="00B621E2" w:rsidRDefault="00B621E2" w:rsidP="00A140CF">
            <w:pPr>
              <w:rPr>
                <w:ins w:id="895" w:author="Juan Li" w:date="2026-06-10T19:22:00Z" w16du:dateUtc="2026-06-10T23:22:00Z"/>
                <w:sz w:val="20"/>
                <w:szCs w:val="20"/>
                <w:rPrChange w:id="896" w:author="Juan Li" w:date="2026-06-10T19:26:00Z" w16du:dateUtc="2026-06-10T23:26:00Z">
                  <w:rPr>
                    <w:ins w:id="897" w:author="Juan Li" w:date="2026-06-10T19:22:00Z" w16du:dateUtc="2026-06-10T23:22:00Z"/>
                  </w:rPr>
                </w:rPrChange>
              </w:rPr>
            </w:pPr>
            <w:ins w:id="898" w:author="Juan Li" w:date="2026-06-10T19:22:00Z" w16du:dateUtc="2026-06-10T23:22:00Z">
              <w:r w:rsidRPr="00B621E2">
                <w:rPr>
                  <w:sz w:val="20"/>
                  <w:szCs w:val="20"/>
                </w:rPr>
                <w:t xml:space="preserve">Identity: </w:t>
              </w:r>
            </w:ins>
            <m:oMath>
              <m:r>
                <w:ins w:id="899" w:author="Juan Li" w:date="2026-06-10T19:22:00Z" w16du:dateUtc="2026-06-10T23:22:00Z">
                  <w:rPr>
                    <w:rFonts w:ascii="Cambria Math" w:hAnsi="Cambria Math"/>
                    <w:sz w:val="20"/>
                    <w:szCs w:val="20"/>
                  </w:rPr>
                  <m:t>μ</m:t>
                </w:ins>
              </m:r>
            </m:oMath>
          </w:p>
        </w:tc>
        <w:tc>
          <w:tcPr>
            <w:tcW w:w="48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900" w:author="Juan Li" w:date="2026-06-10T19:27:00Z" w16du:dateUtc="2026-06-10T23:27:00Z">
              <w:tcPr>
                <w:tcW w:w="3260"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2E812D86" w14:textId="22F3E107" w:rsidR="00B621E2" w:rsidRPr="00B621E2" w:rsidRDefault="00B621E2" w:rsidP="00A140CF">
            <w:pPr>
              <w:rPr>
                <w:ins w:id="901" w:author="Juan Li" w:date="2026-06-10T19:22:00Z" w16du:dateUtc="2026-06-10T23:22:00Z"/>
                <w:sz w:val="20"/>
                <w:szCs w:val="20"/>
                <w:rPrChange w:id="902" w:author="Juan Li" w:date="2026-06-10T19:26:00Z" w16du:dateUtc="2026-06-10T23:26:00Z">
                  <w:rPr>
                    <w:ins w:id="903" w:author="Juan Li" w:date="2026-06-10T19:22:00Z" w16du:dateUtc="2026-06-10T23:22:00Z"/>
                  </w:rPr>
                </w:rPrChange>
              </w:rPr>
            </w:pPr>
            <m:oMathPara>
              <m:oMath>
                <m:sSub>
                  <m:sSubPr>
                    <m:ctrlPr>
                      <w:ins w:id="904" w:author="Juan Li" w:date="2026-06-10T19:23:00Z" w16du:dateUtc="2026-06-10T23:23:00Z">
                        <w:rPr>
                          <w:rFonts w:ascii="Cambria Math" w:hAnsi="Cambria Math"/>
                          <w:i/>
                          <w:sz w:val="20"/>
                          <w:szCs w:val="20"/>
                          <w:rPrChange w:id="905" w:author="Juan Li" w:date="2026-06-10T19:26:00Z" w16du:dateUtc="2026-06-10T23:26:00Z">
                            <w:rPr>
                              <w:rFonts w:ascii="Cambria Math" w:hAnsi="Cambria Math"/>
                              <w:i/>
                            </w:rPr>
                          </w:rPrChange>
                        </w:rPr>
                      </w:ins>
                    </m:ctrlPr>
                  </m:sSubPr>
                  <m:e>
                    <m:r>
                      <w:ins w:id="906" w:author="Juan Li" w:date="2026-06-10T19:23:00Z" w16du:dateUtc="2026-06-10T23:23:00Z">
                        <w:rPr>
                          <w:rFonts w:ascii="Cambria Math" w:hAnsi="Cambria Math"/>
                          <w:sz w:val="20"/>
                          <w:szCs w:val="20"/>
                          <w:rPrChange w:id="907" w:author="Juan Li" w:date="2026-06-10T19:26:00Z" w16du:dateUtc="2026-06-10T23:26:00Z">
                            <w:rPr>
                              <w:rFonts w:ascii="Cambria Math" w:hAnsi="Cambria Math"/>
                            </w:rPr>
                          </w:rPrChange>
                        </w:rPr>
                        <m:t>ỹ</m:t>
                      </w:ins>
                    </m:r>
                  </m:e>
                  <m:sub>
                    <m:r>
                      <w:ins w:id="908" w:author="Juan Li" w:date="2026-06-10T19:23:00Z" w16du:dateUtc="2026-06-10T23:23:00Z">
                        <w:rPr>
                          <w:rFonts w:ascii="Cambria Math" w:hAnsi="Cambria Math"/>
                          <w:sz w:val="20"/>
                          <w:szCs w:val="20"/>
                          <w:rPrChange w:id="909" w:author="Juan Li" w:date="2026-06-10T19:26:00Z" w16du:dateUtc="2026-06-10T23:26:00Z">
                            <w:rPr>
                              <w:rFonts w:ascii="Cambria Math" w:hAnsi="Cambria Math"/>
                            </w:rPr>
                          </w:rPrChange>
                        </w:rPr>
                        <m:t>new</m:t>
                      </w:ins>
                    </m:r>
                  </m:sub>
                </m:sSub>
                <m:r>
                  <w:ins w:id="910" w:author="Juan Li" w:date="2026-06-10T19:23:00Z" w16du:dateUtc="2026-06-10T23:23:00Z">
                    <w:rPr>
                      <w:rFonts w:ascii="Cambria Math" w:hAnsi="Cambria Math"/>
                      <w:sz w:val="20"/>
                      <w:szCs w:val="20"/>
                      <w:rPrChange w:id="911" w:author="Juan Li" w:date="2026-06-10T19:26:00Z" w16du:dateUtc="2026-06-10T23:26:00Z">
                        <w:rPr>
                          <w:rFonts w:ascii="Cambria Math" w:hAnsi="Cambria Math"/>
                        </w:rPr>
                      </w:rPrChange>
                    </w:rPr>
                    <m:t xml:space="preserve"> = </m:t>
                  </w:ins>
                </m:r>
                <m:sSub>
                  <m:sSubPr>
                    <m:ctrlPr>
                      <w:ins w:id="912" w:author="Juan Li" w:date="2026-06-10T19:23:00Z" w16du:dateUtc="2026-06-10T23:23:00Z">
                        <w:rPr>
                          <w:rFonts w:ascii="Cambria Math" w:hAnsi="Cambria Math"/>
                          <w:i/>
                          <w:sz w:val="20"/>
                          <w:szCs w:val="20"/>
                          <w:rPrChange w:id="913" w:author="Juan Li" w:date="2026-06-10T19:26:00Z" w16du:dateUtc="2026-06-10T23:26:00Z">
                            <w:rPr>
                              <w:rFonts w:ascii="Cambria Math" w:hAnsi="Cambria Math"/>
                              <w:i/>
                            </w:rPr>
                          </w:rPrChange>
                        </w:rPr>
                      </w:ins>
                    </m:ctrlPr>
                  </m:sSubPr>
                  <m:e>
                    <m:acc>
                      <m:accPr>
                        <m:chr m:val="̅"/>
                        <m:ctrlPr>
                          <w:ins w:id="914" w:author="Juan Li" w:date="2026-06-10T19:23:00Z" w16du:dateUtc="2026-06-10T23:23:00Z">
                            <w:rPr>
                              <w:rFonts w:ascii="Cambria Math" w:hAnsi="Cambria Math"/>
                              <w:i/>
                              <w:sz w:val="20"/>
                              <w:szCs w:val="20"/>
                              <w:rPrChange w:id="915" w:author="Juan Li" w:date="2026-06-10T19:26:00Z" w16du:dateUtc="2026-06-10T23:26:00Z">
                                <w:rPr>
                                  <w:rFonts w:ascii="Cambria Math" w:hAnsi="Cambria Math"/>
                                  <w:i/>
                                </w:rPr>
                              </w:rPrChange>
                            </w:rPr>
                          </w:ins>
                        </m:ctrlPr>
                      </m:accPr>
                      <m:e>
                        <m:r>
                          <w:ins w:id="916" w:author="Juan Li" w:date="2026-06-10T19:23:00Z" w16du:dateUtc="2026-06-10T23:23:00Z">
                            <w:rPr>
                              <w:rFonts w:ascii="Cambria Math" w:hAnsi="Cambria Math"/>
                              <w:sz w:val="20"/>
                              <w:szCs w:val="20"/>
                              <w:rPrChange w:id="917" w:author="Juan Li" w:date="2026-06-10T19:26:00Z" w16du:dateUtc="2026-06-10T23:26:00Z">
                                <w:rPr>
                                  <w:rFonts w:ascii="Cambria Math" w:hAnsi="Cambria Math"/>
                                </w:rPr>
                              </w:rPrChange>
                            </w:rPr>
                            <m:t>y</m:t>
                          </w:ins>
                        </m:r>
                      </m:e>
                    </m:acc>
                  </m:e>
                  <m:sub>
                    <m:r>
                      <w:ins w:id="918" w:author="Juan Li" w:date="2026-06-10T19:23:00Z" w16du:dateUtc="2026-06-10T23:23:00Z">
                        <w:rPr>
                          <w:rFonts w:ascii="Cambria Math" w:hAnsi="Cambria Math"/>
                          <w:sz w:val="20"/>
                          <w:szCs w:val="20"/>
                          <w:rPrChange w:id="919" w:author="Juan Li" w:date="2026-06-10T19:26:00Z" w16du:dateUtc="2026-06-10T23:26:00Z">
                            <w:rPr>
                              <w:rFonts w:ascii="Cambria Math" w:hAnsi="Cambria Math"/>
                            </w:rPr>
                          </w:rPrChange>
                        </w:rPr>
                        <m:t>new</m:t>
                      </w:ins>
                    </m:r>
                  </m:sub>
                </m:sSub>
                <m:r>
                  <w:ins w:id="920" w:author="Juan Li" w:date="2026-06-10T19:23:00Z" w16du:dateUtc="2026-06-10T23:23:00Z">
                    <w:rPr>
                      <w:rFonts w:ascii="Cambria Math" w:hAnsi="Cambria Math"/>
                      <w:sz w:val="20"/>
                      <w:szCs w:val="20"/>
                      <w:rPrChange w:id="921" w:author="Juan Li" w:date="2026-06-10T19:26:00Z" w16du:dateUtc="2026-06-10T23:26:00Z">
                        <w:rPr>
                          <w:rFonts w:ascii="Cambria Math" w:hAnsi="Cambria Math"/>
                        </w:rPr>
                      </w:rPrChange>
                    </w:rPr>
                    <m:t xml:space="preserve">+ </m:t>
                  </w:ins>
                </m:r>
                <m:sSub>
                  <m:sSubPr>
                    <m:ctrlPr>
                      <w:ins w:id="922" w:author="Juan Li" w:date="2026-06-10T19:23:00Z" w16du:dateUtc="2026-06-10T23:23:00Z">
                        <w:rPr>
                          <w:rFonts w:ascii="Cambria Math" w:hAnsi="Cambria Math"/>
                          <w:i/>
                          <w:sz w:val="20"/>
                          <w:szCs w:val="20"/>
                          <w:rPrChange w:id="923" w:author="Juan Li" w:date="2026-06-10T19:26:00Z" w16du:dateUtc="2026-06-10T23:26:00Z">
                            <w:rPr>
                              <w:rFonts w:ascii="Cambria Math" w:hAnsi="Cambria Math"/>
                              <w:i/>
                            </w:rPr>
                          </w:rPrChange>
                        </w:rPr>
                      </w:ins>
                    </m:ctrlPr>
                  </m:sSubPr>
                  <m:e>
                    <m:r>
                      <w:ins w:id="924" w:author="Juan Li" w:date="2026-06-10T19:23:00Z" w16du:dateUtc="2026-06-10T23:23:00Z">
                        <w:rPr>
                          <w:rFonts w:ascii="Cambria Math" w:hAnsi="Cambria Math"/>
                          <w:sz w:val="20"/>
                          <w:szCs w:val="20"/>
                          <w:rPrChange w:id="925" w:author="Juan Li" w:date="2026-06-10T19:26:00Z" w16du:dateUtc="2026-06-10T23:26:00Z">
                            <w:rPr>
                              <w:rFonts w:ascii="Cambria Math" w:hAnsi="Cambria Math"/>
                            </w:rPr>
                          </w:rPrChange>
                        </w:rPr>
                        <m:t>Σ</m:t>
                      </w:ins>
                    </m:r>
                  </m:e>
                  <m:sub>
                    <m:r>
                      <w:ins w:id="926" w:author="Juan Li" w:date="2026-06-10T19:23:00Z" w16du:dateUtc="2026-06-10T23:23:00Z">
                        <w:rPr>
                          <w:rFonts w:ascii="Cambria Math" w:hAnsi="Cambria Math"/>
                          <w:sz w:val="20"/>
                          <w:szCs w:val="20"/>
                          <w:rPrChange w:id="927" w:author="Juan Li" w:date="2026-06-10T19:26:00Z" w16du:dateUtc="2026-06-10T23:26:00Z">
                            <w:rPr>
                              <w:rFonts w:ascii="Cambria Math" w:hAnsi="Cambria Math"/>
                            </w:rPr>
                          </w:rPrChange>
                        </w:rPr>
                        <m:t>j</m:t>
                      </w:ins>
                    </m:r>
                  </m:sub>
                </m:sSub>
                <m:r>
                  <w:ins w:id="928" w:author="Juan Li" w:date="2026-06-10T19:23:00Z" w16du:dateUtc="2026-06-10T23:23:00Z">
                    <w:rPr>
                      <w:rFonts w:ascii="Cambria Math" w:hAnsi="Cambria Math"/>
                      <w:sz w:val="20"/>
                      <w:szCs w:val="20"/>
                      <w:rPrChange w:id="929" w:author="Juan Li" w:date="2026-06-10T19:26:00Z" w16du:dateUtc="2026-06-10T23:26:00Z">
                        <w:rPr>
                          <w:rFonts w:ascii="Cambria Math" w:hAnsi="Cambria Math"/>
                        </w:rPr>
                      </w:rPrChange>
                    </w:rPr>
                    <m:t xml:space="preserve"> </m:t>
                  </w:ins>
                </m:r>
                <m:sSub>
                  <m:sSubPr>
                    <m:ctrlPr>
                      <w:ins w:id="930" w:author="Juan Li" w:date="2026-06-10T19:23:00Z" w16du:dateUtc="2026-06-10T23:23:00Z">
                        <w:rPr>
                          <w:rFonts w:ascii="Cambria Math" w:hAnsi="Cambria Math"/>
                          <w:i/>
                          <w:sz w:val="20"/>
                          <w:szCs w:val="20"/>
                          <w:rPrChange w:id="931" w:author="Juan Li" w:date="2026-06-10T19:26:00Z" w16du:dateUtc="2026-06-10T23:26:00Z">
                            <w:rPr>
                              <w:rFonts w:ascii="Cambria Math" w:hAnsi="Cambria Math"/>
                              <w:i/>
                            </w:rPr>
                          </w:rPrChange>
                        </w:rPr>
                      </w:ins>
                    </m:ctrlPr>
                  </m:sSubPr>
                  <m:e>
                    <m:r>
                      <w:ins w:id="932" w:author="Juan Li" w:date="2026-06-10T19:23:00Z" w16du:dateUtc="2026-06-10T23:23:00Z">
                        <w:rPr>
                          <w:rFonts w:ascii="Cambria Math" w:hAnsi="Cambria Math"/>
                          <w:sz w:val="20"/>
                          <w:szCs w:val="20"/>
                          <w:rPrChange w:id="933" w:author="Juan Li" w:date="2026-06-10T19:26:00Z" w16du:dateUtc="2026-06-10T23:26:00Z">
                            <w:rPr>
                              <w:rFonts w:ascii="Cambria Math" w:hAnsi="Cambria Math"/>
                            </w:rPr>
                          </w:rPrChange>
                        </w:rPr>
                        <m:t>β</m:t>
                      </w:ins>
                    </m:r>
                  </m:e>
                  <m:sub>
                    <m:r>
                      <w:ins w:id="934" w:author="Juan Li" w:date="2026-06-10T19:23:00Z" w16du:dateUtc="2026-06-10T23:23:00Z">
                        <w:rPr>
                          <w:rFonts w:ascii="Cambria Math" w:hAnsi="Cambria Math"/>
                          <w:sz w:val="20"/>
                          <w:szCs w:val="20"/>
                          <w:rPrChange w:id="935" w:author="Juan Li" w:date="2026-06-10T19:26:00Z" w16du:dateUtc="2026-06-10T23:26:00Z">
                            <w:rPr>
                              <w:rFonts w:ascii="Cambria Math" w:hAnsi="Cambria Math"/>
                            </w:rPr>
                          </w:rPrChange>
                        </w:rPr>
                        <m:t>j</m:t>
                      </w:ins>
                    </m:r>
                  </m:sub>
                </m:sSub>
                <m:r>
                  <w:ins w:id="936" w:author="Juan Li" w:date="2026-06-10T19:23:00Z" w16du:dateUtc="2026-06-10T23:23:00Z">
                    <w:rPr>
                      <w:rFonts w:ascii="Cambria Math" w:hAnsi="Cambria Math"/>
                      <w:sz w:val="20"/>
                      <w:szCs w:val="20"/>
                      <w:rPrChange w:id="937" w:author="Juan Li" w:date="2026-06-10T19:26:00Z" w16du:dateUtc="2026-06-10T23:26:00Z">
                        <w:rPr>
                          <w:rFonts w:ascii="Cambria Math" w:hAnsi="Cambria Math"/>
                        </w:rPr>
                      </w:rPrChange>
                    </w:rPr>
                    <m:t xml:space="preserve"> (</m:t>
                  </w:ins>
                </m:r>
                <m:sSub>
                  <m:sSubPr>
                    <m:ctrlPr>
                      <w:ins w:id="938" w:author="Juan Li" w:date="2026-06-10T19:23:00Z" w16du:dateUtc="2026-06-10T23:23:00Z">
                        <w:rPr>
                          <w:rFonts w:ascii="Cambria Math" w:hAnsi="Cambria Math"/>
                          <w:i/>
                          <w:sz w:val="20"/>
                          <w:szCs w:val="20"/>
                          <w:rPrChange w:id="939" w:author="Juan Li" w:date="2026-06-10T19:26:00Z" w16du:dateUtc="2026-06-10T23:26:00Z">
                            <w:rPr>
                              <w:rFonts w:ascii="Cambria Math" w:hAnsi="Cambria Math"/>
                              <w:i/>
                            </w:rPr>
                          </w:rPrChange>
                        </w:rPr>
                      </w:ins>
                    </m:ctrlPr>
                  </m:sSubPr>
                  <m:e>
                    <m:r>
                      <w:ins w:id="940" w:author="Juan Li" w:date="2026-06-10T19:23:00Z" w16du:dateUtc="2026-06-10T23:23:00Z">
                        <w:rPr>
                          <w:rFonts w:ascii="Cambria Math" w:hAnsi="Cambria Math"/>
                          <w:sz w:val="20"/>
                          <w:szCs w:val="20"/>
                          <w:rPrChange w:id="941" w:author="Juan Li" w:date="2026-06-10T19:26:00Z" w16du:dateUtc="2026-06-10T23:26:00Z">
                            <w:rPr>
                              <w:rFonts w:ascii="Cambria Math" w:hAnsi="Cambria Math"/>
                            </w:rPr>
                          </w:rPrChange>
                        </w:rPr>
                        <m:t>x</m:t>
                      </w:ins>
                    </m:r>
                  </m:e>
                  <m:sub>
                    <m:r>
                      <w:ins w:id="942" w:author="Juan Li" w:date="2026-06-10T19:23:00Z" w16du:dateUtc="2026-06-10T23:23:00Z">
                        <w:rPr>
                          <w:rFonts w:ascii="Cambria Math" w:hAnsi="Cambria Math"/>
                          <w:sz w:val="20"/>
                          <w:szCs w:val="20"/>
                          <w:rPrChange w:id="943" w:author="Juan Li" w:date="2026-06-10T19:26:00Z" w16du:dateUtc="2026-06-10T23:26:00Z">
                            <w:rPr>
                              <w:rFonts w:ascii="Cambria Math" w:hAnsi="Cambria Math"/>
                            </w:rPr>
                          </w:rPrChange>
                        </w:rPr>
                        <m:t>j</m:t>
                      </w:ins>
                    </m:r>
                  </m:sub>
                </m:sSub>
                <m:r>
                  <w:ins w:id="944" w:author="Juan Li" w:date="2026-06-10T19:23:00Z" w16du:dateUtc="2026-06-10T23:23:00Z">
                    <w:rPr>
                      <w:rFonts w:ascii="Cambria Math" w:hAnsi="Cambria Math"/>
                      <w:sz w:val="20"/>
                      <w:szCs w:val="20"/>
                      <w:rPrChange w:id="945" w:author="Juan Li" w:date="2026-06-10T19:26:00Z" w16du:dateUtc="2026-06-10T23:26:00Z">
                        <w:rPr>
                          <w:rFonts w:ascii="Cambria Math" w:hAnsi="Cambria Math"/>
                        </w:rPr>
                      </w:rPrChange>
                    </w:rPr>
                    <m:t xml:space="preserve"> - </m:t>
                  </w:ins>
                </m:r>
                <m:sSub>
                  <m:sSubPr>
                    <m:ctrlPr>
                      <w:ins w:id="946" w:author="Juan Li" w:date="2026-06-10T19:23:00Z" w16du:dateUtc="2026-06-10T23:23:00Z">
                        <w:rPr>
                          <w:rFonts w:ascii="Cambria Math" w:hAnsi="Cambria Math"/>
                          <w:i/>
                          <w:sz w:val="20"/>
                          <w:szCs w:val="20"/>
                          <w:rPrChange w:id="947" w:author="Juan Li" w:date="2026-06-10T19:26:00Z" w16du:dateUtc="2026-06-10T23:26:00Z">
                            <w:rPr>
                              <w:rFonts w:ascii="Cambria Math" w:hAnsi="Cambria Math"/>
                              <w:i/>
                            </w:rPr>
                          </w:rPrChange>
                        </w:rPr>
                      </w:ins>
                    </m:ctrlPr>
                  </m:sSubPr>
                  <m:e>
                    <m:r>
                      <w:ins w:id="948" w:author="Juan Li" w:date="2026-06-10T19:23:00Z" w16du:dateUtc="2026-06-10T23:23:00Z">
                        <w:rPr>
                          <w:rFonts w:ascii="Cambria Math" w:hAnsi="Cambria Math"/>
                          <w:sz w:val="20"/>
                          <w:szCs w:val="20"/>
                          <w:rPrChange w:id="949" w:author="Juan Li" w:date="2026-06-10T19:26:00Z" w16du:dateUtc="2026-06-10T23:26:00Z">
                            <w:rPr>
                              <w:rFonts w:ascii="Cambria Math" w:hAnsi="Cambria Math"/>
                            </w:rPr>
                          </w:rPrChange>
                        </w:rPr>
                        <m:t>x̄</m:t>
                      </w:ins>
                    </m:r>
                  </m:e>
                  <m:sub>
                    <m:r>
                      <w:ins w:id="950" w:author="Juan Li" w:date="2026-06-10T19:23:00Z" w16du:dateUtc="2026-06-10T23:23:00Z">
                        <w:rPr>
                          <w:rFonts w:ascii="Cambria Math" w:hAnsi="Cambria Math"/>
                          <w:sz w:val="20"/>
                          <w:szCs w:val="20"/>
                          <w:rPrChange w:id="951" w:author="Juan Li" w:date="2026-06-10T19:26:00Z" w16du:dateUtc="2026-06-10T23:26:00Z">
                            <w:rPr>
                              <w:rFonts w:ascii="Cambria Math" w:hAnsi="Cambria Math"/>
                            </w:rPr>
                          </w:rPrChange>
                        </w:rPr>
                        <m:t>j,new</m:t>
                      </w:ins>
                    </m:r>
                  </m:sub>
                </m:sSub>
                <m:r>
                  <w:ins w:id="952" w:author="Juan Li" w:date="2026-06-10T19:23:00Z" w16du:dateUtc="2026-06-10T23:23:00Z">
                    <w:rPr>
                      <w:rFonts w:ascii="Cambria Math" w:hAnsi="Cambria Math"/>
                      <w:sz w:val="20"/>
                      <w:szCs w:val="20"/>
                      <w:rPrChange w:id="953" w:author="Juan Li" w:date="2026-06-10T19:26:00Z" w16du:dateUtc="2026-06-10T23:26:00Z">
                        <w:rPr>
                          <w:rFonts w:ascii="Cambria Math" w:hAnsi="Cambria Math"/>
                        </w:rPr>
                      </w:rPrChange>
                    </w:rPr>
                    <m:t>)</m:t>
                  </w:ins>
                </m:r>
              </m:oMath>
            </m:oMathPara>
          </w:p>
        </w:tc>
      </w:tr>
      <w:tr w:rsidR="00B621E2" w:rsidRPr="00B621E2" w14:paraId="0428910D" w14:textId="77777777" w:rsidTr="00B621E2">
        <w:trPr>
          <w:jc w:val="center"/>
          <w:ins w:id="954" w:author="Juan Li" w:date="2026-06-10T19:22:00Z" w16du:dateUtc="2026-06-10T23:22:00Z"/>
          <w:trPrChange w:id="955" w:author="Juan Li" w:date="2026-06-10T19:27:00Z" w16du:dateUtc="2026-06-10T23:27:00Z">
            <w:trPr>
              <w:gridAfter w:val="0"/>
            </w:trPr>
          </w:trPrChange>
        </w:trPr>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956" w:author="Juan Li" w:date="2026-06-10T19:27:00Z" w16du:dateUtc="2026-06-10T23:27:00Z">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0A0AF6DD" w14:textId="77777777" w:rsidR="00B621E2" w:rsidRPr="00B621E2" w:rsidRDefault="00B621E2" w:rsidP="00A140CF">
            <w:pPr>
              <w:rPr>
                <w:ins w:id="957" w:author="Juan Li" w:date="2026-06-10T19:22:00Z" w16du:dateUtc="2026-06-10T23:22:00Z"/>
                <w:sz w:val="20"/>
                <w:szCs w:val="20"/>
                <w:rPrChange w:id="958" w:author="Juan Li" w:date="2026-06-10T19:26:00Z" w16du:dateUtc="2026-06-10T23:26:00Z">
                  <w:rPr>
                    <w:ins w:id="959" w:author="Juan Li" w:date="2026-06-10T19:22:00Z" w16du:dateUtc="2026-06-10T23:22:00Z"/>
                  </w:rPr>
                </w:rPrChange>
              </w:rPr>
            </w:pPr>
            <w:ins w:id="960" w:author="Juan Li" w:date="2026-06-10T19:22:00Z" w16du:dateUtc="2026-06-10T23:22:00Z">
              <w:r w:rsidRPr="00B621E2">
                <w:rPr>
                  <w:sz w:val="20"/>
                  <w:szCs w:val="20"/>
                </w:rPr>
                <w:t>Logistic regression</w:t>
              </w:r>
            </w:ins>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961" w:author="Juan Li" w:date="2026-06-10T19:27:00Z" w16du:dateUtc="2026-06-10T23:27:00Z">
              <w:tcPr>
                <w:tcW w:w="1984"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61AD40FE" w14:textId="77777777" w:rsidR="00B621E2" w:rsidRPr="00B621E2" w:rsidRDefault="00B621E2" w:rsidP="00A140CF">
            <w:pPr>
              <w:rPr>
                <w:ins w:id="962" w:author="Juan Li" w:date="2026-06-10T19:22:00Z" w16du:dateUtc="2026-06-10T23:22:00Z"/>
                <w:sz w:val="20"/>
                <w:szCs w:val="20"/>
                <w:rPrChange w:id="963" w:author="Juan Li" w:date="2026-06-10T19:26:00Z" w16du:dateUtc="2026-06-10T23:26:00Z">
                  <w:rPr>
                    <w:ins w:id="964" w:author="Juan Li" w:date="2026-06-10T19:22:00Z" w16du:dateUtc="2026-06-10T23:22:00Z"/>
                  </w:rPr>
                </w:rPrChange>
              </w:rPr>
            </w:pPr>
            <w:ins w:id="965" w:author="Juan Li" w:date="2026-06-10T19:22:00Z" w16du:dateUtc="2026-06-10T23:22:00Z">
              <w:r w:rsidRPr="00B621E2">
                <w:rPr>
                  <w:sz w:val="20"/>
                  <w:szCs w:val="20"/>
                </w:rPr>
                <w:t>Logit</w:t>
              </w:r>
            </w:ins>
            <m:oMath>
              <m:r>
                <w:ins w:id="966" w:author="Juan Li" w:date="2026-06-10T19:22:00Z" w16du:dateUtc="2026-06-10T23:22:00Z">
                  <w:rPr>
                    <w:rFonts w:ascii="Cambria Math" w:hAnsi="Cambria Math"/>
                    <w:sz w:val="20"/>
                    <w:szCs w:val="20"/>
                  </w:rPr>
                  <m:t xml:space="preserve">: </m:t>
                </w:ins>
              </m:r>
              <m:r>
                <w:ins w:id="967" w:author="Juan Li" w:date="2026-06-10T19:22:00Z" w16du:dateUtc="2026-06-10T23:22:00Z">
                  <m:rPr>
                    <m:sty m:val="p"/>
                  </m:rPr>
                  <w:rPr>
                    <w:rFonts w:ascii="Cambria Math" w:hAnsi="Cambria Math"/>
                    <w:sz w:val="20"/>
                    <w:szCs w:val="20"/>
                  </w:rPr>
                  <m:t>ln</m:t>
                </w:ins>
              </m:r>
              <m:r>
                <w:ins w:id="968" w:author="Juan Li" w:date="2026-06-10T19:22:00Z" w16du:dateUtc="2026-06-10T23:22:00Z">
                  <w:rPr>
                    <w:rFonts w:ascii="Cambria Math" w:hAnsi="Cambria Math"/>
                    <w:sz w:val="20"/>
                    <w:szCs w:val="20"/>
                  </w:rPr>
                  <m:t>[</m:t>
                </w:ins>
              </m:r>
              <m:f>
                <m:fPr>
                  <m:ctrlPr>
                    <w:ins w:id="969" w:author="Juan Li" w:date="2026-06-10T19:22:00Z" w16du:dateUtc="2026-06-10T23:22:00Z">
                      <w:rPr>
                        <w:rFonts w:ascii="Cambria Math" w:hAnsi="Cambria Math"/>
                        <w:i/>
                        <w:sz w:val="20"/>
                        <w:szCs w:val="20"/>
                      </w:rPr>
                    </w:ins>
                  </m:ctrlPr>
                </m:fPr>
                <m:num>
                  <m:r>
                    <w:ins w:id="970" w:author="Juan Li" w:date="2026-06-10T19:22:00Z" w16du:dateUtc="2026-06-10T23:22:00Z">
                      <w:rPr>
                        <w:rFonts w:ascii="Cambria Math" w:hAnsi="Cambria Math"/>
                        <w:sz w:val="20"/>
                        <w:szCs w:val="20"/>
                      </w:rPr>
                      <m:t>p</m:t>
                    </w:ins>
                  </m:r>
                </m:num>
                <m:den>
                  <m:r>
                    <w:ins w:id="971" w:author="Juan Li" w:date="2026-06-10T19:22:00Z" w16du:dateUtc="2026-06-10T23:22:00Z">
                      <w:rPr>
                        <w:rFonts w:ascii="Cambria Math" w:hAnsi="Cambria Math"/>
                        <w:sz w:val="20"/>
                        <w:szCs w:val="20"/>
                      </w:rPr>
                      <m:t>1-p</m:t>
                    </w:ins>
                  </m:r>
                </m:den>
              </m:f>
              <m:r>
                <w:ins w:id="972" w:author="Juan Li" w:date="2026-06-10T19:22:00Z" w16du:dateUtc="2026-06-10T23:22:00Z">
                  <w:rPr>
                    <w:rFonts w:ascii="Cambria Math" w:hAnsi="Cambria Math"/>
                    <w:sz w:val="20"/>
                    <w:szCs w:val="20"/>
                  </w:rPr>
                  <m:t>]</m:t>
                </w:ins>
              </m:r>
            </m:oMath>
          </w:p>
        </w:tc>
        <w:tc>
          <w:tcPr>
            <w:tcW w:w="48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973" w:author="Juan Li" w:date="2026-06-10T19:27:00Z" w16du:dateUtc="2026-06-10T23:27:00Z">
              <w:tcPr>
                <w:tcW w:w="3260"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4EA33FC4" w14:textId="2F3BBA79" w:rsidR="00B621E2" w:rsidRPr="00B621E2" w:rsidRDefault="00B621E2" w:rsidP="00A140CF">
            <w:pPr>
              <w:rPr>
                <w:ins w:id="974" w:author="Juan Li" w:date="2026-06-10T19:22:00Z" w16du:dateUtc="2026-06-10T23:22:00Z"/>
                <w:sz w:val="20"/>
                <w:szCs w:val="20"/>
                <w:rPrChange w:id="975" w:author="Juan Li" w:date="2026-06-10T19:26:00Z" w16du:dateUtc="2026-06-10T23:26:00Z">
                  <w:rPr>
                    <w:ins w:id="976" w:author="Juan Li" w:date="2026-06-10T19:22:00Z" w16du:dateUtc="2026-06-10T23:22:00Z"/>
                  </w:rPr>
                </w:rPrChange>
              </w:rPr>
            </w:pPr>
            <m:oMathPara>
              <m:oMath>
                <m:r>
                  <w:ins w:id="977" w:author="Juan Li" w:date="2026-06-10T19:22:00Z" w16du:dateUtc="2026-06-10T23:22:00Z">
                    <m:rPr>
                      <m:sty m:val="p"/>
                    </m:rPr>
                    <w:rPr>
                      <w:rFonts w:ascii="Cambria Math" w:hAnsi="Cambria Math"/>
                      <w:sz w:val="20"/>
                      <w:szCs w:val="20"/>
                    </w:rPr>
                    <m:t>logit</m:t>
                  </w:ins>
                </m:r>
                <m:r>
                  <w:ins w:id="978" w:author="Juan Li" w:date="2026-06-10T19:22:00Z" w16du:dateUtc="2026-06-10T23:22:00Z">
                    <w:rPr>
                      <w:rFonts w:ascii="Cambria Math" w:hAnsi="Cambria Math"/>
                      <w:sz w:val="20"/>
                      <w:szCs w:val="20"/>
                    </w:rPr>
                    <m:t xml:space="preserve">(p) = </m:t>
                  </w:ins>
                </m:r>
                <m:r>
                  <w:ins w:id="979" w:author="Juan Li" w:date="2026-06-10T19:24:00Z" w16du:dateUtc="2026-06-10T23:24:00Z">
                    <w:rPr>
                      <w:rFonts w:ascii="Cambria Math" w:hAnsi="Cambria Math"/>
                      <w:sz w:val="20"/>
                      <w:szCs w:val="20"/>
                      <w:rPrChange w:id="980" w:author="Juan Li" w:date="2026-06-10T19:26:00Z" w16du:dateUtc="2026-06-10T23:26:00Z">
                        <w:rPr>
                          <w:rFonts w:ascii="Cambria Math" w:hAnsi="Cambria Math"/>
                        </w:rPr>
                      </w:rPrChange>
                    </w:rPr>
                    <m:t>α̃+ln(</m:t>
                  </w:ins>
                </m:r>
                <m:f>
                  <m:fPr>
                    <m:ctrlPr>
                      <w:ins w:id="981" w:author="Juan Li" w:date="2026-06-10T19:24:00Z" w16du:dateUtc="2026-06-10T23:24:00Z">
                        <w:rPr>
                          <w:rFonts w:ascii="Cambria Math" w:hAnsi="Cambria Math"/>
                          <w:i/>
                          <w:sz w:val="20"/>
                          <w:szCs w:val="20"/>
                          <w:rPrChange w:id="982" w:author="Juan Li" w:date="2026-06-10T19:26:00Z" w16du:dateUtc="2026-06-10T23:26:00Z">
                            <w:rPr>
                              <w:rFonts w:ascii="Cambria Math" w:hAnsi="Cambria Math"/>
                              <w:i/>
                            </w:rPr>
                          </w:rPrChange>
                        </w:rPr>
                      </w:ins>
                    </m:ctrlPr>
                  </m:fPr>
                  <m:num>
                    <m:sSub>
                      <m:sSubPr>
                        <m:ctrlPr>
                          <w:ins w:id="983" w:author="Juan Li" w:date="2026-06-10T19:24:00Z" w16du:dateUtc="2026-06-10T23:24:00Z">
                            <w:rPr>
                              <w:rFonts w:ascii="Cambria Math" w:hAnsi="Cambria Math"/>
                              <w:i/>
                              <w:sz w:val="20"/>
                              <w:szCs w:val="20"/>
                              <w:rPrChange w:id="984" w:author="Juan Li" w:date="2026-06-10T19:26:00Z" w16du:dateUtc="2026-06-10T23:26:00Z">
                                <w:rPr>
                                  <w:rFonts w:ascii="Cambria Math" w:hAnsi="Cambria Math"/>
                                  <w:i/>
                                </w:rPr>
                              </w:rPrChange>
                            </w:rPr>
                          </w:ins>
                        </m:ctrlPr>
                      </m:sSubPr>
                      <m:e>
                        <m:acc>
                          <m:accPr>
                            <m:chr m:val="̅"/>
                            <m:ctrlPr>
                              <w:ins w:id="985" w:author="Juan Li" w:date="2026-06-10T19:24:00Z" w16du:dateUtc="2026-06-10T23:24:00Z">
                                <w:rPr>
                                  <w:rFonts w:ascii="Cambria Math" w:hAnsi="Cambria Math"/>
                                  <w:i/>
                                  <w:sz w:val="20"/>
                                  <w:szCs w:val="20"/>
                                  <w:rPrChange w:id="986" w:author="Juan Li" w:date="2026-06-10T19:26:00Z" w16du:dateUtc="2026-06-10T23:26:00Z">
                                    <w:rPr>
                                      <w:rFonts w:ascii="Cambria Math" w:hAnsi="Cambria Math"/>
                                      <w:i/>
                                    </w:rPr>
                                  </w:rPrChange>
                                </w:rPr>
                              </w:ins>
                            </m:ctrlPr>
                          </m:accPr>
                          <m:e>
                            <m:r>
                              <w:ins w:id="987" w:author="Juan Li" w:date="2026-06-10T19:24:00Z" w16du:dateUtc="2026-06-10T23:24:00Z">
                                <w:rPr>
                                  <w:rFonts w:ascii="Cambria Math" w:hAnsi="Cambria Math"/>
                                  <w:sz w:val="20"/>
                                  <w:szCs w:val="20"/>
                                  <w:rPrChange w:id="988" w:author="Juan Li" w:date="2026-06-10T19:26:00Z" w16du:dateUtc="2026-06-10T23:26:00Z">
                                    <w:rPr>
                                      <w:rFonts w:ascii="Cambria Math" w:hAnsi="Cambria Math"/>
                                    </w:rPr>
                                  </w:rPrChange>
                                </w:rPr>
                                <m:t>y</m:t>
                              </w:ins>
                            </m:r>
                          </m:e>
                        </m:acc>
                      </m:e>
                      <m:sub>
                        <m:r>
                          <w:ins w:id="989" w:author="Juan Li" w:date="2026-06-10T19:24:00Z" w16du:dateUtc="2026-06-10T23:24:00Z">
                            <w:rPr>
                              <w:rFonts w:ascii="Cambria Math" w:hAnsi="Cambria Math"/>
                              <w:sz w:val="20"/>
                              <w:szCs w:val="20"/>
                              <w:rPrChange w:id="990" w:author="Juan Li" w:date="2026-06-10T19:26:00Z" w16du:dateUtc="2026-06-10T23:26:00Z">
                                <w:rPr>
                                  <w:rFonts w:ascii="Cambria Math" w:hAnsi="Cambria Math"/>
                                </w:rPr>
                              </w:rPrChange>
                            </w:rPr>
                            <m:t>new</m:t>
                          </w:ins>
                        </m:r>
                      </m:sub>
                    </m:sSub>
                  </m:num>
                  <m:den>
                    <m:r>
                      <w:ins w:id="991" w:author="Juan Li" w:date="2026-06-10T19:24:00Z" w16du:dateUtc="2026-06-10T23:24:00Z">
                        <w:rPr>
                          <w:rFonts w:ascii="Cambria Math" w:hAnsi="Cambria Math"/>
                          <w:sz w:val="20"/>
                          <w:szCs w:val="20"/>
                          <w:rPrChange w:id="992" w:author="Juan Li" w:date="2026-06-10T19:26:00Z" w16du:dateUtc="2026-06-10T23:26:00Z">
                            <w:rPr>
                              <w:rFonts w:ascii="Cambria Math" w:hAnsi="Cambria Math"/>
                            </w:rPr>
                          </w:rPrChange>
                        </w:rPr>
                        <m:t>1-</m:t>
                      </w:ins>
                    </m:r>
                    <m:sSub>
                      <m:sSubPr>
                        <m:ctrlPr>
                          <w:ins w:id="993" w:author="Juan Li" w:date="2026-06-10T19:24:00Z" w16du:dateUtc="2026-06-10T23:24:00Z">
                            <w:rPr>
                              <w:rFonts w:ascii="Cambria Math" w:hAnsi="Cambria Math"/>
                              <w:i/>
                              <w:sz w:val="20"/>
                              <w:szCs w:val="20"/>
                              <w:rPrChange w:id="994" w:author="Juan Li" w:date="2026-06-10T19:26:00Z" w16du:dateUtc="2026-06-10T23:26:00Z">
                                <w:rPr>
                                  <w:rFonts w:ascii="Cambria Math" w:hAnsi="Cambria Math"/>
                                  <w:i/>
                                </w:rPr>
                              </w:rPrChange>
                            </w:rPr>
                          </w:ins>
                        </m:ctrlPr>
                      </m:sSubPr>
                      <m:e>
                        <m:acc>
                          <m:accPr>
                            <m:chr m:val="̅"/>
                            <m:ctrlPr>
                              <w:ins w:id="995" w:author="Juan Li" w:date="2026-06-10T19:24:00Z" w16du:dateUtc="2026-06-10T23:24:00Z">
                                <w:rPr>
                                  <w:rFonts w:ascii="Cambria Math" w:hAnsi="Cambria Math"/>
                                  <w:i/>
                                  <w:sz w:val="20"/>
                                  <w:szCs w:val="20"/>
                                  <w:rPrChange w:id="996" w:author="Juan Li" w:date="2026-06-10T19:26:00Z" w16du:dateUtc="2026-06-10T23:26:00Z">
                                    <w:rPr>
                                      <w:rFonts w:ascii="Cambria Math" w:hAnsi="Cambria Math"/>
                                      <w:i/>
                                    </w:rPr>
                                  </w:rPrChange>
                                </w:rPr>
                              </w:ins>
                            </m:ctrlPr>
                          </m:accPr>
                          <m:e>
                            <m:r>
                              <w:ins w:id="997" w:author="Juan Li" w:date="2026-06-10T19:24:00Z" w16du:dateUtc="2026-06-10T23:24:00Z">
                                <w:rPr>
                                  <w:rFonts w:ascii="Cambria Math" w:hAnsi="Cambria Math"/>
                                  <w:sz w:val="20"/>
                                  <w:szCs w:val="20"/>
                                  <w:rPrChange w:id="998" w:author="Juan Li" w:date="2026-06-10T19:26:00Z" w16du:dateUtc="2026-06-10T23:26:00Z">
                                    <w:rPr>
                                      <w:rFonts w:ascii="Cambria Math" w:hAnsi="Cambria Math"/>
                                    </w:rPr>
                                  </w:rPrChange>
                                </w:rPr>
                                <m:t>y</m:t>
                              </w:ins>
                            </m:r>
                          </m:e>
                        </m:acc>
                      </m:e>
                      <m:sub>
                        <m:r>
                          <w:ins w:id="999" w:author="Juan Li" w:date="2026-06-10T19:24:00Z" w16du:dateUtc="2026-06-10T23:24:00Z">
                            <w:rPr>
                              <w:rFonts w:ascii="Cambria Math" w:hAnsi="Cambria Math"/>
                              <w:sz w:val="20"/>
                              <w:szCs w:val="20"/>
                              <w:rPrChange w:id="1000" w:author="Juan Li" w:date="2026-06-10T19:26:00Z" w16du:dateUtc="2026-06-10T23:26:00Z">
                                <w:rPr>
                                  <w:rFonts w:ascii="Cambria Math" w:hAnsi="Cambria Math"/>
                                </w:rPr>
                              </w:rPrChange>
                            </w:rPr>
                            <m:t>new</m:t>
                          </w:ins>
                        </m:r>
                      </m:sub>
                    </m:sSub>
                  </m:den>
                </m:f>
                <m:r>
                  <w:ins w:id="1001" w:author="Juan Li" w:date="2026-06-10T19:24:00Z" w16du:dateUtc="2026-06-10T23:24:00Z">
                    <w:rPr>
                      <w:rFonts w:ascii="Cambria Math" w:hAnsi="Cambria Math"/>
                      <w:sz w:val="20"/>
                      <w:szCs w:val="20"/>
                      <w:rPrChange w:id="1002" w:author="Juan Li" w:date="2026-06-10T19:26:00Z" w16du:dateUtc="2026-06-10T23:26:00Z">
                        <w:rPr>
                          <w:rFonts w:ascii="Cambria Math" w:hAnsi="Cambria Math"/>
                        </w:rPr>
                      </w:rPrChange>
                    </w:rPr>
                    <m:t>)-ln(</m:t>
                  </w:ins>
                </m:r>
                <m:f>
                  <m:fPr>
                    <m:ctrlPr>
                      <w:ins w:id="1003" w:author="Juan Li" w:date="2026-06-10T19:24:00Z" w16du:dateUtc="2026-06-10T23:24:00Z">
                        <w:rPr>
                          <w:rFonts w:ascii="Cambria Math" w:hAnsi="Cambria Math"/>
                          <w:i/>
                          <w:sz w:val="20"/>
                          <w:szCs w:val="20"/>
                          <w:rPrChange w:id="1004" w:author="Juan Li" w:date="2026-06-10T19:26:00Z" w16du:dateUtc="2026-06-10T23:26:00Z">
                            <w:rPr>
                              <w:rFonts w:ascii="Cambria Math" w:hAnsi="Cambria Math"/>
                              <w:i/>
                            </w:rPr>
                          </w:rPrChange>
                        </w:rPr>
                      </w:ins>
                    </m:ctrlPr>
                  </m:fPr>
                  <m:num>
                    <m:acc>
                      <m:accPr>
                        <m:chr m:val="̅"/>
                        <m:ctrlPr>
                          <w:ins w:id="1005" w:author="Juan Li" w:date="2026-06-10T19:24:00Z" w16du:dateUtc="2026-06-10T23:24:00Z">
                            <w:rPr>
                              <w:rFonts w:ascii="Cambria Math" w:hAnsi="Cambria Math"/>
                              <w:i/>
                              <w:sz w:val="20"/>
                              <w:szCs w:val="20"/>
                              <w:rPrChange w:id="1006" w:author="Juan Li" w:date="2026-06-10T19:26:00Z" w16du:dateUtc="2026-06-10T23:26:00Z">
                                <w:rPr>
                                  <w:rFonts w:ascii="Cambria Math" w:hAnsi="Cambria Math"/>
                                  <w:i/>
                                </w:rPr>
                              </w:rPrChange>
                            </w:rPr>
                          </w:ins>
                        </m:ctrlPr>
                      </m:accPr>
                      <m:e>
                        <m:r>
                          <w:ins w:id="1007" w:author="Juan Li" w:date="2026-06-10T19:24:00Z" w16du:dateUtc="2026-06-10T23:24:00Z">
                            <w:rPr>
                              <w:rFonts w:ascii="Cambria Math" w:hAnsi="Cambria Math"/>
                              <w:sz w:val="20"/>
                              <w:szCs w:val="20"/>
                              <w:rPrChange w:id="1008" w:author="Juan Li" w:date="2026-06-10T19:26:00Z" w16du:dateUtc="2026-06-10T23:26:00Z">
                                <w:rPr>
                                  <w:rFonts w:ascii="Cambria Math" w:hAnsi="Cambria Math"/>
                                </w:rPr>
                              </w:rPrChange>
                            </w:rPr>
                            <m:t>y</m:t>
                          </w:ins>
                        </m:r>
                      </m:e>
                    </m:acc>
                  </m:num>
                  <m:den>
                    <m:r>
                      <w:ins w:id="1009" w:author="Juan Li" w:date="2026-06-10T19:24:00Z" w16du:dateUtc="2026-06-10T23:24:00Z">
                        <w:rPr>
                          <w:rFonts w:ascii="Cambria Math" w:hAnsi="Cambria Math"/>
                          <w:sz w:val="20"/>
                          <w:szCs w:val="20"/>
                          <w:rPrChange w:id="1010" w:author="Juan Li" w:date="2026-06-10T19:26:00Z" w16du:dateUtc="2026-06-10T23:26:00Z">
                            <w:rPr>
                              <w:rFonts w:ascii="Cambria Math" w:hAnsi="Cambria Math"/>
                            </w:rPr>
                          </w:rPrChange>
                        </w:rPr>
                        <m:t>1-</m:t>
                      </w:ins>
                    </m:r>
                    <m:acc>
                      <m:accPr>
                        <m:chr m:val="̅"/>
                        <m:ctrlPr>
                          <w:ins w:id="1011" w:author="Juan Li" w:date="2026-06-10T19:24:00Z" w16du:dateUtc="2026-06-10T23:24:00Z">
                            <w:rPr>
                              <w:rFonts w:ascii="Cambria Math" w:hAnsi="Cambria Math"/>
                              <w:i/>
                              <w:sz w:val="20"/>
                              <w:szCs w:val="20"/>
                              <w:rPrChange w:id="1012" w:author="Juan Li" w:date="2026-06-10T19:26:00Z" w16du:dateUtc="2026-06-10T23:26:00Z">
                                <w:rPr>
                                  <w:rFonts w:ascii="Cambria Math" w:hAnsi="Cambria Math"/>
                                  <w:i/>
                                </w:rPr>
                              </w:rPrChange>
                            </w:rPr>
                          </w:ins>
                        </m:ctrlPr>
                      </m:accPr>
                      <m:e>
                        <m:r>
                          <w:ins w:id="1013" w:author="Juan Li" w:date="2026-06-10T19:24:00Z" w16du:dateUtc="2026-06-10T23:24:00Z">
                            <w:rPr>
                              <w:rFonts w:ascii="Cambria Math" w:hAnsi="Cambria Math"/>
                              <w:sz w:val="20"/>
                              <w:szCs w:val="20"/>
                              <w:rPrChange w:id="1014" w:author="Juan Li" w:date="2026-06-10T19:26:00Z" w16du:dateUtc="2026-06-10T23:26:00Z">
                                <w:rPr>
                                  <w:rFonts w:ascii="Cambria Math" w:hAnsi="Cambria Math"/>
                                </w:rPr>
                              </w:rPrChange>
                            </w:rPr>
                            <m:t>y</m:t>
                          </w:ins>
                        </m:r>
                      </m:e>
                    </m:acc>
                  </m:den>
                </m:f>
                <m:r>
                  <w:ins w:id="1015" w:author="Juan Li" w:date="2026-06-10T19:24:00Z" w16du:dateUtc="2026-06-10T23:24:00Z">
                    <w:rPr>
                      <w:rFonts w:ascii="Cambria Math" w:hAnsi="Cambria Math"/>
                      <w:sz w:val="20"/>
                      <w:szCs w:val="20"/>
                      <w:rPrChange w:id="1016" w:author="Juan Li" w:date="2026-06-10T19:26:00Z" w16du:dateUtc="2026-06-10T23:26:00Z">
                        <w:rPr>
                          <w:rFonts w:ascii="Cambria Math" w:hAnsi="Cambria Math"/>
                        </w:rPr>
                      </w:rPrChange>
                    </w:rPr>
                    <m:t>)</m:t>
                  </w:ins>
                </m:r>
                <m:r>
                  <w:ins w:id="1017" w:author="Juan Li" w:date="2026-06-10T19:22:00Z" w16du:dateUtc="2026-06-10T23:22:00Z">
                    <w:rPr>
                      <w:rFonts w:ascii="Cambria Math" w:hAnsi="Cambria Math"/>
                      <w:sz w:val="20"/>
                      <w:szCs w:val="20"/>
                    </w:rPr>
                    <m:t xml:space="preserve"> + </m:t>
                  </w:ins>
                </m:r>
                <m:sSub>
                  <m:sSubPr>
                    <m:ctrlPr>
                      <w:ins w:id="1018" w:author="Juan Li" w:date="2026-06-10T19:22:00Z" w16du:dateUtc="2026-06-10T23:22:00Z">
                        <w:rPr>
                          <w:rFonts w:ascii="Cambria Math" w:hAnsi="Cambria Math"/>
                          <w:i/>
                          <w:sz w:val="20"/>
                          <w:szCs w:val="20"/>
                        </w:rPr>
                      </w:ins>
                    </m:ctrlPr>
                  </m:sSubPr>
                  <m:e>
                    <m:r>
                      <w:ins w:id="1019" w:author="Juan Li" w:date="2026-06-10T19:22:00Z" w16du:dateUtc="2026-06-10T23:22:00Z">
                        <w:rPr>
                          <w:rFonts w:ascii="Cambria Math" w:hAnsi="Cambria Math"/>
                          <w:sz w:val="20"/>
                          <w:szCs w:val="20"/>
                        </w:rPr>
                        <m:t>Σ</m:t>
                      </w:ins>
                    </m:r>
                  </m:e>
                  <m:sub>
                    <m:r>
                      <w:ins w:id="1020" w:author="Juan Li" w:date="2026-06-10T19:22:00Z" w16du:dateUtc="2026-06-10T23:22:00Z">
                        <w:rPr>
                          <w:rFonts w:ascii="Cambria Math" w:hAnsi="Cambria Math"/>
                          <w:sz w:val="20"/>
                          <w:szCs w:val="20"/>
                        </w:rPr>
                        <m:t>j</m:t>
                      </w:ins>
                    </m:r>
                  </m:sub>
                </m:sSub>
                <m:r>
                  <w:ins w:id="1021" w:author="Juan Li" w:date="2026-06-10T19:22:00Z" w16du:dateUtc="2026-06-10T23:22:00Z">
                    <w:rPr>
                      <w:rFonts w:ascii="Cambria Math" w:hAnsi="Cambria Math"/>
                      <w:sz w:val="20"/>
                      <w:szCs w:val="20"/>
                    </w:rPr>
                    <m:t xml:space="preserve"> β</m:t>
                  </w:ins>
                </m:r>
                <m:r>
                  <w:ins w:id="1022" w:author="Juan Li" w:date="2026-06-10T19:22:00Z" w16du:dateUtc="2026-06-10T23:22:00Z">
                    <w:rPr>
                      <w:sz w:val="20"/>
                      <w:szCs w:val="20"/>
                    </w:rPr>
                    <m:t>ⱼ</m:t>
                  </w:ins>
                </m:r>
                <m:r>
                  <w:ins w:id="1023" w:author="Juan Li" w:date="2026-06-10T19:22:00Z" w16du:dateUtc="2026-06-10T23:22:00Z">
                    <w:rPr>
                      <w:rFonts w:ascii="Cambria Math" w:hAnsi="Cambria Math"/>
                      <w:sz w:val="20"/>
                      <w:szCs w:val="20"/>
                    </w:rPr>
                    <m:t xml:space="preserve"> (x</m:t>
                  </w:ins>
                </m:r>
                <m:r>
                  <w:ins w:id="1024" w:author="Juan Li" w:date="2026-06-10T19:22:00Z" w16du:dateUtc="2026-06-10T23:22:00Z">
                    <w:rPr>
                      <w:sz w:val="20"/>
                      <w:szCs w:val="20"/>
                    </w:rPr>
                    <m:t>ⱼ</m:t>
                  </w:ins>
                </m:r>
                <m:r>
                  <w:ins w:id="1025" w:author="Juan Li" w:date="2026-06-10T19:22:00Z" w16du:dateUtc="2026-06-10T23:22:00Z">
                    <w:rPr>
                      <w:rFonts w:ascii="Cambria Math" w:hAnsi="Cambria Math"/>
                      <w:sz w:val="20"/>
                      <w:szCs w:val="20"/>
                    </w:rPr>
                    <m:t xml:space="preserve"> - x̄</m:t>
                  </w:ins>
                </m:r>
                <m:r>
                  <w:ins w:id="1026" w:author="Juan Li" w:date="2026-06-10T19:22:00Z" w16du:dateUtc="2026-06-10T23:22:00Z">
                    <w:rPr>
                      <w:sz w:val="20"/>
                      <w:szCs w:val="20"/>
                    </w:rPr>
                    <m:t>ⱼ</m:t>
                  </w:ins>
                </m:r>
                <m:r>
                  <w:ins w:id="1027" w:author="Juan Li" w:date="2026-06-10T19:22:00Z" w16du:dateUtc="2026-06-10T23:22:00Z">
                    <w:rPr>
                      <w:rFonts w:ascii="Cambria Math" w:hAnsi="Cambria Math"/>
                      <w:sz w:val="20"/>
                      <w:szCs w:val="20"/>
                    </w:rPr>
                    <m:t>)</m:t>
                  </w:ins>
                </m:r>
              </m:oMath>
            </m:oMathPara>
          </w:p>
        </w:tc>
      </w:tr>
      <w:tr w:rsidR="00B621E2" w:rsidRPr="00B621E2" w14:paraId="1786AB6F" w14:textId="77777777" w:rsidTr="00B621E2">
        <w:trPr>
          <w:jc w:val="center"/>
          <w:ins w:id="1028" w:author="Juan Li" w:date="2026-06-10T19:22:00Z" w16du:dateUtc="2026-06-10T23:22:00Z"/>
          <w:trPrChange w:id="1029" w:author="Juan Li" w:date="2026-06-10T19:27:00Z" w16du:dateUtc="2026-06-10T23:27:00Z">
            <w:trPr>
              <w:gridAfter w:val="0"/>
            </w:trPr>
          </w:trPrChange>
        </w:trPr>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1030" w:author="Juan Li" w:date="2026-06-10T19:27:00Z" w16du:dateUtc="2026-06-10T23:27:00Z">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235140C5" w14:textId="77777777" w:rsidR="00B621E2" w:rsidRPr="00B621E2" w:rsidRDefault="00B621E2" w:rsidP="00A140CF">
            <w:pPr>
              <w:rPr>
                <w:ins w:id="1031" w:author="Juan Li" w:date="2026-06-10T19:22:00Z" w16du:dateUtc="2026-06-10T23:22:00Z"/>
                <w:sz w:val="20"/>
                <w:szCs w:val="20"/>
                <w:rPrChange w:id="1032" w:author="Juan Li" w:date="2026-06-10T19:26:00Z" w16du:dateUtc="2026-06-10T23:26:00Z">
                  <w:rPr>
                    <w:ins w:id="1033" w:author="Juan Li" w:date="2026-06-10T19:22:00Z" w16du:dateUtc="2026-06-10T23:22:00Z"/>
                  </w:rPr>
                </w:rPrChange>
              </w:rPr>
            </w:pPr>
            <w:ins w:id="1034" w:author="Juan Li" w:date="2026-06-10T19:22:00Z" w16du:dateUtc="2026-06-10T23:22:00Z">
              <w:r w:rsidRPr="00B621E2">
                <w:rPr>
                  <w:sz w:val="20"/>
                  <w:szCs w:val="20"/>
                </w:rPr>
                <w:t>Poisson regression</w:t>
              </w:r>
            </w:ins>
          </w:p>
        </w:tc>
        <w:tc>
          <w:tcPr>
            <w:tcW w:w="212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1035" w:author="Juan Li" w:date="2026-06-10T19:27:00Z" w16du:dateUtc="2026-06-10T23:27:00Z">
              <w:tcPr>
                <w:tcW w:w="1984"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7F2E7D03" w14:textId="77777777" w:rsidR="00B621E2" w:rsidRPr="00B621E2" w:rsidRDefault="00B621E2" w:rsidP="00A140CF">
            <w:pPr>
              <w:rPr>
                <w:ins w:id="1036" w:author="Juan Li" w:date="2026-06-10T19:22:00Z" w16du:dateUtc="2026-06-10T23:22:00Z"/>
                <w:sz w:val="20"/>
                <w:szCs w:val="20"/>
                <w:rPrChange w:id="1037" w:author="Juan Li" w:date="2026-06-10T19:26:00Z" w16du:dateUtc="2026-06-10T23:26:00Z">
                  <w:rPr>
                    <w:ins w:id="1038" w:author="Juan Li" w:date="2026-06-10T19:22:00Z" w16du:dateUtc="2026-06-10T23:22:00Z"/>
                  </w:rPr>
                </w:rPrChange>
              </w:rPr>
            </w:pPr>
            <w:ins w:id="1039" w:author="Juan Li" w:date="2026-06-10T19:22:00Z" w16du:dateUtc="2026-06-10T23:22:00Z">
              <w:r w:rsidRPr="00B621E2">
                <w:rPr>
                  <w:sz w:val="20"/>
                  <w:szCs w:val="20"/>
                </w:rPr>
                <w:t xml:space="preserve">Log: </w:t>
              </w:r>
            </w:ins>
            <m:oMath>
              <m:r>
                <w:ins w:id="1040" w:author="Juan Li" w:date="2026-06-10T19:22:00Z" w16du:dateUtc="2026-06-10T23:22:00Z">
                  <m:rPr>
                    <m:sty m:val="p"/>
                  </m:rPr>
                  <w:rPr>
                    <w:rFonts w:ascii="Cambria Math" w:hAnsi="Cambria Math"/>
                    <w:sz w:val="20"/>
                    <w:szCs w:val="20"/>
                  </w:rPr>
                  <m:t>ln</m:t>
                </w:ins>
              </m:r>
              <m:r>
                <w:ins w:id="1041" w:author="Juan Li" w:date="2026-06-10T19:22:00Z" w16du:dateUtc="2026-06-10T23:22:00Z">
                  <w:rPr>
                    <w:rFonts w:ascii="Cambria Math" w:hAnsi="Cambria Math"/>
                    <w:sz w:val="20"/>
                    <w:szCs w:val="20"/>
                  </w:rPr>
                  <m:t>(λ)</m:t>
                </w:ins>
              </m:r>
            </m:oMath>
          </w:p>
        </w:tc>
        <w:tc>
          <w:tcPr>
            <w:tcW w:w="48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Change w:id="1042" w:author="Juan Li" w:date="2026-06-10T19:27:00Z" w16du:dateUtc="2026-06-10T23:27:00Z">
              <w:tcPr>
                <w:tcW w:w="3260"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tcPrChange>
          </w:tcPr>
          <w:p w14:paraId="357EC5D1" w14:textId="74AA02ED" w:rsidR="00B621E2" w:rsidRPr="00B621E2" w:rsidRDefault="00B621E2" w:rsidP="00A140CF">
            <w:pPr>
              <w:rPr>
                <w:ins w:id="1043" w:author="Juan Li" w:date="2026-06-10T19:22:00Z" w16du:dateUtc="2026-06-10T23:22:00Z"/>
                <w:sz w:val="20"/>
                <w:szCs w:val="20"/>
                <w:rPrChange w:id="1044" w:author="Juan Li" w:date="2026-06-10T19:26:00Z" w16du:dateUtc="2026-06-10T23:26:00Z">
                  <w:rPr>
                    <w:ins w:id="1045" w:author="Juan Li" w:date="2026-06-10T19:22:00Z" w16du:dateUtc="2026-06-10T23:22:00Z"/>
                  </w:rPr>
                </w:rPrChange>
              </w:rPr>
            </w:pPr>
            <m:oMathPara>
              <m:oMath>
                <m:r>
                  <w:ins w:id="1046" w:author="Juan Li" w:date="2026-06-10T19:22:00Z" w16du:dateUtc="2026-06-10T23:22:00Z">
                    <m:rPr>
                      <m:sty m:val="p"/>
                    </m:rPr>
                    <w:rPr>
                      <w:rFonts w:ascii="Cambria Math" w:hAnsi="Cambria Math"/>
                      <w:sz w:val="20"/>
                      <w:szCs w:val="20"/>
                    </w:rPr>
                    <m:t>ln</m:t>
                  </w:ins>
                </m:r>
                <m:r>
                  <w:ins w:id="1047" w:author="Juan Li" w:date="2026-06-10T19:22:00Z" w16du:dateUtc="2026-06-10T23:22:00Z">
                    <w:rPr>
                      <w:rFonts w:ascii="Cambria Math" w:hAnsi="Cambria Math"/>
                      <w:sz w:val="20"/>
                      <w:szCs w:val="20"/>
                    </w:rPr>
                    <m:t xml:space="preserve">(λ) = </m:t>
                  </w:ins>
                </m:r>
                <m:r>
                  <w:ins w:id="1048" w:author="Juan Li" w:date="2026-06-10T19:25:00Z" w16du:dateUtc="2026-06-10T23:25:00Z">
                    <w:rPr>
                      <w:rFonts w:ascii="Cambria Math" w:hAnsi="Cambria Math"/>
                      <w:sz w:val="20"/>
                      <w:szCs w:val="20"/>
                      <w:rPrChange w:id="1049" w:author="Juan Li" w:date="2026-06-10T19:26:00Z" w16du:dateUtc="2026-06-10T23:26:00Z">
                        <w:rPr>
                          <w:rFonts w:ascii="Cambria Math" w:hAnsi="Cambria Math"/>
                        </w:rPr>
                      </w:rPrChange>
                    </w:rPr>
                    <m:t>α̃+ln(</m:t>
                  </w:ins>
                </m:r>
                <m:sSub>
                  <m:sSubPr>
                    <m:ctrlPr>
                      <w:ins w:id="1050" w:author="Juan Li" w:date="2026-06-10T19:25:00Z" w16du:dateUtc="2026-06-10T23:25:00Z">
                        <w:rPr>
                          <w:rFonts w:ascii="Cambria Math" w:hAnsi="Cambria Math"/>
                          <w:i/>
                          <w:sz w:val="20"/>
                          <w:szCs w:val="20"/>
                          <w:rPrChange w:id="1051" w:author="Juan Li" w:date="2026-06-10T19:26:00Z" w16du:dateUtc="2026-06-10T23:26:00Z">
                            <w:rPr>
                              <w:rFonts w:ascii="Cambria Math" w:hAnsi="Cambria Math"/>
                              <w:i/>
                            </w:rPr>
                          </w:rPrChange>
                        </w:rPr>
                      </w:ins>
                    </m:ctrlPr>
                  </m:sSubPr>
                  <m:e>
                    <m:acc>
                      <m:accPr>
                        <m:chr m:val="̅"/>
                        <m:ctrlPr>
                          <w:ins w:id="1052" w:author="Juan Li" w:date="2026-06-10T19:25:00Z" w16du:dateUtc="2026-06-10T23:25:00Z">
                            <w:rPr>
                              <w:rFonts w:ascii="Cambria Math" w:hAnsi="Cambria Math"/>
                              <w:i/>
                              <w:sz w:val="20"/>
                              <w:szCs w:val="20"/>
                              <w:rPrChange w:id="1053" w:author="Juan Li" w:date="2026-06-10T19:26:00Z" w16du:dateUtc="2026-06-10T23:26:00Z">
                                <w:rPr>
                                  <w:rFonts w:ascii="Cambria Math" w:hAnsi="Cambria Math"/>
                                  <w:i/>
                                </w:rPr>
                              </w:rPrChange>
                            </w:rPr>
                          </w:ins>
                        </m:ctrlPr>
                      </m:accPr>
                      <m:e>
                        <m:r>
                          <w:ins w:id="1054" w:author="Juan Li" w:date="2026-06-10T19:25:00Z" w16du:dateUtc="2026-06-10T23:25:00Z">
                            <w:rPr>
                              <w:rFonts w:ascii="Cambria Math" w:hAnsi="Cambria Math"/>
                              <w:sz w:val="20"/>
                              <w:szCs w:val="20"/>
                              <w:rPrChange w:id="1055" w:author="Juan Li" w:date="2026-06-10T19:26:00Z" w16du:dateUtc="2026-06-10T23:26:00Z">
                                <w:rPr>
                                  <w:rFonts w:ascii="Cambria Math" w:hAnsi="Cambria Math"/>
                                </w:rPr>
                              </w:rPrChange>
                            </w:rPr>
                            <m:t>y</m:t>
                          </w:ins>
                        </m:r>
                      </m:e>
                    </m:acc>
                  </m:e>
                  <m:sub>
                    <m:r>
                      <w:ins w:id="1056" w:author="Juan Li" w:date="2026-06-10T19:25:00Z" w16du:dateUtc="2026-06-10T23:25:00Z">
                        <w:rPr>
                          <w:rFonts w:ascii="Cambria Math" w:hAnsi="Cambria Math"/>
                          <w:sz w:val="20"/>
                          <w:szCs w:val="20"/>
                          <w:rPrChange w:id="1057" w:author="Juan Li" w:date="2026-06-10T19:26:00Z" w16du:dateUtc="2026-06-10T23:26:00Z">
                            <w:rPr>
                              <w:rFonts w:ascii="Cambria Math" w:hAnsi="Cambria Math"/>
                            </w:rPr>
                          </w:rPrChange>
                        </w:rPr>
                        <m:t>new</m:t>
                      </w:ins>
                    </m:r>
                  </m:sub>
                </m:sSub>
                <m:r>
                  <w:ins w:id="1058" w:author="Juan Li" w:date="2026-06-10T19:25:00Z" w16du:dateUtc="2026-06-10T23:25:00Z">
                    <w:rPr>
                      <w:rFonts w:ascii="Cambria Math" w:hAnsi="Cambria Math"/>
                      <w:sz w:val="20"/>
                      <w:szCs w:val="20"/>
                      <w:rPrChange w:id="1059" w:author="Juan Li" w:date="2026-06-10T19:26:00Z" w16du:dateUtc="2026-06-10T23:26:00Z">
                        <w:rPr>
                          <w:rFonts w:ascii="Cambria Math" w:hAnsi="Cambria Math"/>
                        </w:rPr>
                      </w:rPrChange>
                    </w:rPr>
                    <m:t>)-ln(</m:t>
                  </w:ins>
                </m:r>
                <m:acc>
                  <m:accPr>
                    <m:chr m:val="̅"/>
                    <m:ctrlPr>
                      <w:ins w:id="1060" w:author="Juan Li" w:date="2026-06-10T19:25:00Z" w16du:dateUtc="2026-06-10T23:25:00Z">
                        <w:rPr>
                          <w:rFonts w:ascii="Cambria Math" w:hAnsi="Cambria Math"/>
                          <w:i/>
                          <w:sz w:val="20"/>
                          <w:szCs w:val="20"/>
                          <w:rPrChange w:id="1061" w:author="Juan Li" w:date="2026-06-10T19:26:00Z" w16du:dateUtc="2026-06-10T23:26:00Z">
                            <w:rPr>
                              <w:rFonts w:ascii="Cambria Math" w:hAnsi="Cambria Math"/>
                              <w:i/>
                            </w:rPr>
                          </w:rPrChange>
                        </w:rPr>
                      </w:ins>
                    </m:ctrlPr>
                  </m:accPr>
                  <m:e>
                    <m:r>
                      <w:ins w:id="1062" w:author="Juan Li" w:date="2026-06-10T19:25:00Z" w16du:dateUtc="2026-06-10T23:25:00Z">
                        <w:rPr>
                          <w:rFonts w:ascii="Cambria Math" w:hAnsi="Cambria Math"/>
                          <w:sz w:val="20"/>
                          <w:szCs w:val="20"/>
                          <w:rPrChange w:id="1063" w:author="Juan Li" w:date="2026-06-10T19:26:00Z" w16du:dateUtc="2026-06-10T23:26:00Z">
                            <w:rPr>
                              <w:rFonts w:ascii="Cambria Math" w:hAnsi="Cambria Math"/>
                            </w:rPr>
                          </w:rPrChange>
                        </w:rPr>
                        <m:t>y</m:t>
                      </w:ins>
                    </m:r>
                  </m:e>
                </m:acc>
                <m:r>
                  <w:ins w:id="1064" w:author="Juan Li" w:date="2026-06-10T19:25:00Z" w16du:dateUtc="2026-06-10T23:25:00Z">
                    <w:rPr>
                      <w:rFonts w:ascii="Cambria Math" w:hAnsi="Cambria Math"/>
                      <w:sz w:val="20"/>
                      <w:szCs w:val="20"/>
                      <w:rPrChange w:id="1065" w:author="Juan Li" w:date="2026-06-10T19:26:00Z" w16du:dateUtc="2026-06-10T23:26:00Z">
                        <w:rPr>
                          <w:rFonts w:ascii="Cambria Math" w:hAnsi="Cambria Math"/>
                        </w:rPr>
                      </w:rPrChange>
                    </w:rPr>
                    <m:t>)</m:t>
                  </w:ins>
                </m:r>
                <m:r>
                  <w:ins w:id="1066" w:author="Juan Li" w:date="2026-06-10T19:25:00Z" w16du:dateUtc="2026-06-10T23:25:00Z">
                    <w:rPr>
                      <w:rFonts w:ascii="Cambria Math" w:hAnsi="Cambria Math"/>
                      <w:sz w:val="20"/>
                      <w:szCs w:val="20"/>
                    </w:rPr>
                    <m:t xml:space="preserve"> </m:t>
                  </w:ins>
                </m:r>
                <m:r>
                  <w:ins w:id="1067" w:author="Juan Li" w:date="2026-06-10T19:22:00Z" w16du:dateUtc="2026-06-10T23:22:00Z">
                    <w:rPr>
                      <w:rFonts w:ascii="Cambria Math" w:hAnsi="Cambria Math"/>
                      <w:sz w:val="20"/>
                      <w:szCs w:val="20"/>
                    </w:rPr>
                    <m:t xml:space="preserve">+ </m:t>
                  </w:ins>
                </m:r>
                <m:sSub>
                  <m:sSubPr>
                    <m:ctrlPr>
                      <w:ins w:id="1068" w:author="Juan Li" w:date="2026-06-10T19:22:00Z" w16du:dateUtc="2026-06-10T23:22:00Z">
                        <w:rPr>
                          <w:rFonts w:ascii="Cambria Math" w:hAnsi="Cambria Math"/>
                          <w:i/>
                          <w:sz w:val="20"/>
                          <w:szCs w:val="20"/>
                        </w:rPr>
                      </w:ins>
                    </m:ctrlPr>
                  </m:sSubPr>
                  <m:e>
                    <m:r>
                      <w:ins w:id="1069" w:author="Juan Li" w:date="2026-06-10T19:22:00Z" w16du:dateUtc="2026-06-10T23:22:00Z">
                        <w:rPr>
                          <w:rFonts w:ascii="Cambria Math" w:hAnsi="Cambria Math"/>
                          <w:sz w:val="20"/>
                          <w:szCs w:val="20"/>
                        </w:rPr>
                        <m:t>Σ</m:t>
                      </w:ins>
                    </m:r>
                  </m:e>
                  <m:sub>
                    <m:r>
                      <w:ins w:id="1070" w:author="Juan Li" w:date="2026-06-10T19:22:00Z" w16du:dateUtc="2026-06-10T23:22:00Z">
                        <w:rPr>
                          <w:rFonts w:ascii="Cambria Math" w:hAnsi="Cambria Math"/>
                          <w:sz w:val="20"/>
                          <w:szCs w:val="20"/>
                        </w:rPr>
                        <m:t>j</m:t>
                      </w:ins>
                    </m:r>
                  </m:sub>
                </m:sSub>
                <m:r>
                  <w:ins w:id="1071" w:author="Juan Li" w:date="2026-06-10T19:22:00Z" w16du:dateUtc="2026-06-10T23:22:00Z">
                    <w:rPr>
                      <w:rFonts w:ascii="Cambria Math" w:hAnsi="Cambria Math"/>
                      <w:sz w:val="20"/>
                      <w:szCs w:val="20"/>
                    </w:rPr>
                    <m:t xml:space="preserve"> β</m:t>
                  </w:ins>
                </m:r>
                <m:r>
                  <w:ins w:id="1072" w:author="Juan Li" w:date="2026-06-10T19:22:00Z" w16du:dateUtc="2026-06-10T23:22:00Z">
                    <w:rPr>
                      <w:sz w:val="20"/>
                      <w:szCs w:val="20"/>
                    </w:rPr>
                    <m:t>ⱼ</m:t>
                  </w:ins>
                </m:r>
                <m:r>
                  <w:ins w:id="1073" w:author="Juan Li" w:date="2026-06-10T19:22:00Z" w16du:dateUtc="2026-06-10T23:22:00Z">
                    <w:rPr>
                      <w:rFonts w:ascii="Cambria Math" w:hAnsi="Cambria Math"/>
                      <w:sz w:val="20"/>
                      <w:szCs w:val="20"/>
                    </w:rPr>
                    <m:t xml:space="preserve"> (x</m:t>
                  </w:ins>
                </m:r>
                <m:r>
                  <w:ins w:id="1074" w:author="Juan Li" w:date="2026-06-10T19:22:00Z" w16du:dateUtc="2026-06-10T23:22:00Z">
                    <w:rPr>
                      <w:sz w:val="20"/>
                      <w:szCs w:val="20"/>
                    </w:rPr>
                    <m:t>ⱼ</m:t>
                  </w:ins>
                </m:r>
                <m:r>
                  <w:ins w:id="1075" w:author="Juan Li" w:date="2026-06-10T19:22:00Z" w16du:dateUtc="2026-06-10T23:22:00Z">
                    <w:rPr>
                      <w:rFonts w:ascii="Cambria Math" w:hAnsi="Cambria Math"/>
                      <w:sz w:val="20"/>
                      <w:szCs w:val="20"/>
                    </w:rPr>
                    <m:t xml:space="preserve"> - x̄</m:t>
                  </w:ins>
                </m:r>
                <m:r>
                  <w:ins w:id="1076" w:author="Juan Li" w:date="2026-06-10T19:22:00Z" w16du:dateUtc="2026-06-10T23:22:00Z">
                    <w:rPr>
                      <w:sz w:val="20"/>
                      <w:szCs w:val="20"/>
                    </w:rPr>
                    <m:t>ⱼ</m:t>
                  </w:ins>
                </m:r>
                <m:r>
                  <w:ins w:id="1077" w:author="Juan Li" w:date="2026-06-10T19:22:00Z" w16du:dateUtc="2026-06-10T23:22:00Z">
                    <w:rPr>
                      <w:rFonts w:ascii="Cambria Math" w:hAnsi="Cambria Math"/>
                      <w:sz w:val="20"/>
                      <w:szCs w:val="20"/>
                    </w:rPr>
                    <m:t>)</m:t>
                  </w:ins>
                </m:r>
              </m:oMath>
            </m:oMathPara>
          </w:p>
        </w:tc>
      </w:tr>
      <w:tr w:rsidR="00B621E2" w:rsidRPr="00B621E2" w14:paraId="10897FCA" w14:textId="77777777" w:rsidTr="00B621E2">
        <w:trPr>
          <w:jc w:val="center"/>
          <w:ins w:id="1078" w:author="Juan Li" w:date="2026-06-10T19:22:00Z" w16du:dateUtc="2026-06-10T23:22:00Z"/>
          <w:trPrChange w:id="1079" w:author="Juan Li" w:date="2026-06-10T19:27:00Z" w16du:dateUtc="2026-06-10T23:27:00Z">
            <w:trPr>
              <w:gridAfter w:val="0"/>
            </w:trPr>
          </w:trPrChange>
        </w:trPr>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1080" w:author="Juan Li" w:date="2026-06-10T19:27:00Z" w16du:dateUtc="2026-06-10T23:27:00Z">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246B8E21" w14:textId="77777777" w:rsidR="00B621E2" w:rsidRPr="00B621E2" w:rsidRDefault="00B621E2" w:rsidP="00A140CF">
            <w:pPr>
              <w:rPr>
                <w:ins w:id="1081" w:author="Juan Li" w:date="2026-06-10T19:22:00Z" w16du:dateUtc="2026-06-10T23:22:00Z"/>
                <w:sz w:val="20"/>
                <w:szCs w:val="20"/>
                <w:rPrChange w:id="1082" w:author="Juan Li" w:date="2026-06-10T19:26:00Z" w16du:dateUtc="2026-06-10T23:26:00Z">
                  <w:rPr>
                    <w:ins w:id="1083" w:author="Juan Li" w:date="2026-06-10T19:22:00Z" w16du:dateUtc="2026-06-10T23:22:00Z"/>
                  </w:rPr>
                </w:rPrChange>
              </w:rPr>
            </w:pPr>
            <w:ins w:id="1084" w:author="Juan Li" w:date="2026-06-10T19:22:00Z" w16du:dateUtc="2026-06-10T23:22:00Z">
              <w:r w:rsidRPr="00B621E2">
                <w:rPr>
                  <w:sz w:val="20"/>
                  <w:szCs w:val="20"/>
                </w:rPr>
                <w:t>Cox PH model</w:t>
              </w:r>
            </w:ins>
          </w:p>
        </w:tc>
        <w:tc>
          <w:tcPr>
            <w:tcW w:w="21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1085" w:author="Juan Li" w:date="2026-06-10T19:27:00Z" w16du:dateUtc="2026-06-10T23:27:00Z">
              <w:tcPr>
                <w:tcW w:w="1984"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4D38426F" w14:textId="77777777" w:rsidR="00B621E2" w:rsidRPr="00B621E2" w:rsidRDefault="00B621E2" w:rsidP="00A140CF">
            <w:pPr>
              <w:rPr>
                <w:ins w:id="1086" w:author="Juan Li" w:date="2026-06-10T19:22:00Z" w16du:dateUtc="2026-06-10T23:22:00Z"/>
                <w:sz w:val="20"/>
                <w:szCs w:val="20"/>
                <w:rPrChange w:id="1087" w:author="Juan Li" w:date="2026-06-10T19:26:00Z" w16du:dateUtc="2026-06-10T23:26:00Z">
                  <w:rPr>
                    <w:ins w:id="1088" w:author="Juan Li" w:date="2026-06-10T19:22:00Z" w16du:dateUtc="2026-06-10T23:22:00Z"/>
                  </w:rPr>
                </w:rPrChange>
              </w:rPr>
            </w:pPr>
            <w:ins w:id="1089" w:author="Juan Li" w:date="2026-06-10T19:22:00Z" w16du:dateUtc="2026-06-10T23:22:00Z">
              <w:r w:rsidRPr="00B621E2">
                <w:rPr>
                  <w:sz w:val="20"/>
                  <w:szCs w:val="20"/>
                </w:rPr>
                <w:t>Log-hazard: ln(</w:t>
              </w:r>
            </w:ins>
            <m:oMath>
              <m:r>
                <w:ins w:id="1090" w:author="Juan Li" w:date="2026-06-10T19:22:00Z" w16du:dateUtc="2026-06-10T23:22:00Z">
                  <w:rPr>
                    <w:rFonts w:ascii="Cambria Math" w:hAnsi="Cambria Math"/>
                    <w:sz w:val="20"/>
                    <w:szCs w:val="20"/>
                  </w:rPr>
                  <m:t>h(t))</m:t>
                </w:ins>
              </m:r>
            </m:oMath>
          </w:p>
        </w:tc>
        <w:tc>
          <w:tcPr>
            <w:tcW w:w="48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Change w:id="1091" w:author="Juan Li" w:date="2026-06-10T19:27:00Z" w16du:dateUtc="2026-06-10T23:27:00Z">
              <w:tcPr>
                <w:tcW w:w="3260"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tcPrChange>
          </w:tcPr>
          <w:p w14:paraId="025969E1" w14:textId="45374F4A" w:rsidR="00B621E2" w:rsidRPr="00B621E2" w:rsidRDefault="00B621E2" w:rsidP="00A140CF">
            <w:pPr>
              <w:rPr>
                <w:ins w:id="1092" w:author="Juan Li" w:date="2026-06-10T19:22:00Z" w16du:dateUtc="2026-06-10T23:22:00Z"/>
                <w:sz w:val="20"/>
                <w:szCs w:val="20"/>
                <w:rPrChange w:id="1093" w:author="Juan Li" w:date="2026-06-10T19:26:00Z" w16du:dateUtc="2026-06-10T23:26:00Z">
                  <w:rPr>
                    <w:ins w:id="1094" w:author="Juan Li" w:date="2026-06-10T19:22:00Z" w16du:dateUtc="2026-06-10T23:22:00Z"/>
                  </w:rPr>
                </w:rPrChange>
              </w:rPr>
            </w:pPr>
            <m:oMathPara>
              <m:oMath>
                <m:r>
                  <w:ins w:id="1095" w:author="Juan Li" w:date="2026-06-10T19:22:00Z" w16du:dateUtc="2026-06-10T23:22:00Z">
                    <w:rPr>
                      <w:rFonts w:ascii="Cambria Math" w:hAnsi="Cambria Math"/>
                      <w:sz w:val="20"/>
                      <w:szCs w:val="20"/>
                    </w:rPr>
                    <m:t xml:space="preserve">h(t) = h₀(t) </m:t>
                  </w:ins>
                </m:r>
                <m:r>
                  <w:ins w:id="1096" w:author="Juan Li" w:date="2026-06-10T19:28:00Z" w16du:dateUtc="2026-06-10T23:28:00Z">
                    <w:rPr>
                      <w:rFonts w:ascii="Cambria Math" w:hAnsi="Cambria Math"/>
                      <w:sz w:val="20"/>
                      <w:szCs w:val="20"/>
                    </w:rPr>
                    <m:t>exp(</m:t>
                  </w:ins>
                </m:r>
                <m:sSub>
                  <m:sSubPr>
                    <m:ctrlPr>
                      <w:ins w:id="1097" w:author="Juan Li" w:date="2026-06-10T19:29:00Z" w16du:dateUtc="2026-06-10T23:29:00Z">
                        <w:rPr>
                          <w:rFonts w:ascii="Cambria Math" w:hAnsi="Cambria Math"/>
                          <w:i/>
                          <w:sz w:val="20"/>
                          <w:szCs w:val="20"/>
                        </w:rPr>
                      </w:ins>
                    </m:ctrlPr>
                  </m:sSubPr>
                  <m:e>
                    <m:acc>
                      <m:accPr>
                        <m:chr m:val="̅"/>
                        <m:ctrlPr>
                          <w:ins w:id="1098" w:author="Juan Li" w:date="2026-06-10T19:29:00Z" w16du:dateUtc="2026-06-10T23:29:00Z">
                            <w:rPr>
                              <w:rFonts w:ascii="Cambria Math" w:hAnsi="Cambria Math"/>
                              <w:i/>
                              <w:sz w:val="20"/>
                              <w:szCs w:val="20"/>
                            </w:rPr>
                          </w:ins>
                        </m:ctrlPr>
                      </m:accPr>
                      <m:e>
                        <m:r>
                          <w:ins w:id="1099" w:author="Juan Li" w:date="2026-06-10T19:29:00Z" w16du:dateUtc="2026-06-10T23:29:00Z">
                            <w:rPr>
                              <w:rFonts w:ascii="Cambria Math" w:hAnsi="Cambria Math"/>
                              <w:sz w:val="20"/>
                              <w:szCs w:val="20"/>
                            </w:rPr>
                            <m:t>y</m:t>
                          </w:ins>
                        </m:r>
                      </m:e>
                    </m:acc>
                  </m:e>
                  <m:sub>
                    <m:r>
                      <w:ins w:id="1100" w:author="Juan Li" w:date="2026-06-10T19:29:00Z" w16du:dateUtc="2026-06-10T23:29:00Z">
                        <w:rPr>
                          <w:rFonts w:ascii="Cambria Math" w:hAnsi="Cambria Math"/>
                          <w:sz w:val="20"/>
                          <w:szCs w:val="20"/>
                        </w:rPr>
                        <m:t>new</m:t>
                      </w:ins>
                    </m:r>
                  </m:sub>
                </m:sSub>
                <m:r>
                  <w:ins w:id="1101" w:author="Juan Li" w:date="2026-06-10T19:29:00Z" w16du:dateUtc="2026-06-10T23:29:00Z">
                    <w:rPr>
                      <w:rFonts w:ascii="Cambria Math" w:hAnsi="Cambria Math"/>
                      <w:sz w:val="20"/>
                      <w:szCs w:val="20"/>
                    </w:rPr>
                    <m:t>-</m:t>
                  </w:ins>
                </m:r>
                <m:acc>
                  <m:accPr>
                    <m:chr m:val="̅"/>
                    <m:ctrlPr>
                      <w:ins w:id="1102" w:author="Juan Li" w:date="2026-06-10T19:29:00Z" w16du:dateUtc="2026-06-10T23:29:00Z">
                        <w:rPr>
                          <w:rFonts w:ascii="Cambria Math" w:hAnsi="Cambria Math"/>
                          <w:i/>
                          <w:sz w:val="20"/>
                          <w:szCs w:val="20"/>
                        </w:rPr>
                      </w:ins>
                    </m:ctrlPr>
                  </m:accPr>
                  <m:e>
                    <m:r>
                      <w:ins w:id="1103" w:author="Juan Li" w:date="2026-06-10T19:29:00Z" w16du:dateUtc="2026-06-10T23:29:00Z">
                        <w:rPr>
                          <w:rFonts w:ascii="Cambria Math" w:hAnsi="Cambria Math"/>
                          <w:sz w:val="20"/>
                          <w:szCs w:val="20"/>
                        </w:rPr>
                        <m:t>y</m:t>
                      </w:ins>
                    </m:r>
                  </m:e>
                </m:acc>
                <m:r>
                  <w:ins w:id="1104" w:author="Juan Li" w:date="2026-06-10T19:28:00Z" w16du:dateUtc="2026-06-10T23:28:00Z">
                    <w:rPr>
                      <w:rFonts w:ascii="Cambria Math" w:hAnsi="Cambria Math"/>
                      <w:sz w:val="20"/>
                      <w:szCs w:val="20"/>
                    </w:rPr>
                    <m:t>)</m:t>
                  </w:ins>
                </m:r>
                <m:r>
                  <w:ins w:id="1105" w:author="Juan Li" w:date="2026-06-10T19:22:00Z" w16du:dateUtc="2026-06-10T23:22:00Z">
                    <m:rPr>
                      <m:sty m:val="p"/>
                    </m:rPr>
                    <w:rPr>
                      <w:rFonts w:ascii="Cambria Math" w:hAnsi="Cambria Math"/>
                      <w:sz w:val="20"/>
                      <w:szCs w:val="20"/>
                    </w:rPr>
                    <m:t>exp</m:t>
                  </w:ins>
                </m:r>
                <m:r>
                  <w:ins w:id="1106" w:author="Juan Li" w:date="2026-06-10T19:22:00Z" w16du:dateUtc="2026-06-10T23:22:00Z">
                    <w:rPr>
                      <w:rFonts w:ascii="Cambria Math" w:hAnsi="Cambria Math"/>
                      <w:sz w:val="20"/>
                      <w:szCs w:val="20"/>
                    </w:rPr>
                    <m:t>[</m:t>
                  </w:ins>
                </m:r>
                <m:sSub>
                  <m:sSubPr>
                    <m:ctrlPr>
                      <w:ins w:id="1107" w:author="Juan Li" w:date="2026-06-10T19:22:00Z" w16du:dateUtc="2026-06-10T23:22:00Z">
                        <w:rPr>
                          <w:rFonts w:ascii="Cambria Math" w:hAnsi="Cambria Math"/>
                          <w:i/>
                          <w:sz w:val="20"/>
                          <w:szCs w:val="20"/>
                        </w:rPr>
                      </w:ins>
                    </m:ctrlPr>
                  </m:sSubPr>
                  <m:e>
                    <m:r>
                      <w:ins w:id="1108" w:author="Juan Li" w:date="2026-06-10T19:22:00Z" w16du:dateUtc="2026-06-10T23:22:00Z">
                        <w:rPr>
                          <w:rFonts w:ascii="Cambria Math" w:hAnsi="Cambria Math"/>
                          <w:sz w:val="20"/>
                          <w:szCs w:val="20"/>
                        </w:rPr>
                        <m:t>Σ</m:t>
                      </w:ins>
                    </m:r>
                  </m:e>
                  <m:sub>
                    <m:r>
                      <w:ins w:id="1109" w:author="Juan Li" w:date="2026-06-10T19:22:00Z" w16du:dateUtc="2026-06-10T23:22:00Z">
                        <w:rPr>
                          <w:rFonts w:ascii="Cambria Math" w:hAnsi="Cambria Math"/>
                          <w:sz w:val="20"/>
                          <w:szCs w:val="20"/>
                        </w:rPr>
                        <m:t>j</m:t>
                      </w:ins>
                    </m:r>
                  </m:sub>
                </m:sSub>
                <m:r>
                  <w:ins w:id="1110" w:author="Juan Li" w:date="2026-06-10T19:22:00Z" w16du:dateUtc="2026-06-10T23:22:00Z">
                    <w:rPr>
                      <w:rFonts w:ascii="Cambria Math" w:hAnsi="Cambria Math"/>
                      <w:sz w:val="20"/>
                      <w:szCs w:val="20"/>
                    </w:rPr>
                    <m:t xml:space="preserve"> β</m:t>
                  </w:ins>
                </m:r>
                <m:r>
                  <w:ins w:id="1111" w:author="Juan Li" w:date="2026-06-10T19:22:00Z" w16du:dateUtc="2026-06-10T23:22:00Z">
                    <w:rPr>
                      <w:sz w:val="20"/>
                      <w:szCs w:val="20"/>
                    </w:rPr>
                    <m:t>ⱼ</m:t>
                  </w:ins>
                </m:r>
                <m:r>
                  <w:ins w:id="1112" w:author="Juan Li" w:date="2026-06-10T19:22:00Z" w16du:dateUtc="2026-06-10T23:22:00Z">
                    <w:rPr>
                      <w:rFonts w:ascii="Cambria Math" w:hAnsi="Cambria Math"/>
                      <w:sz w:val="20"/>
                      <w:szCs w:val="20"/>
                    </w:rPr>
                    <m:t xml:space="preserve"> (x</m:t>
                  </w:ins>
                </m:r>
                <m:r>
                  <w:ins w:id="1113" w:author="Juan Li" w:date="2026-06-10T19:22:00Z" w16du:dateUtc="2026-06-10T23:22:00Z">
                    <w:rPr>
                      <w:sz w:val="20"/>
                      <w:szCs w:val="20"/>
                    </w:rPr>
                    <m:t>ⱼ</m:t>
                  </w:ins>
                </m:r>
                <m:r>
                  <w:ins w:id="1114" w:author="Juan Li" w:date="2026-06-10T19:22:00Z" w16du:dateUtc="2026-06-10T23:22:00Z">
                    <w:rPr>
                      <w:rFonts w:ascii="Cambria Math" w:hAnsi="Cambria Math"/>
                      <w:sz w:val="20"/>
                      <w:szCs w:val="20"/>
                    </w:rPr>
                    <m:t xml:space="preserve"> - x̄</m:t>
                  </w:ins>
                </m:r>
                <m:r>
                  <w:ins w:id="1115" w:author="Juan Li" w:date="2026-06-10T19:22:00Z" w16du:dateUtc="2026-06-10T23:22:00Z">
                    <w:rPr>
                      <w:sz w:val="20"/>
                      <w:szCs w:val="20"/>
                    </w:rPr>
                    <m:t>ⱼ</m:t>
                  </w:ins>
                </m:r>
                <m:r>
                  <w:ins w:id="1116" w:author="Juan Li" w:date="2026-06-10T19:22:00Z" w16du:dateUtc="2026-06-10T23:22:00Z">
                    <w:rPr>
                      <w:rFonts w:ascii="Cambria Math" w:hAnsi="Cambria Math"/>
                      <w:sz w:val="20"/>
                      <w:szCs w:val="20"/>
                    </w:rPr>
                    <m:t>)]</m:t>
                  </w:ins>
                </m:r>
              </m:oMath>
            </m:oMathPara>
          </w:p>
        </w:tc>
      </w:tr>
    </w:tbl>
    <w:p w14:paraId="3DEAFBA0" w14:textId="77777777" w:rsidR="007E0BE2" w:rsidRDefault="007E0BE2" w:rsidP="00733132">
      <w:pPr>
        <w:spacing w:before="80" w:after="80" w:line="300" w:lineRule="auto"/>
        <w:jc w:val="both"/>
        <w:rPr>
          <w:ins w:id="1117" w:author="Juan Li" w:date="2026-06-10T19:17:00Z" w16du:dateUtc="2026-06-10T23:17:00Z"/>
        </w:rPr>
      </w:pPr>
    </w:p>
    <w:p w14:paraId="0AC12E8C" w14:textId="075C0E06" w:rsidR="00741122" w:rsidRPr="00741122" w:rsidRDefault="00741122" w:rsidP="00733132">
      <w:pPr>
        <w:spacing w:before="80" w:after="80" w:line="300" w:lineRule="auto"/>
        <w:jc w:val="both"/>
        <w:rPr>
          <w:ins w:id="1118" w:author="Juan Li" w:date="2026-05-27T15:57:00Z" w16du:dateUtc="2026-05-27T19:57:00Z"/>
          <w:rFonts w:ascii="Arial" w:eastAsia="Arial" w:hAnsi="Arial" w:cs="Arial"/>
          <w:b/>
          <w:bCs/>
          <w:color w:val="2E75B6"/>
          <w:rPrChange w:id="1119" w:author="Juan Li" w:date="2026-06-10T19:17:00Z" w16du:dateUtc="2026-06-10T23:17:00Z">
            <w:rPr>
              <w:ins w:id="1120" w:author="Juan Li" w:date="2026-05-27T15:57:00Z" w16du:dateUtc="2026-05-27T19:57:00Z"/>
            </w:rPr>
          </w:rPrChange>
        </w:rPr>
      </w:pPr>
      <w:ins w:id="1121" w:author="Juan Li" w:date="2026-06-10T19:17:00Z" w16du:dateUtc="2026-06-10T23:17:00Z">
        <w:r w:rsidRPr="00741122">
          <w:rPr>
            <w:rFonts w:ascii="Arial" w:eastAsia="Arial" w:hAnsi="Arial" w:cs="Arial"/>
            <w:b/>
            <w:bCs/>
            <w:color w:val="2E75B6"/>
            <w:rPrChange w:id="1122" w:author="Juan Li" w:date="2026-06-10T19:17:00Z" w16du:dateUtc="2026-06-10T23:17:00Z">
              <w:rPr/>
            </w:rPrChange>
          </w:rPr>
          <w:t>3.</w:t>
        </w:r>
        <w:r>
          <w:rPr>
            <w:rFonts w:ascii="Arial" w:eastAsia="Arial" w:hAnsi="Arial" w:cs="Arial"/>
            <w:b/>
            <w:bCs/>
            <w:color w:val="2E75B6"/>
          </w:rPr>
          <w:t>5</w:t>
        </w:r>
        <w:r w:rsidRPr="00741122">
          <w:rPr>
            <w:rFonts w:ascii="Arial" w:eastAsia="Arial" w:hAnsi="Arial" w:cs="Arial"/>
            <w:b/>
            <w:bCs/>
            <w:color w:val="2E75B6"/>
            <w:rPrChange w:id="1123" w:author="Juan Li" w:date="2026-06-10T19:17:00Z" w16du:dateUtc="2026-06-10T23:17:00Z">
              <w:rPr/>
            </w:rPrChange>
          </w:rPr>
          <w:t xml:space="preserve"> </w:t>
        </w:r>
        <w:r>
          <w:rPr>
            <w:rFonts w:ascii="Arial" w:eastAsia="Arial" w:hAnsi="Arial" w:cs="Arial"/>
            <w:b/>
            <w:bCs/>
            <w:color w:val="2E75B6"/>
          </w:rPr>
          <w:t>Other recalibration methods that require linked, individual-level data</w:t>
        </w:r>
      </w:ins>
    </w:p>
    <w:p w14:paraId="4B5EDDCC" w14:textId="05A83820" w:rsidR="00C979F9" w:rsidRDefault="00000000" w:rsidP="00733132">
      <w:pPr>
        <w:spacing w:before="80" w:after="80" w:line="300" w:lineRule="auto"/>
        <w:jc w:val="both"/>
      </w:pPr>
      <w:r>
        <w:t>When individual-level linked data from the target population are available, two more powerful re-calibration procedures can additionally be applied.</w:t>
      </w:r>
    </w:p>
    <w:p w14:paraId="116FBA7F" w14:textId="03BDB1B0" w:rsidR="00C979F9" w:rsidRDefault="00000000">
      <w:pPr>
        <w:spacing w:before="80" w:after="80" w:line="300" w:lineRule="auto"/>
        <w:jc w:val="both"/>
      </w:pPr>
      <w:r>
        <w:t>Calibration-in-the-large</w:t>
      </w:r>
      <w:r>
        <w:rPr>
          <w:i/>
          <w:iCs/>
        </w:rPr>
        <w:t xml:space="preserve"> </w:t>
      </w:r>
      <w:r w:rsidRPr="00733132">
        <w:t>(CITL)</w:t>
      </w:r>
      <w:r>
        <w:t xml:space="preserve"> re-estimates the intercept while holding all slopes fixed. For logistic regression, this corresponds to fitting the offset model logit </w:t>
      </w:r>
      <m:oMath>
        <m:r>
          <w:rPr>
            <w:rFonts w:ascii="Cambria Math" w:hAnsi="Cambria Math"/>
          </w:rPr>
          <m:t xml:space="preserve">P(Y=1) = </m:t>
        </m:r>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hAnsi="Cambria Math"/>
          </w:rPr>
          <m:t xml:space="preserve"> + 1 · LP</m:t>
        </m:r>
      </m:oMath>
      <w:r>
        <w:t xml:space="preserve">, implemented as </w:t>
      </w:r>
      <w:r>
        <w:rPr>
          <w:rFonts w:ascii="Courier New" w:eastAsia="Courier New" w:hAnsi="Courier New" w:cs="Courier New"/>
          <w:color w:val="1A3557"/>
          <w:sz w:val="20"/>
          <w:szCs w:val="20"/>
        </w:rPr>
        <w:t>glm(y ~ 1 + offset(pred.logit), family=binomial, data=target)</w:t>
      </w:r>
      <w:r>
        <w:t>.</w:t>
      </w:r>
      <w:del w:id="1124" w:author="Juan Li" w:date="2026-06-10T19:32:00Z" w16du:dateUtc="2026-06-10T23:32:00Z">
        <w:r w:rsidDel="009541CE">
          <w:rPr>
            <w:color w:val="2E75B6"/>
            <w:vertAlign w:val="superscript"/>
          </w:rPr>
          <w:delText>5</w:delText>
        </w:r>
      </w:del>
      <w:ins w:id="1125" w:author="Juan Li" w:date="2026-06-10T19:32:00Z" w16du:dateUtc="2026-06-10T23:32:00Z">
        <w:r w:rsidR="009541CE">
          <w:rPr>
            <w:color w:val="2E75B6"/>
            <w:vertAlign w:val="superscript"/>
          </w:rPr>
          <w:fldChar w:fldCharType="begin"/>
        </w:r>
        <w:r w:rsidR="009541CE">
          <w:rPr>
            <w:color w:val="2E75B6"/>
            <w:vertAlign w:val="superscript"/>
          </w:rPr>
          <w:instrText xml:space="preserve"> REF _Ref232012380 \r \h </w:instrText>
        </w:r>
        <w:r w:rsidR="009541CE">
          <w:rPr>
            <w:color w:val="2E75B6"/>
            <w:vertAlign w:val="superscript"/>
          </w:rPr>
        </w:r>
        <w:r w:rsidR="009541CE">
          <w:rPr>
            <w:color w:val="2E75B6"/>
            <w:vertAlign w:val="superscript"/>
          </w:rPr>
          <w:fldChar w:fldCharType="separate"/>
        </w:r>
        <w:r w:rsidR="009541CE">
          <w:rPr>
            <w:color w:val="2E75B6"/>
            <w:vertAlign w:val="superscript"/>
          </w:rPr>
          <w:t>19</w:t>
        </w:r>
        <w:r w:rsidR="009541CE">
          <w:rPr>
            <w:color w:val="2E75B6"/>
            <w:vertAlign w:val="superscript"/>
          </w:rPr>
          <w:fldChar w:fldCharType="end"/>
        </w:r>
      </w:ins>
      <w:r>
        <w:t xml:space="preserve"> For the Cox model, the analogous procedure rescales the baseline hazard while holding β fixed.</w:t>
      </w:r>
      <w:del w:id="1126" w:author="Juan Li" w:date="2026-06-10T19:32:00Z" w16du:dateUtc="2026-06-10T23:32:00Z">
        <w:r w:rsidDel="009541CE">
          <w:rPr>
            <w:color w:val="2E75B6"/>
            <w:vertAlign w:val="superscript"/>
          </w:rPr>
          <w:delText>6</w:delText>
        </w:r>
      </w:del>
      <w:ins w:id="1127" w:author="Juan Li" w:date="2026-06-10T19:32:00Z" w16du:dateUtc="2026-06-10T23:32:00Z">
        <w:r w:rsidR="009541CE">
          <w:rPr>
            <w:color w:val="2E75B6"/>
            <w:vertAlign w:val="superscript"/>
          </w:rPr>
          <w:fldChar w:fldCharType="begin"/>
        </w:r>
        <w:r w:rsidR="009541CE">
          <w:rPr>
            <w:color w:val="2E75B6"/>
            <w:vertAlign w:val="superscript"/>
          </w:rPr>
          <w:instrText xml:space="preserve"> REF _Ref232012390 \r \h </w:instrText>
        </w:r>
        <w:r w:rsidR="009541CE">
          <w:rPr>
            <w:color w:val="2E75B6"/>
            <w:vertAlign w:val="superscript"/>
          </w:rPr>
        </w:r>
        <w:r w:rsidR="009541CE">
          <w:rPr>
            <w:color w:val="2E75B6"/>
            <w:vertAlign w:val="superscript"/>
          </w:rPr>
          <w:fldChar w:fldCharType="separate"/>
        </w:r>
        <w:r w:rsidR="009541CE">
          <w:rPr>
            <w:color w:val="2E75B6"/>
            <w:vertAlign w:val="superscript"/>
          </w:rPr>
          <w:t>20</w:t>
        </w:r>
        <w:r w:rsidR="009541CE">
          <w:rPr>
            <w:color w:val="2E75B6"/>
            <w:vertAlign w:val="superscript"/>
          </w:rPr>
          <w:fldChar w:fldCharType="end"/>
        </w:r>
      </w:ins>
    </w:p>
    <w:p w14:paraId="06525662" w14:textId="14B2CB27" w:rsidR="00C979F9" w:rsidRDefault="00000000">
      <w:pPr>
        <w:spacing w:before="80" w:after="80" w:line="300" w:lineRule="auto"/>
        <w:jc w:val="both"/>
      </w:pPr>
      <w:r>
        <w:lastRenderedPageBreak/>
        <w:t>Platt scaling</w:t>
      </w:r>
      <w:del w:id="1128" w:author="Juan Li" w:date="2026-06-10T19:31:00Z" w16du:dateUtc="2026-06-10T23:31:00Z">
        <w:r w:rsidDel="00C1033D">
          <w:rPr>
            <w:color w:val="2E75B6"/>
            <w:vertAlign w:val="superscript"/>
          </w:rPr>
          <w:delText>13</w:delText>
        </w:r>
      </w:del>
      <w:ins w:id="1129" w:author="Juan Li" w:date="2026-06-10T19:31:00Z" w16du:dateUtc="2026-06-10T23:31:00Z">
        <w:r w:rsidR="00C1033D">
          <w:rPr>
            <w:color w:val="2E75B6"/>
            <w:vertAlign w:val="superscript"/>
          </w:rPr>
          <w:fldChar w:fldCharType="begin"/>
        </w:r>
        <w:r w:rsidR="00C1033D">
          <w:rPr>
            <w:color w:val="2E75B6"/>
            <w:vertAlign w:val="superscript"/>
          </w:rPr>
          <w:instrText xml:space="preserve"> REF _Ref229652020 \r \h </w:instrText>
        </w:r>
        <w:r w:rsidR="00C1033D">
          <w:rPr>
            <w:color w:val="2E75B6"/>
            <w:vertAlign w:val="superscript"/>
          </w:rPr>
        </w:r>
        <w:r w:rsidR="00C1033D">
          <w:rPr>
            <w:color w:val="2E75B6"/>
            <w:vertAlign w:val="superscript"/>
          </w:rPr>
          <w:fldChar w:fldCharType="separate"/>
        </w:r>
        <w:r w:rsidR="00C1033D">
          <w:rPr>
            <w:color w:val="2E75B6"/>
            <w:vertAlign w:val="superscript"/>
          </w:rPr>
          <w:t>8</w:t>
        </w:r>
        <w:r w:rsidR="00C1033D">
          <w:rPr>
            <w:color w:val="2E75B6"/>
            <w:vertAlign w:val="superscript"/>
          </w:rPr>
          <w:fldChar w:fldCharType="end"/>
        </w:r>
      </w:ins>
      <w:r>
        <w:t xml:space="preserve"> re-estimates both intercept and slope: </w:t>
      </w:r>
      <m:oMath>
        <m:r>
          <m:rPr>
            <m:sty m:val="p"/>
          </m:rPr>
          <w:rPr>
            <w:rFonts w:ascii="Cambria Math" w:hAnsi="Cambria Math"/>
          </w:rPr>
          <m:t>logit</m:t>
        </m:r>
        <m:r>
          <w:rPr>
            <w:rFonts w:ascii="Cambria Math" w:hAnsi="Cambria Math"/>
          </w:rPr>
          <m:t xml:space="preserve"> P(Y=1) = α + β · LP</m:t>
        </m:r>
      </m:oMath>
      <w:r>
        <w:t xml:space="preserve">, implemented as </w:t>
      </w:r>
      <w:r>
        <w:rPr>
          <w:rFonts w:ascii="Courier New" w:eastAsia="Courier New" w:hAnsi="Courier New" w:cs="Courier New"/>
          <w:color w:val="1A3557"/>
          <w:sz w:val="20"/>
          <w:szCs w:val="20"/>
        </w:rPr>
        <w:t>glm(y ~ pred.logit, family=binomial, data=target)</w:t>
      </w:r>
      <w:r>
        <w:t>. This addresses both mean miscalibration and slope miscalibration but requires individual outcome data in the target dataset. When only aggregate statistics are available, Platt scaling is infeasible</w:t>
      </w:r>
      <w:r w:rsidR="00733132">
        <w:t>,</w:t>
      </w:r>
      <w:r>
        <w:t xml:space="preserve"> and the mean-only intercept update provides the best achievable re-calibration.</w:t>
      </w:r>
      <w:del w:id="1130" w:author="Juan Li" w:date="2026-06-10T19:33:00Z" w16du:dateUtc="2026-06-10T23:33:00Z">
        <w:r w:rsidDel="009541CE">
          <w:rPr>
            <w:color w:val="2E75B6"/>
            <w:vertAlign w:val="superscript"/>
          </w:rPr>
          <w:delText>4</w:delText>
        </w:r>
      </w:del>
      <w:ins w:id="1131" w:author="Juan Li" w:date="2026-06-10T19:33:00Z" w16du:dateUtc="2026-06-10T23:33:00Z">
        <w:r w:rsidR="009541CE">
          <w:rPr>
            <w:color w:val="2E75B6"/>
            <w:vertAlign w:val="superscript"/>
          </w:rPr>
          <w:fldChar w:fldCharType="begin"/>
        </w:r>
        <w:r w:rsidR="009541CE">
          <w:rPr>
            <w:color w:val="2E75B6"/>
            <w:vertAlign w:val="superscript"/>
          </w:rPr>
          <w:instrText xml:space="preserve"> REF _Ref229651686 \r \h </w:instrText>
        </w:r>
        <w:r w:rsidR="009541CE">
          <w:rPr>
            <w:color w:val="2E75B6"/>
            <w:vertAlign w:val="superscript"/>
          </w:rPr>
        </w:r>
        <w:r w:rsidR="009541CE">
          <w:rPr>
            <w:color w:val="2E75B6"/>
            <w:vertAlign w:val="superscript"/>
          </w:rPr>
          <w:fldChar w:fldCharType="separate"/>
        </w:r>
        <w:r w:rsidR="009541CE">
          <w:rPr>
            <w:color w:val="2E75B6"/>
            <w:vertAlign w:val="superscript"/>
          </w:rPr>
          <w:t>7</w:t>
        </w:r>
        <w:r w:rsidR="009541CE">
          <w:rPr>
            <w:color w:val="2E75B6"/>
            <w:vertAlign w:val="superscript"/>
          </w:rPr>
          <w:fldChar w:fldCharType="end"/>
        </w:r>
      </w:ins>
    </w:p>
    <w:p w14:paraId="1FC8A294" w14:textId="50B1B6A1" w:rsidR="00C979F9" w:rsidRDefault="00000000">
      <w:pPr>
        <w:pStyle w:val="Heading2"/>
      </w:pPr>
      <w:r>
        <w:t>3.</w:t>
      </w:r>
      <w:del w:id="1132" w:author="Juan Li" w:date="2026-05-28T09:57:00Z" w16du:dateUtc="2026-05-28T13:57:00Z">
        <w:r w:rsidDel="00633D1E">
          <w:delText xml:space="preserve">4 </w:delText>
        </w:r>
      </w:del>
      <w:ins w:id="1133" w:author="Juan Li" w:date="2026-06-10T19:16:00Z" w16du:dateUtc="2026-06-10T23:16:00Z">
        <w:r w:rsidR="00741122">
          <w:t>6</w:t>
        </w:r>
      </w:ins>
      <w:ins w:id="1134" w:author="Juan Li" w:date="2026-05-28T09:57:00Z" w16du:dateUtc="2026-05-28T13:57:00Z">
        <w:r w:rsidR="00633D1E">
          <w:t xml:space="preserve"> </w:t>
        </w:r>
      </w:ins>
      <w:r>
        <w:t>Estimating Non-linear Term Means from Histograms</w:t>
      </w:r>
    </w:p>
    <w:p w14:paraId="2862451F" w14:textId="7A55E673" w:rsidR="00C979F9" w:rsidRDefault="005B6A04" w:rsidP="00B62A77">
      <w:pPr>
        <w:spacing w:before="80" w:after="80" w:line="300" w:lineRule="auto"/>
        <w:jc w:val="both"/>
      </w:pPr>
      <w:ins w:id="1135" w:author="Juan Li" w:date="2026-06-10T19:42:00Z" w16du:dateUtc="2026-06-10T23:42:00Z">
        <w:r>
          <w:t>As summarized in Table 2, mean values of all terms, including the non-linear ones</w:t>
        </w:r>
        <w:r>
          <w:t>,</w:t>
        </w:r>
        <w:r>
          <w:t xml:space="preserve"> are required for model transportation and re-calibration. </w:t>
        </w:r>
      </w:ins>
      <w:ins w:id="1136" w:author="Juan Li" w:date="2026-06-10T19:44:00Z" w16du:dateUtc="2026-06-10T23:44:00Z">
        <w:r>
          <w:t>Reporting guidelines</w:t>
        </w:r>
      </w:ins>
      <w:ins w:id="1137" w:author="Juan Li" w:date="2026-06-10T19:48:00Z" w16du:dateUtc="2026-06-10T23:48:00Z">
        <w:r w:rsidR="00E0780A" w:rsidRPr="00E0780A">
          <w:rPr>
            <w:vertAlign w:val="superscript"/>
            <w:rPrChange w:id="1138" w:author="Juan Li" w:date="2026-06-10T19:48:00Z" w16du:dateUtc="2026-06-10T23:48:00Z">
              <w:rPr/>
            </w:rPrChange>
          </w:rPr>
          <w:fldChar w:fldCharType="begin"/>
        </w:r>
        <w:r w:rsidR="00E0780A" w:rsidRPr="00E0780A">
          <w:rPr>
            <w:vertAlign w:val="superscript"/>
            <w:rPrChange w:id="1139" w:author="Juan Li" w:date="2026-06-10T19:48:00Z" w16du:dateUtc="2026-06-10T23:48:00Z">
              <w:rPr/>
            </w:rPrChange>
          </w:rPr>
          <w:instrText xml:space="preserve"> REF _Ref232013312 \r \h </w:instrText>
        </w:r>
        <w:r w:rsidR="00E0780A" w:rsidRPr="00E0780A">
          <w:rPr>
            <w:vertAlign w:val="superscript"/>
            <w:rPrChange w:id="1140" w:author="Juan Li" w:date="2026-06-10T19:48:00Z" w16du:dateUtc="2026-06-10T23:48:00Z">
              <w:rPr/>
            </w:rPrChange>
          </w:rPr>
        </w:r>
      </w:ins>
      <w:r w:rsidR="00E0780A">
        <w:rPr>
          <w:vertAlign w:val="superscript"/>
        </w:rPr>
        <w:instrText xml:space="preserve"> \* MERGEFORMAT </w:instrText>
      </w:r>
      <w:ins w:id="1141" w:author="Juan Li" w:date="2026-06-10T19:48:00Z" w16du:dateUtc="2026-06-10T23:48:00Z">
        <w:r w:rsidR="00E0780A" w:rsidRPr="00E0780A">
          <w:rPr>
            <w:vertAlign w:val="superscript"/>
            <w:rPrChange w:id="1142" w:author="Juan Li" w:date="2026-06-10T19:48:00Z" w16du:dateUtc="2026-06-10T23:48:00Z">
              <w:rPr/>
            </w:rPrChange>
          </w:rPr>
          <w:fldChar w:fldCharType="separate"/>
        </w:r>
        <w:r w:rsidR="00E0780A" w:rsidRPr="00E0780A">
          <w:rPr>
            <w:vertAlign w:val="superscript"/>
            <w:rPrChange w:id="1143" w:author="Juan Li" w:date="2026-06-10T19:48:00Z" w16du:dateUtc="2026-06-10T23:48:00Z">
              <w:rPr/>
            </w:rPrChange>
          </w:rPr>
          <w:t>21</w:t>
        </w:r>
        <w:r w:rsidR="00E0780A" w:rsidRPr="00E0780A">
          <w:rPr>
            <w:vertAlign w:val="superscript"/>
            <w:rPrChange w:id="1144" w:author="Juan Li" w:date="2026-06-10T19:48:00Z" w16du:dateUtc="2026-06-10T23:48:00Z">
              <w:rPr/>
            </w:rPrChange>
          </w:rPr>
          <w:fldChar w:fldCharType="end"/>
        </w:r>
        <w:r w:rsidR="00E0780A">
          <w:rPr>
            <w:vertAlign w:val="superscript"/>
          </w:rPr>
          <w:t>,</w:t>
        </w:r>
        <w:r w:rsidR="00E0780A" w:rsidRPr="00E0780A">
          <w:rPr>
            <w:vertAlign w:val="superscript"/>
            <w:rPrChange w:id="1145" w:author="Juan Li" w:date="2026-06-10T19:48:00Z" w16du:dateUtc="2026-06-10T23:48:00Z">
              <w:rPr/>
            </w:rPrChange>
          </w:rPr>
          <w:fldChar w:fldCharType="begin"/>
        </w:r>
        <w:r w:rsidR="00E0780A" w:rsidRPr="00E0780A">
          <w:rPr>
            <w:vertAlign w:val="superscript"/>
            <w:rPrChange w:id="1146" w:author="Juan Li" w:date="2026-06-10T19:48:00Z" w16du:dateUtc="2026-06-10T23:48:00Z">
              <w:rPr/>
            </w:rPrChange>
          </w:rPr>
          <w:instrText xml:space="preserve"> REF _Ref232013315 \r \h </w:instrText>
        </w:r>
        <w:r w:rsidR="00E0780A" w:rsidRPr="00E0780A">
          <w:rPr>
            <w:vertAlign w:val="superscript"/>
            <w:rPrChange w:id="1147" w:author="Juan Li" w:date="2026-06-10T19:48:00Z" w16du:dateUtc="2026-06-10T23:48:00Z">
              <w:rPr/>
            </w:rPrChange>
          </w:rPr>
        </w:r>
      </w:ins>
      <w:r w:rsidR="00E0780A">
        <w:rPr>
          <w:vertAlign w:val="superscript"/>
        </w:rPr>
        <w:instrText xml:space="preserve"> \* MERGEFORMAT </w:instrText>
      </w:r>
      <w:ins w:id="1148" w:author="Juan Li" w:date="2026-06-10T19:48:00Z" w16du:dateUtc="2026-06-10T23:48:00Z">
        <w:r w:rsidR="00E0780A" w:rsidRPr="00E0780A">
          <w:rPr>
            <w:vertAlign w:val="superscript"/>
            <w:rPrChange w:id="1149" w:author="Juan Li" w:date="2026-06-10T19:48:00Z" w16du:dateUtc="2026-06-10T23:48:00Z">
              <w:rPr/>
            </w:rPrChange>
          </w:rPr>
          <w:fldChar w:fldCharType="separate"/>
        </w:r>
        <w:r w:rsidR="00E0780A" w:rsidRPr="00E0780A">
          <w:rPr>
            <w:vertAlign w:val="superscript"/>
            <w:rPrChange w:id="1150" w:author="Juan Li" w:date="2026-06-10T19:48:00Z" w16du:dateUtc="2026-06-10T23:48:00Z">
              <w:rPr/>
            </w:rPrChange>
          </w:rPr>
          <w:t>22</w:t>
        </w:r>
        <w:r w:rsidR="00E0780A" w:rsidRPr="00E0780A">
          <w:rPr>
            <w:vertAlign w:val="superscript"/>
            <w:rPrChange w:id="1151" w:author="Juan Li" w:date="2026-06-10T19:48:00Z" w16du:dateUtc="2026-06-10T23:48:00Z">
              <w:rPr/>
            </w:rPrChange>
          </w:rPr>
          <w:fldChar w:fldCharType="end"/>
        </w:r>
      </w:ins>
      <w:ins w:id="1152" w:author="Juan Li" w:date="2026-06-10T19:44:00Z" w16du:dateUtc="2026-06-10T23:44:00Z">
        <w:r>
          <w:t xml:space="preserve"> </w:t>
        </w:r>
      </w:ins>
      <w:ins w:id="1153" w:author="Juan Li" w:date="2026-06-10T19:50:00Z" w16du:dateUtc="2026-06-10T23:50:00Z">
        <w:r w:rsidR="00EF643A">
          <w:t xml:space="preserve">often </w:t>
        </w:r>
      </w:ins>
      <w:ins w:id="1154" w:author="Juan Li" w:date="2026-06-10T19:44:00Z" w16du:dateUtc="2026-06-10T23:44:00Z">
        <w:r>
          <w:t>require</w:t>
        </w:r>
      </w:ins>
      <w:ins w:id="1155" w:author="Juan Li" w:date="2026-06-10T19:36:00Z" w16du:dateUtc="2026-06-10T23:36:00Z">
        <w:r>
          <w:t xml:space="preserve"> </w:t>
        </w:r>
      </w:ins>
      <w:ins w:id="1156" w:author="Juan Li" w:date="2026-06-10T19:49:00Z" w16du:dateUtc="2026-06-10T23:49:00Z">
        <w:r w:rsidR="00EF643A">
          <w:t>reporting</w:t>
        </w:r>
      </w:ins>
      <w:ins w:id="1157" w:author="Juan Li" w:date="2026-06-10T19:36:00Z" w16du:dateUtc="2026-06-10T23:36:00Z">
        <w:r>
          <w:t xml:space="preserve"> summary </w:t>
        </w:r>
      </w:ins>
      <w:ins w:id="1158" w:author="Juan Li" w:date="2026-06-10T19:37:00Z" w16du:dateUtc="2026-06-10T23:37:00Z">
        <w:r>
          <w:t>statistics of</w:t>
        </w:r>
      </w:ins>
      <w:ins w:id="1159" w:author="Juan Li" w:date="2026-06-10T19:35:00Z" w16du:dateUtc="2026-06-10T23:35:00Z">
        <w:r>
          <w:t xml:space="preserve"> </w:t>
        </w:r>
      </w:ins>
      <w:ins w:id="1160" w:author="Juan Li" w:date="2026-06-10T19:44:00Z" w16du:dateUtc="2026-06-10T23:44:00Z">
        <w:r>
          <w:t>the linear terms</w:t>
        </w:r>
      </w:ins>
      <w:ins w:id="1161" w:author="Juan Li" w:date="2026-06-10T19:45:00Z" w16du:dateUtc="2026-06-10T23:45:00Z">
        <w:r>
          <w:t xml:space="preserve"> -</w:t>
        </w:r>
      </w:ins>
      <w:ins w:id="1162" w:author="Juan Li" w:date="2026-06-10T19:44:00Z" w16du:dateUtc="2026-06-10T23:44:00Z">
        <w:r>
          <w:t xml:space="preserve"> f</w:t>
        </w:r>
      </w:ins>
      <w:ins w:id="1163" w:author="Juan Li" w:date="2026-06-10T19:38:00Z" w16du:dateUtc="2026-06-10T23:38:00Z">
        <w:r>
          <w:t>or continuous variables, it is usually</w:t>
        </w:r>
      </w:ins>
      <w:ins w:id="1164" w:author="Juan Li" w:date="2026-06-10T19:37:00Z" w16du:dateUtc="2026-06-10T23:37:00Z">
        <w:r>
          <w:t xml:space="preserve"> mean with standard deviation (sd)</w:t>
        </w:r>
      </w:ins>
      <w:ins w:id="1165" w:author="Juan Li" w:date="2026-06-10T19:38:00Z" w16du:dateUtc="2026-06-10T23:38:00Z">
        <w:r>
          <w:t xml:space="preserve"> or median with i</w:t>
        </w:r>
        <w:r w:rsidRPr="005B6A04">
          <w:t xml:space="preserve">nterquartile </w:t>
        </w:r>
        <w:r>
          <w:t>r</w:t>
        </w:r>
        <w:r w:rsidRPr="005B6A04">
          <w:t>ange (IQR)</w:t>
        </w:r>
      </w:ins>
      <w:ins w:id="1166" w:author="Juan Li" w:date="2026-06-10T19:39:00Z" w16du:dateUtc="2026-06-10T23:39:00Z">
        <w:r>
          <w:t xml:space="preserve">. However, summary statistics of the non-linear terms </w:t>
        </w:r>
      </w:ins>
      <w:ins w:id="1167" w:author="Juan Li" w:date="2026-06-10T19:40:00Z" w16du:dateUtc="2026-06-10T23:40:00Z">
        <w:r>
          <w:t xml:space="preserve">are rarely reported. </w:t>
        </w:r>
      </w:ins>
      <w:r w:rsidR="00000000">
        <w:t xml:space="preserve">When the derivation dataset is unavailable and only a published histogram or frequency table is accessible, the mean of any deterministic function </w:t>
      </w:r>
      <m:oMath>
        <m:r>
          <w:rPr>
            <w:rFonts w:ascii="Cambria Math" w:hAnsi="Cambria Math"/>
          </w:rPr>
          <m:t>f(x)</m:t>
        </m:r>
      </m:oMath>
      <w:r w:rsidR="00000000">
        <w:t xml:space="preserve"> of that predictor can be approximated by the Riemann-sum estimator</w:t>
      </w:r>
      <w:r w:rsidR="00B62A77">
        <w:t xml:space="preserve"> </w:t>
      </w:r>
      <m:oMath>
        <m:r>
          <w:rPr>
            <w:rFonts w:ascii="Cambria Math" w:hAnsi="Cambria Math"/>
          </w:rPr>
          <m:t xml:space="preserve">E[f(x)] ≈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f(</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/N</m:t>
        </m:r>
      </m:oMath>
      <w:r w:rsidR="00B62A77">
        <w:t xml:space="preserve">, </w:t>
      </w:r>
      <w:r w:rsidR="00000000">
        <w:t xml:space="preserve">where </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sidR="00000000">
        <w:t xml:space="preserve"> is the midpoint of bin </w:t>
      </w:r>
      <m:oMath>
        <m:r>
          <w:rPr>
            <w:rFonts w:ascii="Cambria Math" w:hAnsi="Cambria Math"/>
          </w:rPr>
          <m:t>b</m:t>
        </m:r>
      </m:oMath>
      <w:r w:rsidR="00000000">
        <w:t xml:space="preserve">,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rsidR="00000000">
        <w:t xml:space="preserve"> is the bin frequency, and </w:t>
      </w:r>
      <m:oMath>
        <m:r>
          <w:rPr>
            <w:rFonts w:ascii="Cambria Math" w:hAnsi="Cambria Math"/>
          </w:rPr>
          <m:t>N</m:t>
        </m:r>
      </m:oMath>
      <w:r w:rsidR="00000000">
        <w:t xml:space="preserve"> is the total sample size. This approximation converges to the true mean as </w:t>
      </w:r>
      <m:oMath>
        <m:r>
          <w:rPr>
            <w:rFonts w:ascii="Cambria Math" w:hAnsi="Cambria Math"/>
          </w:rPr>
          <m:t>B → ∞</m:t>
        </m:r>
      </m:oMath>
      <w:r w:rsidR="00000000">
        <w:t xml:space="preserve">, and the resulting estimator is consistent under mild regularity conditions. It applies to polynomial terms </w:t>
      </w:r>
      <m:oMath>
        <m:r>
          <w:rPr>
            <w:rFonts w:ascii="Cambria Math" w:hAnsi="Cambria Math"/>
          </w:rPr>
          <m:t>(x², x³, …)</m:t>
        </m:r>
      </m:oMath>
      <w:r w:rsidR="00000000">
        <w:t xml:space="preserve"> and to RCS basis columns, the latter requiring only the knot locations (reported alongside the model) and the bin midpoints.</w:t>
      </w:r>
      <w:r w:rsidR="00000000">
        <w:rPr>
          <w:color w:val="2E75B6"/>
          <w:vertAlign w:val="superscript"/>
        </w:rPr>
        <w:t>8</w:t>
      </w:r>
      <w:r w:rsidR="00000000">
        <w:t xml:space="preserve"> The accuracy of this approximation as a function of sample size and bin count is examined in Section 4.1.</w:t>
      </w:r>
    </w:p>
    <w:p w14:paraId="463F688A" w14:textId="77777777" w:rsidR="00C979F9" w:rsidRDefault="00000000">
      <w:pPr>
        <w:pStyle w:val="Heading1"/>
      </w:pPr>
      <w:r>
        <w:t>4. Simulation Study</w:t>
      </w:r>
    </w:p>
    <w:p w14:paraId="099A567F" w14:textId="77777777" w:rsidR="00C979F9" w:rsidRDefault="00000000">
      <w:pPr>
        <w:pStyle w:val="Heading2"/>
      </w:pPr>
      <w:r>
        <w:t>4.1 Study 1: Histogram-Based Estimation of Non-linear Term Means</w:t>
      </w:r>
    </w:p>
    <w:p w14:paraId="00F4E9E2" w14:textId="77777777" w:rsidR="00C979F9" w:rsidRDefault="00000000">
      <w:pPr>
        <w:pStyle w:val="Heading3"/>
      </w:pPr>
      <w:r>
        <w:t>4.1.1 Design</w:t>
      </w:r>
    </w:p>
    <w:p w14:paraId="6E0F2E73" w14:textId="77777777" w:rsidR="00B62A77" w:rsidRDefault="00000000">
      <w:pPr>
        <w:spacing w:before="80" w:after="80" w:line="300" w:lineRule="auto"/>
        <w:jc w:val="both"/>
      </w:pPr>
      <w:r>
        <w:t>We conducted a Monte Carlo simulation study to evaluate the accuracy of histogram-based approximation for estimating the means of non-linear basis functions, following the general methodological framework of simulation-based bias assessment described in the prediction modelling literature.</w:t>
      </w:r>
      <w:r>
        <w:rPr>
          <w:color w:val="2E75B6"/>
          <w:vertAlign w:val="superscript"/>
        </w:rPr>
        <w:t>5,6</w:t>
      </w:r>
      <w:r>
        <w:t xml:space="preserve"> </w:t>
      </w:r>
    </w:p>
    <w:p w14:paraId="4EBD28DD" w14:textId="769E648F" w:rsidR="00C979F9" w:rsidRDefault="00000000">
      <w:pPr>
        <w:spacing w:before="80" w:after="80" w:line="300" w:lineRule="auto"/>
        <w:jc w:val="both"/>
      </w:pPr>
      <w:r>
        <w:t>For each combination of sample size</w:t>
      </w:r>
      <w:r w:rsidR="00B62A77">
        <w:t xml:space="preserve"> </w:t>
      </w:r>
      <m:oMath>
        <m:r>
          <w:rPr>
            <w:rFonts w:ascii="Cambria Math" w:hAnsi="Cambria Math"/>
          </w:rPr>
          <m:t>N ∈ {100, 250, 500, 1000, 2500, 5000}</m:t>
        </m:r>
      </m:oMath>
      <w:r>
        <w:t xml:space="preserve"> and number of histogram bins </w:t>
      </w:r>
      <m:oMath>
        <m:r>
          <w:rPr>
            <w:rFonts w:ascii="Cambria Math" w:hAnsi="Cambria Math"/>
          </w:rPr>
          <m:t>B ∈ {5, 10, 15, 20, 30, 50}</m:t>
        </m:r>
      </m:oMath>
      <w:r>
        <w:t xml:space="preserve">, we drew </w:t>
      </w:r>
      <m:oMath>
        <m:r>
          <w:rPr>
            <w:rFonts w:ascii="Cambria Math" w:hAnsi="Cambria Math"/>
          </w:rPr>
          <m:t>1000</m:t>
        </m:r>
      </m:oMath>
      <w:r>
        <w:t xml:space="preserve"> replicate datasets from three continuous distributions: standard normal </w:t>
      </w:r>
      <m:oMath>
        <m:r>
          <w:rPr>
            <w:rFonts w:ascii="Cambria Math" w:hAnsi="Cambria Math"/>
          </w:rPr>
          <m:t>N(0, 1)</m:t>
        </m:r>
      </m:oMath>
      <w:r>
        <w:t>, right-skewed log-normal (</w:t>
      </w:r>
      <m:oMath>
        <m:r>
          <w:rPr>
            <w:rFonts w:ascii="Cambria Math" w:hAnsi="Cambria Math"/>
          </w:rPr>
          <m:t>μ = 0, σ = 0.75</m:t>
        </m:r>
      </m:oMath>
      <w:r>
        <w:t xml:space="preserve">), and uniform </w:t>
      </w:r>
      <m:oMath>
        <m:r>
          <w:rPr>
            <w:rFonts w:ascii="Cambria Math" w:hAnsi="Cambria Math"/>
          </w:rPr>
          <m:t>U(0, 1)</m:t>
        </m:r>
      </m:oMath>
      <w:r>
        <w:t xml:space="preserve">. For each dataset, four non-linear terms were constructed: </w:t>
      </w:r>
      <m:oMath>
        <m:r>
          <w:rPr>
            <w:rFonts w:ascii="Cambria Math" w:hAnsi="Cambria Math"/>
          </w:rPr>
          <m:t>x², x³</m:t>
        </m:r>
      </m:oMath>
      <w:r>
        <w:t>, and two RCS basis functions</w:t>
      </w:r>
      <w:r w:rsidR="00B62A77">
        <w:t>,</w:t>
      </w:r>
      <w:r>
        <w:t xml:space="preserve"> a 3-knot spline with interior knot at the 50th percentile and boundary knots at the 5th and 95th percentiles, and a 5-knot spline with knots at the 5th, 27.5th, 50th, 72.5th, and 95th percentiles.</w:t>
      </w:r>
      <w:r>
        <w:rPr>
          <w:color w:val="2E75B6"/>
          <w:vertAlign w:val="superscript"/>
        </w:rPr>
        <w:t>8</w:t>
      </w:r>
      <w:r>
        <w:t xml:space="preserve"> For each term, both the true empirical mean and the histogram approximation were computed.</w:t>
      </w:r>
    </w:p>
    <w:p w14:paraId="49D5951B" w14:textId="77777777" w:rsidR="00C979F9" w:rsidRDefault="00000000">
      <w:pPr>
        <w:spacing w:before="80" w:after="80" w:line="300" w:lineRule="auto"/>
        <w:jc w:val="both"/>
      </w:pPr>
      <w:r>
        <w:lastRenderedPageBreak/>
        <w:t>The primary outcome was relative bias, defined as (estimated mean − true mean) / |true mean|. Secondary outcomes were root mean squared error (RMSE) and the 95th percentile of the absolute error distribution. All analyses were conducted in R 4.4.</w:t>
      </w:r>
    </w:p>
    <w:p w14:paraId="21C6048D" w14:textId="77777777" w:rsidR="00C979F9" w:rsidRDefault="00000000">
      <w:pPr>
        <w:pStyle w:val="Heading3"/>
      </w:pPr>
      <w:r>
        <w:t>4.1.2 Results</w:t>
      </w:r>
    </w:p>
    <w:p w14:paraId="44A96399" w14:textId="12FD45A4" w:rsidR="00C979F9" w:rsidRDefault="00000000">
      <w:pPr>
        <w:spacing w:before="80" w:after="80" w:line="300" w:lineRule="auto"/>
        <w:jc w:val="both"/>
      </w:pPr>
      <w:r>
        <w:t xml:space="preserve">Figure 1 displays relative bias for the </w:t>
      </w:r>
      <m:oMath>
        <m:r>
          <w:rPr>
            <w:rFonts w:ascii="Cambria Math" w:hAnsi="Cambria Math"/>
          </w:rPr>
          <m:t>x²</m:t>
        </m:r>
      </m:oMath>
      <w:r>
        <w:t xml:space="preserve"> term across distributions and bin counts. Bias was negligible (|relative bias| &lt; 0.01) for </w:t>
      </w:r>
      <m:oMath>
        <m:r>
          <w:rPr>
            <w:rFonts w:ascii="Cambria Math" w:hAnsi="Cambria Math"/>
          </w:rPr>
          <m:t>B/N</m:t>
        </m:r>
      </m:oMath>
      <w:r>
        <w:t xml:space="preserve"> ratios of 1:20 or greater across all three distributions and converged to zero for </w:t>
      </w:r>
      <m:oMath>
        <m:r>
          <w:rPr>
            <w:rFonts w:ascii="Cambria Math" w:hAnsi="Cambria Math"/>
          </w:rPr>
          <m:t>B ≥ 20</m:t>
        </m:r>
      </m:oMath>
      <w:r>
        <w:t xml:space="preserve"> bins at </w:t>
      </w:r>
      <m:oMath>
        <m:r>
          <w:rPr>
            <w:rFonts w:ascii="Cambria Math" w:hAnsi="Cambria Math"/>
          </w:rPr>
          <m:t>N ≥ 500</m:t>
        </m:r>
      </m:oMath>
      <w:r>
        <w:t xml:space="preserve">. The </w:t>
      </w:r>
      <m:oMath>
        <m:r>
          <w:rPr>
            <w:rFonts w:ascii="Cambria Math" w:hAnsi="Cambria Math"/>
          </w:rPr>
          <m:t>x³</m:t>
        </m:r>
      </m:oMath>
      <w:r>
        <w:t xml:space="preserve"> term showed slightly larger bias at small bin counts owing to the higher curvature of the cubic function, but remained below 2% for </w:t>
      </w:r>
      <m:oMath>
        <m:r>
          <w:rPr>
            <w:rFonts w:ascii="Cambria Math" w:hAnsi="Cambria Math"/>
          </w:rPr>
          <m:t>B ≥ 15</m:t>
        </m:r>
      </m:oMath>
      <w:r>
        <w:t xml:space="preserve"> and </w:t>
      </w:r>
      <m:oMath>
        <m:r>
          <w:rPr>
            <w:rFonts w:ascii="Cambria Math" w:hAnsi="Cambria Math"/>
          </w:rPr>
          <m:t>N ≥ 250</m:t>
        </m:r>
      </m:oMath>
      <w:r>
        <w:t>.</w:t>
      </w:r>
      <w:r>
        <w:rPr>
          <w:color w:val="2E75B6"/>
          <w:vertAlign w:val="superscript"/>
        </w:rPr>
        <w:t>8</w:t>
      </w:r>
      <w:r>
        <w:t xml:space="preserve"> RCS basis functions showed intermediate behavior; the 5-knot basis exhibited slightly larger bias than the 3-knot basis in the right-skewed distribution, reflecting the sensitivity of high-knot splines to tail behaviour. These findings indicate that histograms with 15–20 bins</w:t>
      </w:r>
      <w:r w:rsidR="00B62A77">
        <w:t xml:space="preserve">, </w:t>
      </w:r>
      <w:r>
        <w:t>as routinely reported in published papers</w:t>
      </w:r>
      <w:r w:rsidR="00B62A77">
        <w:t>,</w:t>
      </w:r>
      <w:r>
        <w:t xml:space="preserve"> are sufficient for accurate mean estimation of polynomial and spline terms in derivation samples of 250 or more.</w:t>
      </w:r>
    </w:p>
    <w:p w14:paraId="1AB6472B"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23898A22" w14:textId="77777777">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5DD4F7E3" w14:textId="77777777" w:rsidR="00C979F9" w:rsidRDefault="00000000">
            <w:pPr>
              <w:spacing w:before="60" w:after="40"/>
              <w:jc w:val="center"/>
            </w:pPr>
            <w:r>
              <w:rPr>
                <w:rFonts w:ascii="Arial" w:eastAsia="Arial" w:hAnsi="Arial" w:cs="Arial"/>
                <w:b/>
                <w:bCs/>
                <w:color w:val="2E75B6"/>
                <w:sz w:val="22"/>
                <w:szCs w:val="22"/>
              </w:rPr>
              <w:t>Figure 1</w:t>
            </w:r>
          </w:p>
          <w:p w14:paraId="4E36B34E" w14:textId="77777777" w:rsidR="00C979F9" w:rsidRDefault="00000000">
            <w:pPr>
              <w:spacing w:after="60"/>
              <w:jc w:val="center"/>
            </w:pPr>
            <w:r>
              <w:rPr>
                <w:rFonts w:ascii="Arial" w:eastAsia="Arial" w:hAnsi="Arial" w:cs="Arial"/>
                <w:i/>
                <w:iCs/>
                <w:color w:val="888888"/>
                <w:sz w:val="20"/>
                <w:szCs w:val="20"/>
              </w:rPr>
              <w:t>[ Insert figure here ]</w:t>
            </w:r>
          </w:p>
        </w:tc>
      </w:tr>
    </w:tbl>
    <w:p w14:paraId="6E85092C" w14:textId="142B6D9F" w:rsidR="00C979F9" w:rsidRDefault="00000000">
      <w:pPr>
        <w:spacing w:before="80" w:after="160"/>
        <w:jc w:val="both"/>
      </w:pPr>
      <w:r>
        <w:rPr>
          <w:b/>
          <w:bCs/>
          <w:sz w:val="20"/>
          <w:szCs w:val="20"/>
        </w:rPr>
        <w:t xml:space="preserve">Figure 1. </w:t>
      </w:r>
      <w:r>
        <w:rPr>
          <w:sz w:val="20"/>
          <w:szCs w:val="20"/>
        </w:rPr>
        <w:t xml:space="preserve">Relative bias of histogram-based mean estimation for polynomial </w:t>
      </w:r>
      <m:oMath>
        <m:r>
          <w:rPr>
            <w:rFonts w:ascii="Cambria Math" w:hAnsi="Cambria Math"/>
            <w:sz w:val="20"/>
            <w:szCs w:val="20"/>
          </w:rPr>
          <m:t>(x², x³)</m:t>
        </m:r>
      </m:oMath>
      <w:r>
        <w:rPr>
          <w:sz w:val="20"/>
          <w:szCs w:val="20"/>
        </w:rPr>
        <w:t xml:space="preserve"> and RCS (3-knot, 5-knot) non-linear terms as a function of the number of histogram bins (</w:t>
      </w:r>
      <m:oMath>
        <m:r>
          <w:rPr>
            <w:rFonts w:ascii="Cambria Math" w:hAnsi="Cambria Math"/>
            <w:sz w:val="20"/>
            <w:szCs w:val="20"/>
          </w:rPr>
          <m:t>B</m:t>
        </m:r>
      </m:oMath>
      <w:r>
        <w:rPr>
          <w:sz w:val="20"/>
          <w:szCs w:val="20"/>
        </w:rPr>
        <w:t>) and sample size (</w:t>
      </w:r>
      <m:oMath>
        <m:r>
          <w:rPr>
            <w:rFonts w:ascii="Cambria Math" w:hAnsi="Cambria Math"/>
            <w:sz w:val="20"/>
            <w:szCs w:val="20"/>
          </w:rPr>
          <m:t>N</m:t>
        </m:r>
      </m:oMath>
      <w:r>
        <w:rPr>
          <w:sz w:val="20"/>
          <w:szCs w:val="20"/>
        </w:rPr>
        <w:t xml:space="preserve">), across standard normal (top row), log-normal (middle row), and uniform (bottom row) predictor distributions. Each panel shows the mean relative bias (solid line) and 95th percentile of the absolute error across 1000 Monte Carlo replications (shaded band). Dashed reference lines indicate zero bias. Results for </w:t>
      </w:r>
      <m:oMath>
        <m:r>
          <w:rPr>
            <w:rFonts w:ascii="Cambria Math" w:hAnsi="Cambria Math"/>
            <w:sz w:val="20"/>
            <w:szCs w:val="20"/>
          </w:rPr>
          <m:t>x²</m:t>
        </m:r>
      </m:oMath>
      <w:r>
        <w:rPr>
          <w:sz w:val="20"/>
          <w:szCs w:val="20"/>
        </w:rPr>
        <w:t xml:space="preserve"> and </w:t>
      </w:r>
      <m:oMath>
        <m:r>
          <w:rPr>
            <w:rFonts w:ascii="Cambria Math" w:hAnsi="Cambria Math"/>
            <w:sz w:val="20"/>
            <w:szCs w:val="20"/>
          </w:rPr>
          <m:t>x³</m:t>
        </m:r>
      </m:oMath>
      <w:r>
        <w:rPr>
          <w:sz w:val="20"/>
          <w:szCs w:val="20"/>
        </w:rPr>
        <w:t xml:space="preserve"> are in columns 1–2; 3-knot and 5-knot RCS basis functions are in columns 3–4.</w:t>
      </w:r>
    </w:p>
    <w:p w14:paraId="00BDE07D" w14:textId="77777777" w:rsidR="00C979F9" w:rsidRDefault="00000000">
      <w:pPr>
        <w:pStyle w:val="Heading2"/>
      </w:pPr>
      <w:r>
        <w:t>4.2 Study 2: Comparison of Re-calibration Methods</w:t>
      </w:r>
    </w:p>
    <w:p w14:paraId="0F59C67F" w14:textId="77777777" w:rsidR="00C979F9" w:rsidRDefault="00000000">
      <w:pPr>
        <w:pStyle w:val="Heading3"/>
      </w:pPr>
      <w:r>
        <w:t>4.2.1 Design</w:t>
      </w:r>
    </w:p>
    <w:p w14:paraId="0220BAA0" w14:textId="77777777" w:rsidR="00C979F9" w:rsidRDefault="00000000">
      <w:pPr>
        <w:spacing w:before="80" w:after="80" w:line="300" w:lineRule="auto"/>
        <w:jc w:val="both"/>
      </w:pPr>
      <w:r>
        <w:t>We adapted the simulation design of Austin and Steyerberg</w:t>
      </w:r>
      <w:r>
        <w:rPr>
          <w:color w:val="2E75B6"/>
          <w:vertAlign w:val="superscript"/>
        </w:rPr>
        <w:t>5</w:t>
      </w:r>
      <w:r>
        <w:t xml:space="preserve"> and Austin, Harrell, and van Klaveren</w:t>
      </w:r>
      <w:r>
        <w:rPr>
          <w:color w:val="2E75B6"/>
          <w:vertAlign w:val="superscript"/>
        </w:rPr>
        <w:t>6</w:t>
      </w:r>
      <w:r>
        <w:t xml:space="preserve"> to compare four re-calibration strategies: (i) no re-calibration (baseline); (ii) calibration-in-the-large (CITL), which re-estimates the intercept using linked target-population outcome data;</w:t>
      </w:r>
      <w:r>
        <w:rPr>
          <w:color w:val="2E75B6"/>
          <w:vertAlign w:val="superscript"/>
        </w:rPr>
        <w:t>5</w:t>
      </w:r>
      <w:r>
        <w:t xml:space="preserve"> (iii) Platt scaling, which re-estimates both intercept and slope using linked target data;</w:t>
      </w:r>
      <w:r>
        <w:rPr>
          <w:color w:val="2E75B6"/>
          <w:vertAlign w:val="superscript"/>
        </w:rPr>
        <w:t>13</w:t>
      </w:r>
      <w:r>
        <w:t xml:space="preserve"> and (iv) intercept updating using target-population covariate means only, without linked outcome data (the "mean-only" approach derived in Section 3.2–3.3).</w:t>
      </w:r>
    </w:p>
    <w:p w14:paraId="3CA44BDA" w14:textId="4AD9FCD6" w:rsidR="00C979F9" w:rsidRDefault="00000000">
      <w:pPr>
        <w:spacing w:before="80" w:after="80" w:line="300" w:lineRule="auto"/>
        <w:jc w:val="both"/>
      </w:pPr>
      <w:r>
        <w:t xml:space="preserve">Derivation and validation samples of size </w:t>
      </w:r>
      <m:oMath>
        <m:r>
          <w:rPr>
            <w:rFonts w:ascii="Cambria Math" w:hAnsi="Cambria Math"/>
          </w:rPr>
          <m:t>N ∈ {200, 500, 1000, 2000}</m:t>
        </m:r>
      </m:oMath>
      <w:r>
        <w:t xml:space="preserve"> were simulated. For each subject, a continuous covariate </w:t>
      </w:r>
      <m:oMath>
        <m:r>
          <w:rPr>
            <w:rFonts w:ascii="Cambria Math" w:hAnsi="Cambria Math"/>
          </w:rPr>
          <m:t>x</m:t>
        </m:r>
      </m:oMath>
      <w:r>
        <w:t xml:space="preserve"> was drawn from </w:t>
      </w:r>
      <m:oMath>
        <m:r>
          <w:rPr>
            <w:rFonts w:ascii="Cambria Math" w:hAnsi="Cambria Math"/>
          </w:rPr>
          <m:t>N(0, 1)</m:t>
        </m:r>
      </m:oMath>
      <w:r>
        <w:t xml:space="preserve">. The linear predictor was </w:t>
      </w:r>
      <m:oMath>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a₁</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oMath>
      <w:r>
        <w:t xml:space="preserve"> with </w:t>
      </w:r>
      <m:oMath>
        <m:r>
          <w:rPr>
            <w:rFonts w:ascii="Cambria Math" w:hAnsi="Cambria Math"/>
          </w:rPr>
          <m:t>a₁ = 1</m:t>
        </m:r>
      </m:oMath>
      <w:r>
        <w:t xml:space="preserve"> and </w:t>
      </w:r>
      <m:oMath>
        <m:r>
          <w:rPr>
            <w:rFonts w:ascii="Cambria Math" w:hAnsi="Cambria Math"/>
          </w:rPr>
          <m:t>a₂ ∈{0, 0.5, 1}</m:t>
        </m:r>
      </m:oMath>
      <w:r>
        <w:t xml:space="preserve">. Setting </w:t>
      </w:r>
      <m:oMath>
        <m:r>
          <w:rPr>
            <w:rFonts w:ascii="Cambria Math" w:hAnsi="Cambria Math"/>
          </w:rPr>
          <m:t>a₂ = 0</m:t>
        </m:r>
      </m:oMath>
      <w:r>
        <w:t xml:space="preserve"> yields a correctly specified linear predictor; </w:t>
      </w:r>
      <m:oMath>
        <m:r>
          <w:rPr>
            <w:rFonts w:ascii="Cambria Math" w:hAnsi="Cambria Math"/>
          </w:rPr>
          <m:t>a₂ &gt; 0</m:t>
        </m:r>
      </m:oMath>
      <w:r>
        <w:t xml:space="preserve"> introduces a quadratic non-linearity. Models were transported to validation samples drawn from </w:t>
      </w:r>
      <m:oMath>
        <m:r>
          <w:rPr>
            <w:rFonts w:ascii="Cambria Math" w:hAnsi="Cambria Math"/>
          </w:rPr>
          <m:t>N(δ, 1), δ ∈{0, 0.5, 1}</m:t>
        </m:r>
      </m:oMath>
      <w:r>
        <w:t xml:space="preserve">, inducing calibration-in-the-large error proportional to </w:t>
      </w:r>
      <m:oMath>
        <m:r>
          <w:rPr>
            <w:rFonts w:ascii="Cambria Math" w:hAnsi="Cambria Math"/>
          </w:rPr>
          <m:t>δ</m:t>
        </m:r>
      </m:oMath>
      <w:r>
        <w:t>.</w:t>
      </w:r>
    </w:p>
    <w:p w14:paraId="05FEC37B" w14:textId="565019AE" w:rsidR="00C979F9" w:rsidRDefault="00000000">
      <w:pPr>
        <w:spacing w:before="80" w:after="80" w:line="300" w:lineRule="auto"/>
        <w:jc w:val="both"/>
      </w:pPr>
      <w:r>
        <w:lastRenderedPageBreak/>
        <w:t xml:space="preserve">For </w:t>
      </w:r>
      <w:r>
        <w:rPr>
          <w:i/>
          <w:iCs/>
        </w:rPr>
        <w:t>logistic regression</w:t>
      </w:r>
      <w:r>
        <w:t xml:space="preserve">, a binary outcome was generated 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m:rPr>
            <m:sty m:val="p"/>
          </m:rPr>
          <w:rPr>
            <w:rFonts w:ascii="Cambria Math" w:hAnsi="Cambria Math"/>
          </w:rPr>
          <m:t>Bernoulli</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t xml:space="preserve"> with </w:t>
      </w:r>
      <m:oMath>
        <m:r>
          <m:rPr>
            <m:sty m:val="p"/>
          </m:rPr>
          <w:rPr>
            <w:rFonts w:ascii="Cambria Math" w:hAnsi="Cambria Math"/>
          </w:rPr>
          <m:t>logit</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 L</m:t>
        </m:r>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Two models were fitted: (i) a correctly specified model including both </w:t>
      </w:r>
      <m:oMath>
        <m:r>
          <w:rPr>
            <w:rFonts w:ascii="Cambria Math" w:hAnsi="Cambria Math"/>
          </w:rPr>
          <m:t>x</m:t>
        </m:r>
      </m:oMath>
      <w:r>
        <w:t xml:space="preserve"> and </w:t>
      </w:r>
      <m:oMath>
        <m:r>
          <w:rPr>
            <w:rFonts w:ascii="Cambria Math" w:hAnsi="Cambria Math"/>
          </w:rPr>
          <m:t>x²</m:t>
        </m:r>
      </m:oMath>
      <w:r>
        <w:t xml:space="preserve">, and (ii) a misspecified model including only x. For </w:t>
      </w:r>
      <w:r>
        <w:rPr>
          <w:i/>
          <w:iCs/>
        </w:rPr>
        <w:t>Cox proportional-hazards models</w:t>
      </w:r>
      <w:r>
        <w:t xml:space="preserve">, survival times were generated from a Weibull distribution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 xml:space="preserve">= λν </m:t>
        </m:r>
        <m:sSup>
          <m:sSupPr>
            <m:ctrlPr>
              <w:rPr>
                <w:rFonts w:ascii="Cambria Math" w:hAnsi="Cambria Math"/>
                <w:i/>
              </w:rPr>
            </m:ctrlPr>
          </m:sSupPr>
          <m:e>
            <m:r>
              <w:rPr>
                <w:rFonts w:ascii="Cambria Math" w:hAnsi="Cambria Math"/>
              </w:rPr>
              <m:t>t</m:t>
            </m:r>
          </m:e>
          <m:sup>
            <m:r>
              <w:rPr>
                <w:rFonts w:ascii="Cambria Math" w:hAnsi="Cambria Math"/>
              </w:rPr>
              <m:t>ν-1</m:t>
            </m:r>
          </m:sup>
        </m:sSup>
      </m:oMath>
      <w:r>
        <w:t xml:space="preserve"> with </w:t>
      </w:r>
      <m:oMath>
        <m:r>
          <w:rPr>
            <w:rFonts w:ascii="Cambria Math" w:hAnsi="Cambria Math"/>
          </w:rPr>
          <m:t>λ = 0.1</m:t>
        </m:r>
      </m:oMath>
      <w:r>
        <w:t xml:space="preserve"> and </w:t>
      </w:r>
      <m:oMath>
        <m:r>
          <w:rPr>
            <w:rFonts w:ascii="Cambria Math" w:hAnsi="Cambria Math"/>
          </w:rPr>
          <m:t>ν = 1.5</m:t>
        </m:r>
      </m:oMath>
      <w:r>
        <w:t xml:space="preserve">, giving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log</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num>
                  <m:den>
                    <m:d>
                      <m:dPr>
                        <m:ctrlPr>
                          <w:rPr>
                            <w:rFonts w:ascii="Cambria Math" w:hAnsi="Cambria Math"/>
                            <w:i/>
                          </w:rPr>
                        </m:ctrlPr>
                      </m:dPr>
                      <m:e>
                        <m:r>
                          <w:rPr>
                            <w:rFonts w:ascii="Cambria Math" w:hAnsi="Cambria Math"/>
                          </w:rPr>
                          <m:t xml:space="preserve">λ </m:t>
                        </m:r>
                        <m:r>
                          <m:rPr>
                            <m:sty m:val="p"/>
                          </m:rPr>
                          <w:rPr>
                            <w:rFonts w:ascii="Cambria Math" w:hAnsi="Cambria Math"/>
                          </w:rPr>
                          <m:t>exp</m:t>
                        </m:r>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e>
                        </m:d>
                      </m:e>
                    </m:d>
                  </m:den>
                </m:f>
              </m:e>
            </m:d>
          </m:e>
          <m:sup>
            <m:r>
              <w:rPr>
                <w:rFonts w:ascii="Cambria Math" w:hAnsi="Cambria Math"/>
              </w:rPr>
              <m:t>1/v</m:t>
            </m:r>
          </m:sup>
        </m:sSup>
      </m:oMath>
      <w:r>
        <w:t xml:space="preserve"> where </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Uniform</m:t>
        </m:r>
        <m:r>
          <w:rPr>
            <w:rFonts w:ascii="Cambria Math" w:hAnsi="Cambria Math"/>
          </w:rPr>
          <m:t>(0, 1)</m:t>
        </m:r>
      </m:oMath>
      <w:r>
        <w:t xml:space="preserve">, with administrative censoring at </w:t>
      </w:r>
      <m:oMath>
        <m:r>
          <w:rPr>
            <w:rFonts w:ascii="Cambria Math" w:hAnsi="Cambria Math"/>
          </w:rPr>
          <m:t>t = 3</m:t>
        </m:r>
      </m:oMath>
      <w:r>
        <w:t>.</w:t>
      </w:r>
      <w:r>
        <w:rPr>
          <w:color w:val="2E75B6"/>
          <w:vertAlign w:val="superscript"/>
        </w:rPr>
        <w:t>6</w:t>
      </w:r>
      <w:r>
        <w:t xml:space="preserve"> Models were specified as for the logistic case.</w:t>
      </w:r>
    </w:p>
    <w:p w14:paraId="199DE6E1" w14:textId="77777777" w:rsidR="00C979F9" w:rsidRDefault="00000000">
      <w:pPr>
        <w:spacing w:before="80" w:after="80" w:line="300" w:lineRule="auto"/>
        <w:jc w:val="both"/>
      </w:pPr>
      <w:r>
        <w:t>Re-calibration performance was evaluated using the Integrated Calibration Index (ICI), the E50 (median absolute calibration error), and the E90 (90th-percentile absolute calibration error) for logistic models</w:t>
      </w:r>
      <w:r>
        <w:rPr>
          <w:color w:val="2E75B6"/>
          <w:vertAlign w:val="superscript"/>
        </w:rPr>
        <w:t>5</w:t>
      </w:r>
      <w:r>
        <w:t xml:space="preserve"> and survival models</w:t>
      </w:r>
      <w:r>
        <w:rPr>
          <w:color w:val="2E75B6"/>
          <w:vertAlign w:val="superscript"/>
        </w:rPr>
        <w:t>6</w:t>
      </w:r>
      <w:r>
        <w:t xml:space="preserve"> using the </w:t>
      </w:r>
      <w:r>
        <w:rPr>
          <w:rFonts w:ascii="Courier New" w:eastAsia="Courier New" w:hAnsi="Courier New" w:cs="Courier New"/>
          <w:color w:val="1A3557"/>
          <w:sz w:val="20"/>
          <w:szCs w:val="20"/>
        </w:rPr>
        <w:t>CalibrationCurves</w:t>
      </w:r>
      <w:r>
        <w:t xml:space="preserve"> R package. Each simulation scenario was replicated 1000 times; results are summarised as mean calibration metrics with 95% simulation intervals.</w:t>
      </w:r>
    </w:p>
    <w:p w14:paraId="59AF0B1F" w14:textId="77777777" w:rsidR="00C979F9" w:rsidRDefault="00000000">
      <w:pPr>
        <w:pStyle w:val="Heading3"/>
      </w:pPr>
      <w:r>
        <w:t>4.2.2 Results</w:t>
      </w:r>
    </w:p>
    <w:p w14:paraId="2B4A85BF" w14:textId="77777777" w:rsidR="00C979F9" w:rsidRDefault="00000000">
      <w:pPr>
        <w:spacing w:before="80" w:after="80" w:line="300" w:lineRule="auto"/>
        <w:jc w:val="both"/>
      </w:pPr>
      <w:r>
        <w:t>Figures 2 and 3 display calibration metrics for correctly and incorrectly specified logistic regression models, respectively. Under correct specification and no covariate shift (δ = 0), all four methods produced similarly low calibration errors. Under covariate shift (δ = 0.5 and δ = 1), the no-re-calibration approach showed substantially elevated ICI and E90 that increased with δ and with N — consistent with the well-established pattern that larger, better-powered models are more precisely but systematically miscalibrated when transported.</w:t>
      </w:r>
      <w:r>
        <w:rPr>
          <w:color w:val="2E75B6"/>
          <w:vertAlign w:val="superscript"/>
        </w:rPr>
        <w:t>4</w:t>
      </w:r>
    </w:p>
    <w:p w14:paraId="64F9AFED" w14:textId="7AF342FE" w:rsidR="00C979F9" w:rsidRDefault="00000000">
      <w:pPr>
        <w:spacing w:before="80" w:after="80" w:line="300" w:lineRule="auto"/>
        <w:jc w:val="both"/>
      </w:pPr>
      <w:r>
        <w:t>CITL and Platt scaling both requiring linked outcome data effectively eliminated mean miscalibration for the correctly specified model.</w:t>
      </w:r>
      <w:r>
        <w:rPr>
          <w:color w:val="2E75B6"/>
          <w:vertAlign w:val="superscript"/>
        </w:rPr>
        <w:t>5,13</w:t>
      </w:r>
      <w:r>
        <w:t xml:space="preserve"> The mean-only intercept update achieved calibration errors statistically indistinguishable from CITL (mean ICI difference &lt; 0.002 in all scenarios with N ≥ 500), demonstrating that access to individual outcome data is not necessary for intercept-level re-calibration when the model is correctly specified. Under misspecification (</w:t>
      </w:r>
      <m:oMath>
        <m:r>
          <w:rPr>
            <w:rFonts w:ascii="Cambria Math" w:hAnsi="Cambria Math"/>
          </w:rPr>
          <m:t>a₂ = 0.5 or 1</m:t>
        </m:r>
      </m:oMath>
      <w:r>
        <w:t xml:space="preserve">), slope miscalibration persisted for CITL and mean-only approaches; Platt scaling provided additional benefit when individual outcome data were available, reducing ICI and E90 substantially at </w:t>
      </w:r>
      <m:oMath>
        <m:r>
          <w:rPr>
            <w:rFonts w:ascii="Cambria Math" w:hAnsi="Cambria Math"/>
          </w:rPr>
          <m:t>a₂ = 1</m:t>
        </m:r>
      </m:oMath>
      <w:r>
        <w:t>.</w:t>
      </w:r>
    </w:p>
    <w:p w14:paraId="59DEF222" w14:textId="77777777" w:rsidR="00C979F9" w:rsidRDefault="00000000">
      <w:pPr>
        <w:spacing w:before="80" w:after="80" w:line="300" w:lineRule="auto"/>
        <w:jc w:val="both"/>
      </w:pPr>
      <w:r>
        <w:t>Figures 4 and 5 show analogous results for the Cox model.</w:t>
      </w:r>
      <w:r>
        <w:rPr>
          <w:color w:val="2E75B6"/>
          <w:vertAlign w:val="superscript"/>
        </w:rPr>
        <w:t>6</w:t>
      </w:r>
      <w:r>
        <w:t xml:space="preserve"> Patterns were consistent with the logistic case throughout. The mean-only intercept update, implemented by scaling the baseline hazard to match target-population mean survival, closely tracked CITL performance in all correctly specified scenarios. Under misspecification, the ordering of methods was unchanged; Platt scaling provided the best calibration when individual outcome data were available.</w:t>
      </w:r>
    </w:p>
    <w:p w14:paraId="58FBF6CA" w14:textId="77777777" w:rsidR="00C979F9" w:rsidRDefault="00C979F9">
      <w:pPr>
        <w:spacing w:before="60" w:after="60"/>
      </w:pPr>
    </w:p>
    <w:p w14:paraId="55378790"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033571B3" w14:textId="77777777">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4E587388" w14:textId="77777777" w:rsidR="00C979F9" w:rsidRDefault="00000000">
            <w:pPr>
              <w:spacing w:before="60" w:after="40"/>
              <w:jc w:val="center"/>
            </w:pPr>
            <w:r>
              <w:rPr>
                <w:rFonts w:ascii="Arial" w:eastAsia="Arial" w:hAnsi="Arial" w:cs="Arial"/>
                <w:b/>
                <w:bCs/>
                <w:color w:val="2E75B6"/>
                <w:sz w:val="22"/>
                <w:szCs w:val="22"/>
              </w:rPr>
              <w:t>Figure 2</w:t>
            </w:r>
          </w:p>
          <w:p w14:paraId="3255088A" w14:textId="77777777" w:rsidR="00C979F9" w:rsidRDefault="00000000">
            <w:pPr>
              <w:spacing w:after="60"/>
              <w:jc w:val="center"/>
            </w:pPr>
            <w:r>
              <w:rPr>
                <w:rFonts w:ascii="Arial" w:eastAsia="Arial" w:hAnsi="Arial" w:cs="Arial"/>
                <w:i/>
                <w:iCs/>
                <w:color w:val="888888"/>
                <w:sz w:val="20"/>
                <w:szCs w:val="20"/>
              </w:rPr>
              <w:lastRenderedPageBreak/>
              <w:t>[ Insert figure here ]</w:t>
            </w:r>
          </w:p>
        </w:tc>
      </w:tr>
    </w:tbl>
    <w:p w14:paraId="34579228" w14:textId="52183EEB" w:rsidR="00C979F9" w:rsidRDefault="00000000">
      <w:pPr>
        <w:spacing w:before="80" w:after="160"/>
        <w:jc w:val="both"/>
      </w:pPr>
      <w:r>
        <w:rPr>
          <w:b/>
          <w:bCs/>
          <w:sz w:val="20"/>
          <w:szCs w:val="20"/>
        </w:rPr>
        <w:lastRenderedPageBreak/>
        <w:t xml:space="preserve">Figure 2. </w:t>
      </w:r>
      <w:r>
        <w:rPr>
          <w:sz w:val="20"/>
          <w:szCs w:val="20"/>
        </w:rPr>
        <w:t>Calibration metrics (ICI, E50, E90) for the correctly specified logistic regression model across four re-calibration strategies</w:t>
      </w:r>
      <w:r w:rsidR="004C0E0F">
        <w:rPr>
          <w:sz w:val="20"/>
          <w:szCs w:val="20"/>
        </w:rPr>
        <w:t>,</w:t>
      </w:r>
      <w:r>
        <w:rPr>
          <w:sz w:val="20"/>
          <w:szCs w:val="20"/>
        </w:rPr>
        <w:t xml:space="preserve"> no re-calibration, calibration-in-the-large (CITL), Platt scaling, and mean-only intercept update</w:t>
      </w:r>
      <w:r w:rsidR="004C0E0F">
        <w:rPr>
          <w:sz w:val="20"/>
          <w:szCs w:val="20"/>
        </w:rPr>
        <w:t>,</w:t>
      </w:r>
      <w:r>
        <w:rPr>
          <w:sz w:val="20"/>
          <w:szCs w:val="20"/>
        </w:rPr>
        <w:t xml:space="preserve"> as a function of derivation/validation sample size N (columns) and covariate shift δ (rows). Each panel shows results from 1000 Monte Carlo replications; boxes indicate interquartile ranges, whiskers extend to the 5th and 95th percentiles.</w:t>
      </w:r>
    </w:p>
    <w:p w14:paraId="1E8ECFDE"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27EE79CF" w14:textId="77777777">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67C93F21" w14:textId="77777777" w:rsidR="00C979F9" w:rsidRDefault="00000000">
            <w:pPr>
              <w:spacing w:before="60" w:after="40"/>
              <w:jc w:val="center"/>
            </w:pPr>
            <w:r>
              <w:rPr>
                <w:rFonts w:ascii="Arial" w:eastAsia="Arial" w:hAnsi="Arial" w:cs="Arial"/>
                <w:b/>
                <w:bCs/>
                <w:color w:val="2E75B6"/>
                <w:sz w:val="22"/>
                <w:szCs w:val="22"/>
              </w:rPr>
              <w:t>Figure 3</w:t>
            </w:r>
          </w:p>
          <w:p w14:paraId="2E87B9C5" w14:textId="77777777" w:rsidR="00C979F9" w:rsidRDefault="00000000">
            <w:pPr>
              <w:spacing w:after="60"/>
              <w:jc w:val="center"/>
            </w:pPr>
            <w:r>
              <w:rPr>
                <w:rFonts w:ascii="Arial" w:eastAsia="Arial" w:hAnsi="Arial" w:cs="Arial"/>
                <w:i/>
                <w:iCs/>
                <w:color w:val="888888"/>
                <w:sz w:val="20"/>
                <w:szCs w:val="20"/>
              </w:rPr>
              <w:t>[ Insert figure here ]</w:t>
            </w:r>
          </w:p>
        </w:tc>
      </w:tr>
    </w:tbl>
    <w:p w14:paraId="02C3B95E" w14:textId="2A435EE7" w:rsidR="00C979F9" w:rsidRDefault="00000000">
      <w:pPr>
        <w:spacing w:before="80" w:after="160"/>
        <w:jc w:val="both"/>
      </w:pPr>
      <w:r>
        <w:rPr>
          <w:b/>
          <w:bCs/>
          <w:sz w:val="20"/>
          <w:szCs w:val="20"/>
        </w:rPr>
        <w:t xml:space="preserve">Figure 3. </w:t>
      </w:r>
      <w:r>
        <w:rPr>
          <w:sz w:val="20"/>
          <w:szCs w:val="20"/>
        </w:rPr>
        <w:t xml:space="preserve">Calibration metrics (ICI, E50, E90) for the misspecified logistic regression model (quadratic term omitted), for </w:t>
      </w:r>
      <m:oMath>
        <m:r>
          <w:rPr>
            <w:rFonts w:ascii="Cambria Math" w:hAnsi="Cambria Math"/>
            <w:sz w:val="20"/>
            <w:szCs w:val="20"/>
          </w:rPr>
          <m:t>a₂ = 0.5</m:t>
        </m:r>
      </m:oMath>
      <w:r>
        <w:rPr>
          <w:sz w:val="20"/>
          <w:szCs w:val="20"/>
        </w:rPr>
        <w:t xml:space="preserve"> (top panel) and </w:t>
      </w:r>
      <m:oMath>
        <m:r>
          <w:rPr>
            <w:rFonts w:ascii="Cambria Math" w:hAnsi="Cambria Math"/>
            <w:sz w:val="20"/>
            <w:szCs w:val="20"/>
          </w:rPr>
          <m:t>a₂ = 1</m:t>
        </m:r>
      </m:oMath>
      <w:r>
        <w:rPr>
          <w:sz w:val="20"/>
          <w:szCs w:val="20"/>
        </w:rPr>
        <w:t xml:space="preserve"> (bottom panel). Layout otherwise as in Figure 2.</w:t>
      </w:r>
    </w:p>
    <w:p w14:paraId="29AB0359"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6E8B69CB" w14:textId="77777777">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20AC29A7" w14:textId="77777777" w:rsidR="00C979F9" w:rsidRDefault="00000000">
            <w:pPr>
              <w:spacing w:before="60" w:after="40"/>
              <w:jc w:val="center"/>
            </w:pPr>
            <w:r>
              <w:rPr>
                <w:rFonts w:ascii="Arial" w:eastAsia="Arial" w:hAnsi="Arial" w:cs="Arial"/>
                <w:b/>
                <w:bCs/>
                <w:color w:val="2E75B6"/>
                <w:sz w:val="22"/>
                <w:szCs w:val="22"/>
              </w:rPr>
              <w:t>Figure 4</w:t>
            </w:r>
          </w:p>
          <w:p w14:paraId="07C6BE9E" w14:textId="77777777" w:rsidR="00C979F9" w:rsidRDefault="00000000">
            <w:pPr>
              <w:spacing w:after="60"/>
              <w:jc w:val="center"/>
            </w:pPr>
            <w:r>
              <w:rPr>
                <w:rFonts w:ascii="Arial" w:eastAsia="Arial" w:hAnsi="Arial" w:cs="Arial"/>
                <w:i/>
                <w:iCs/>
                <w:color w:val="888888"/>
                <w:sz w:val="20"/>
                <w:szCs w:val="20"/>
              </w:rPr>
              <w:t>[ Insert figure here ]</w:t>
            </w:r>
          </w:p>
        </w:tc>
      </w:tr>
    </w:tbl>
    <w:p w14:paraId="75668C00" w14:textId="77777777" w:rsidR="00C979F9" w:rsidRDefault="00000000">
      <w:pPr>
        <w:spacing w:before="80" w:after="160"/>
        <w:jc w:val="both"/>
      </w:pPr>
      <w:r>
        <w:rPr>
          <w:b/>
          <w:bCs/>
          <w:sz w:val="20"/>
          <w:szCs w:val="20"/>
        </w:rPr>
        <w:t xml:space="preserve">Figure 4. </w:t>
      </w:r>
      <w:r>
        <w:rPr>
          <w:sz w:val="20"/>
          <w:szCs w:val="20"/>
        </w:rPr>
        <w:t>Calibration metrics (ICI, E50, E90) for the correctly specified Cox proportional-hazards model across four re-calibration strategies, as a function of sample size N and covariate shift δ. Layout as in Figure 2.</w:t>
      </w:r>
    </w:p>
    <w:p w14:paraId="7A15D48E"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59607DB2" w14:textId="77777777">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328855D4" w14:textId="77777777" w:rsidR="00C979F9" w:rsidRDefault="00000000">
            <w:pPr>
              <w:spacing w:before="60" w:after="40"/>
              <w:jc w:val="center"/>
            </w:pPr>
            <w:r>
              <w:rPr>
                <w:rFonts w:ascii="Arial" w:eastAsia="Arial" w:hAnsi="Arial" w:cs="Arial"/>
                <w:b/>
                <w:bCs/>
                <w:color w:val="2E75B6"/>
                <w:sz w:val="22"/>
                <w:szCs w:val="22"/>
              </w:rPr>
              <w:t>Figure 5</w:t>
            </w:r>
          </w:p>
          <w:p w14:paraId="335184CD" w14:textId="77777777" w:rsidR="00C979F9" w:rsidRDefault="00000000">
            <w:pPr>
              <w:spacing w:after="60"/>
              <w:jc w:val="center"/>
            </w:pPr>
            <w:r>
              <w:rPr>
                <w:rFonts w:ascii="Arial" w:eastAsia="Arial" w:hAnsi="Arial" w:cs="Arial"/>
                <w:i/>
                <w:iCs/>
                <w:color w:val="888888"/>
                <w:sz w:val="20"/>
                <w:szCs w:val="20"/>
              </w:rPr>
              <w:t>[ Insert figure here ]</w:t>
            </w:r>
          </w:p>
        </w:tc>
      </w:tr>
    </w:tbl>
    <w:p w14:paraId="65C2EB9B" w14:textId="200781CB" w:rsidR="00C979F9" w:rsidRDefault="00000000">
      <w:pPr>
        <w:spacing w:before="80" w:after="160"/>
        <w:jc w:val="both"/>
        <w:rPr>
          <w:sz w:val="20"/>
          <w:szCs w:val="20"/>
        </w:rPr>
      </w:pPr>
      <w:r>
        <w:rPr>
          <w:b/>
          <w:bCs/>
          <w:sz w:val="20"/>
          <w:szCs w:val="20"/>
        </w:rPr>
        <w:t xml:space="preserve">Figure 5. </w:t>
      </w:r>
      <w:r>
        <w:rPr>
          <w:sz w:val="20"/>
          <w:szCs w:val="20"/>
        </w:rPr>
        <w:t xml:space="preserve">Calibration metrics (ICI, E50, E90) for the misspecified Cox proportional-hazards model (quadratic term omitted), for </w:t>
      </w:r>
      <m:oMath>
        <m:r>
          <w:rPr>
            <w:rFonts w:ascii="Cambria Math" w:hAnsi="Cambria Math"/>
            <w:sz w:val="20"/>
            <w:szCs w:val="20"/>
          </w:rPr>
          <m:t>a₂ = 0.5</m:t>
        </m:r>
      </m:oMath>
      <w:r>
        <w:rPr>
          <w:sz w:val="20"/>
          <w:szCs w:val="20"/>
        </w:rPr>
        <w:t xml:space="preserve"> (top panel) and </w:t>
      </w:r>
      <m:oMath>
        <m:r>
          <w:rPr>
            <w:rFonts w:ascii="Cambria Math" w:hAnsi="Cambria Math"/>
            <w:sz w:val="20"/>
            <w:szCs w:val="20"/>
          </w:rPr>
          <m:t>a₂ = 1</m:t>
        </m:r>
      </m:oMath>
      <w:r>
        <w:rPr>
          <w:sz w:val="20"/>
          <w:szCs w:val="20"/>
        </w:rPr>
        <w:t xml:space="preserve"> (bottom panel). Layout otherwise as in Figure 4.</w:t>
      </w:r>
    </w:p>
    <w:p w14:paraId="01D58044" w14:textId="77777777" w:rsidR="00C979F9" w:rsidRDefault="00000000">
      <w:pPr>
        <w:pStyle w:val="Heading1"/>
      </w:pPr>
      <w:r>
        <w:t>5. Case Studies</w:t>
      </w:r>
    </w:p>
    <w:p w14:paraId="76A653D7" w14:textId="77777777" w:rsidR="00C979F9" w:rsidRDefault="00000000">
      <w:pPr>
        <w:pStyle w:val="Heading2"/>
      </w:pPr>
      <w:r>
        <w:t>5.1 Overview</w:t>
      </w:r>
    </w:p>
    <w:p w14:paraId="65EB6694" w14:textId="77777777" w:rsidR="00C979F9" w:rsidRDefault="00000000">
      <w:pPr>
        <w:spacing w:before="80" w:after="80" w:line="300" w:lineRule="auto"/>
        <w:jc w:val="both"/>
      </w:pPr>
      <w:r>
        <w:t>We illustrate the centering framework with three applied examples using publicly available datasets, covering linear, logistic, and survival outcomes. For each, we demonstrate: (i) the transform-then-center preprocessing pipeline in R</w:t>
      </w:r>
      <w:r>
        <w:rPr>
          <w:color w:val="2E75B6"/>
          <w:vertAlign w:val="superscript"/>
        </w:rPr>
        <w:t>12</w:t>
      </w:r>
      <w:r>
        <w:t>; (ii) the interpretation of the centered intercept; and (iii) intercept-based re-calibration to a target population with a shifted covariate distribution.</w:t>
      </w:r>
    </w:p>
    <w:p w14:paraId="12CB15E8" w14:textId="77777777" w:rsidR="00C979F9" w:rsidRDefault="00000000">
      <w:pPr>
        <w:pStyle w:val="Heading2"/>
      </w:pPr>
      <w:r>
        <w:t>5.2 Case Study 1: Linear Regression — Predicting Systolic Blood Pressure</w:t>
      </w:r>
    </w:p>
    <w:p w14:paraId="14142C77" w14:textId="77777777" w:rsidR="00C979F9" w:rsidRDefault="00000000">
      <w:pPr>
        <w:spacing w:before="80" w:after="80" w:line="300" w:lineRule="auto"/>
        <w:jc w:val="both"/>
      </w:pPr>
      <w:r>
        <w:t xml:space="preserve">We use the National Health and Nutrition Examination Survey (NHANES) 2017–2018 continuous data, available via the </w:t>
      </w:r>
      <w:r>
        <w:rPr>
          <w:rFonts w:ascii="Courier New" w:eastAsia="Courier New" w:hAnsi="Courier New" w:cs="Courier New"/>
          <w:color w:val="1A3557"/>
          <w:sz w:val="20"/>
          <w:szCs w:val="20"/>
        </w:rPr>
        <w:t>nhanesA</w:t>
      </w:r>
      <w:r>
        <w:t xml:space="preserve"> R package.</w:t>
      </w:r>
      <w:r>
        <w:rPr>
          <w:color w:val="2E75B6"/>
          <w:vertAlign w:val="superscript"/>
        </w:rPr>
        <w:t>20</w:t>
      </w:r>
      <w:r>
        <w:t xml:space="preserve"> The outcome is systolic blood pressure (SBP, mmHg). Predictors include age (3-knot RCS</w:t>
      </w:r>
      <w:r>
        <w:rPr>
          <w:color w:val="2E75B6"/>
          <w:vertAlign w:val="superscript"/>
        </w:rPr>
        <w:t>8</w:t>
      </w:r>
      <w:r>
        <w:t>), BMI (linear), sex (binary), and an age-by-sex interaction. The dataset is split 70:30 into derivation and validation samples stratified by sex.</w:t>
      </w:r>
    </w:p>
    <w:p w14:paraId="64FA9A22" w14:textId="213D4E5C" w:rsidR="00C979F9" w:rsidRDefault="00000000">
      <w:pPr>
        <w:spacing w:before="80" w:after="80" w:line="300" w:lineRule="auto"/>
        <w:jc w:val="both"/>
      </w:pPr>
      <w:r>
        <w:lastRenderedPageBreak/>
        <w:t xml:space="preserve">After applying the transform-then-center recipe to the derivation sample, the centered intercept is </w:t>
      </w:r>
      <m:oMath>
        <m:r>
          <w:rPr>
            <w:rFonts w:ascii="Cambria Math" w:hAnsi="Cambria Math"/>
          </w:rPr>
          <m:t>α̃ = 123.4</m:t>
        </m:r>
      </m:oMath>
      <w:r>
        <w:t xml:space="preserve"> mmHg, representing the predicted SBP for a 45-year-old female with BMI 27.3 kg/m²</w:t>
      </w:r>
      <w:r w:rsidR="004C0E0F">
        <w:t>,</w:t>
      </w:r>
      <w:r>
        <w:t xml:space="preserve"> the derivation-sample covariate means. This is clinically sensible and immediately communicable to clinicians, unlike the uncentered intercept (</w:t>
      </w:r>
      <m:oMath>
        <m:r>
          <w:rPr>
            <w:rFonts w:ascii="Cambria Math" w:hAnsi="Cambria Math"/>
          </w:rPr>
          <m:t>α = -42.1</m:t>
        </m:r>
      </m:oMath>
      <w:r>
        <w:t xml:space="preserve"> mmHg), which has no natural clinical meaning.</w:t>
      </w:r>
      <w:r>
        <w:rPr>
          <w:color w:val="2E75B6"/>
          <w:vertAlign w:val="superscript"/>
        </w:rPr>
        <w:t>9</w:t>
      </w:r>
      <w:r>
        <w:t xml:space="preserve"> When the validation sample has a mean age five years older than the derivation sample, the mean-only re-calibration updates the intercept to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α</m:t>
                </m:r>
              </m:e>
            </m:acc>
          </m:e>
          <m:sup>
            <m:r>
              <w:rPr>
                <w:rFonts w:ascii="Cambria Math" w:hAnsi="Cambria Math"/>
              </w:rPr>
              <m:t>*</m:t>
            </m:r>
          </m:sup>
        </m:sSup>
        <m:r>
          <w:rPr>
            <w:rFonts w:ascii="Cambria Math" w:hAnsi="Cambria Math"/>
          </w:rPr>
          <m:t xml:space="preserve"> = 124.9</m:t>
        </m:r>
      </m:oMath>
      <w:r>
        <w:t xml:space="preserve"> mmHg using only mean age, mean BMI, and the mean of the RCS basis column in the validation data — achieving a mean absolute calibration error of 0.4 mmHg versus 1.8 mmHg for the uncalibrated model.</w:t>
      </w:r>
    </w:p>
    <w:p w14:paraId="7CF8006F" w14:textId="77777777" w:rsidR="00C979F9" w:rsidRDefault="00000000">
      <w:pPr>
        <w:pStyle w:val="Heading2"/>
      </w:pPr>
      <w:r>
        <w:t>5.3 Case Study 2: Logistic Regression — 30-Day Hospital Readmission</w:t>
      </w:r>
    </w:p>
    <w:p w14:paraId="5135ACB7" w14:textId="57F55CE1" w:rsidR="00C979F9" w:rsidRDefault="00000000">
      <w:pPr>
        <w:spacing w:before="80" w:after="80" w:line="300" w:lineRule="auto"/>
        <w:jc w:val="both"/>
      </w:pPr>
      <w:r>
        <w:t>We use the MIMIC-III clinical database demonstration subset</w:t>
      </w:r>
      <w:r>
        <w:rPr>
          <w:color w:val="2E75B6"/>
          <w:vertAlign w:val="superscript"/>
        </w:rPr>
        <w:t>21</w:t>
      </w:r>
      <w:r>
        <w:t xml:space="preserve"> to illustrate logistic regression centering. The binary outcome is 30-day unplanned readmission. Predictors include age (5-knot RCS</w:t>
      </w:r>
      <w:r>
        <w:rPr>
          <w:color w:val="2E75B6"/>
          <w:vertAlign w:val="superscript"/>
        </w:rPr>
        <w:t>8</w:t>
      </w:r>
      <w:r>
        <w:t>), Elixhauser comorbidity count</w:t>
      </w:r>
      <w:r>
        <w:rPr>
          <w:color w:val="2E75B6"/>
          <w:vertAlign w:val="superscript"/>
        </w:rPr>
        <w:t>22</w:t>
      </w:r>
      <w:r>
        <w:t xml:space="preserve"> (linear), log-transformed length of initial stay, and admission type (dummy-encoded). The centered intercept </w:t>
      </w:r>
      <m:oMath>
        <m:r>
          <w:rPr>
            <w:rFonts w:ascii="Cambria Math" w:hAnsi="Cambria Math"/>
          </w:rPr>
          <m:t>α̃ = -1.87</m:t>
        </m:r>
      </m:oMath>
      <w:r>
        <w:t xml:space="preserve"> corresponds to a readmission probability of </w:t>
      </w:r>
      <m:oMath>
        <m:r>
          <w:rPr>
            <w:rFonts w:ascii="Cambria Math" w:hAnsi="Cambria Math"/>
          </w:rPr>
          <m:t>g⁻¹(-1.87) ≈ 13.3%</m:t>
        </m:r>
      </m:oMath>
      <w:r>
        <w:t xml:space="preserve"> for the average-covariate patient</w:t>
      </w:r>
      <w:r w:rsidR="004C0E0F">
        <w:t>,</w:t>
      </w:r>
      <w:r>
        <w:t xml:space="preserve"> a figure consistent with published MIMIC-III readmission rates</w:t>
      </w:r>
      <w:r>
        <w:rPr>
          <w:color w:val="2E75B6"/>
          <w:vertAlign w:val="superscript"/>
        </w:rPr>
        <w:t>21</w:t>
      </w:r>
      <w:r>
        <w:t xml:space="preserve"> and directly communicable to clinical teams. Applying the derivation recipe to a validation cohort with a slightly older and more comorbid case-mix and updating the intercept using the new covariate means reduces the ICI from 0.041 to 0.008.</w:t>
      </w:r>
    </w:p>
    <w:p w14:paraId="132FD534" w14:textId="77777777" w:rsidR="00C979F9" w:rsidRDefault="00000000">
      <w:pPr>
        <w:pStyle w:val="Heading2"/>
      </w:pPr>
      <w:r>
        <w:t>5.4 Case Study 3: Cox Proportional-Hazards Model — All-Cause Mortality</w:t>
      </w:r>
    </w:p>
    <w:p w14:paraId="2D12F4DF" w14:textId="2F4A3727" w:rsidR="00C979F9" w:rsidRDefault="00000000">
      <w:pPr>
        <w:spacing w:before="80" w:after="80" w:line="300" w:lineRule="auto"/>
        <w:jc w:val="both"/>
      </w:pPr>
      <w:r>
        <w:t xml:space="preserve">We use the </w:t>
      </w:r>
      <w:r>
        <w:rPr>
          <w:rFonts w:ascii="Courier New" w:eastAsia="Courier New" w:hAnsi="Courier New" w:cs="Courier New"/>
          <w:color w:val="1A3557"/>
          <w:sz w:val="20"/>
          <w:szCs w:val="20"/>
        </w:rPr>
        <w:t>survival::lung</w:t>
      </w:r>
      <w:r>
        <w:t xml:space="preserve"> dataset</w:t>
      </w:r>
      <w:r>
        <w:rPr>
          <w:color w:val="2E75B6"/>
          <w:vertAlign w:val="superscript"/>
        </w:rPr>
        <w:t>19</w:t>
      </w:r>
      <w:r>
        <w:t xml:space="preserve"> (228 patients with advanced lung cancer from the North Central Cancer Treatment Group) to illustrate centering in a Cox model. The outcome is time to all-cause death. Predictors include age (linear), sex (binary), ECOG performance status (ordinal, treated as linear), and six-month weight loss (linear). Following centering, the baseline hazard h₀(t) represents the hazard trajectory for a 62-year-old male with an ECOG score of 1 and weight loss of 9.8 kg</w:t>
      </w:r>
      <w:r w:rsidR="004C0E0F">
        <w:t>,</w:t>
      </w:r>
      <w:r>
        <w:t xml:space="preserve"> the derivation covariate means</w:t>
      </w:r>
      <w:r w:rsidR="004C0E0F">
        <w:t>,</w:t>
      </w:r>
      <w:r>
        <w:t xml:space="preserve"> providing a directly interpretable reference against which individual hazard ratios are expressed.</w:t>
      </w:r>
      <w:r>
        <w:rPr>
          <w:color w:val="2E75B6"/>
          <w:vertAlign w:val="superscript"/>
        </w:rPr>
        <w:t>6,8</w:t>
      </w:r>
    </w:p>
    <w:p w14:paraId="4B48E5B4" w14:textId="77777777" w:rsidR="00C979F9" w:rsidRDefault="00000000">
      <w:pPr>
        <w:spacing w:before="80" w:after="80" w:line="300" w:lineRule="auto"/>
        <w:jc w:val="both"/>
        <w:rPr>
          <w:color w:val="2E75B6"/>
          <w:vertAlign w:val="superscript"/>
        </w:rPr>
      </w:pPr>
      <w:r>
        <w:t>Re-calibration to a validation subset whose mean age is five years older updates the centered intercept (equivalently, scales the baseline hazard) using only the mean age difference, reducing the ICI from 0.038 to 0.009 without requiring access to individual validation outcomes.</w:t>
      </w:r>
      <w:r>
        <w:rPr>
          <w:color w:val="2E75B6"/>
          <w:vertAlign w:val="superscript"/>
        </w:rPr>
        <w:t>6</w:t>
      </w:r>
    </w:p>
    <w:p w14:paraId="2B14F2A2" w14:textId="77777777" w:rsidR="00C979F9" w:rsidRDefault="00000000">
      <w:pPr>
        <w:pStyle w:val="Heading1"/>
      </w:pPr>
      <w:r>
        <w:t>6. Discussion</w:t>
      </w:r>
    </w:p>
    <w:p w14:paraId="5DACEF57" w14:textId="77777777" w:rsidR="00C979F9" w:rsidRDefault="00000000">
      <w:pPr>
        <w:spacing w:before="80" w:after="80" w:line="300" w:lineRule="auto"/>
        <w:jc w:val="both"/>
      </w:pPr>
      <w:r>
        <w:t xml:space="preserve">This paper has developed and evaluated a unified framework for centering continuous, polynomial, spline, and interaction terms in GLMs and GAMs, demonstrating that the transform-then-center preprocessing strategy simultaneously improves model interpretability, reduces implementation </w:t>
      </w:r>
      <w:r>
        <w:lastRenderedPageBreak/>
        <w:t>complexity, and enables intercept-based re-calibration from summary statistics alone. We discuss the practical significance and limitations of each contribution.</w:t>
      </w:r>
    </w:p>
    <w:p w14:paraId="4E66C92D" w14:textId="77777777" w:rsidR="00C979F9" w:rsidRDefault="00000000">
      <w:pPr>
        <w:pStyle w:val="Heading2"/>
      </w:pPr>
      <w:r>
        <w:t>6.1 Interpretability</w:t>
      </w:r>
    </w:p>
    <w:p w14:paraId="5840A4C1" w14:textId="77777777" w:rsidR="00C979F9" w:rsidRDefault="00000000">
      <w:pPr>
        <w:spacing w:before="80" w:after="80" w:line="300" w:lineRule="auto"/>
        <w:jc w:val="both"/>
      </w:pPr>
      <w:r>
        <w:t>The most immediate benefit of centering is that the model intercept acquires a natural, defensible clinical interpretation: it is the model's baseline prediction for the average-covariate patient in the derivation sample.</w:t>
      </w:r>
      <w:r>
        <w:rPr>
          <w:color w:val="2E75B6"/>
          <w:vertAlign w:val="superscript"/>
        </w:rPr>
        <w:t>9</w:t>
      </w:r>
      <w:r>
        <w:t xml:space="preserve"> For logistic regression, this is the log-odds of the outcome at mean covariates; for linear regression, the centered intercept equals the observed mean outcome exactly. This interpretability is not merely aesthetic: increasingly, regulatory frameworks for clinical AI — including the EU AI Act and U.S. FDA guidance on algorithmic decision support — require that models be explainable to clinicians, oversight bodies, and patients.</w:t>
      </w:r>
      <w:r>
        <w:rPr>
          <w:color w:val="2E75B6"/>
          <w:vertAlign w:val="superscript"/>
        </w:rPr>
        <w:t>23</w:t>
      </w:r>
      <w:r>
        <w:t xml:space="preserve"> A centered model satisfies this requirement at the most fundamental level: the intercept itself describes the baseline risk for the "typical" patient.</w:t>
      </w:r>
    </w:p>
    <w:p w14:paraId="42FD5F0C" w14:textId="77777777" w:rsidR="00C979F9" w:rsidRDefault="00000000">
      <w:pPr>
        <w:pStyle w:val="Heading2"/>
      </w:pPr>
      <w:r>
        <w:t>6.2 Implementation</w:t>
      </w:r>
    </w:p>
    <w:p w14:paraId="0D342E86" w14:textId="0B9AE7E2" w:rsidR="00C979F9" w:rsidRDefault="00000000">
      <w:pPr>
        <w:spacing w:before="80" w:after="80" w:line="300" w:lineRule="auto"/>
        <w:jc w:val="both"/>
      </w:pPr>
      <w:r>
        <w:t xml:space="preserve">The reduction in implementation complexity from </w:t>
      </w:r>
      <m:oMath>
        <m:sSup>
          <m:sSupPr>
            <m:ctrlPr>
              <w:rPr>
                <w:rFonts w:ascii="Cambria Math" w:hAnsi="Cambria Math"/>
                <w:i/>
              </w:rPr>
            </m:ctrlPr>
          </m:sSupPr>
          <m:e>
            <m:r>
              <w:rPr>
                <w:rFonts w:ascii="Cambria Math" w:hAnsi="Cambria Math"/>
              </w:rPr>
              <m:t>2</m:t>
            </m:r>
          </m:e>
          <m:sup>
            <m:r>
              <w:rPr>
                <w:rFonts w:ascii="Cambria Math" w:hAnsi="Cambria Math"/>
              </w:rPr>
              <m:t>p</m:t>
            </m:r>
          </m:sup>
        </m:sSup>
      </m:oMath>
      <w:r>
        <w:t xml:space="preserve"> to </w:t>
      </w:r>
      <m:oMath>
        <m:r>
          <w:rPr>
            <w:rFonts w:ascii="Cambria Math" w:hAnsi="Cambria Math"/>
          </w:rPr>
          <m:t>p</m:t>
        </m:r>
      </m:oMath>
      <w:r>
        <w:t xml:space="preserve"> states for a sequential online calculator is of direct practical significance for clinical decision-support tool developers. Dozens of clinical risk calculators are implemented as stepwise questionnaires where intermediate predicted probabilities are displayed as variables are entered.</w:t>
      </w:r>
      <w:r>
        <w:rPr>
          <w:color w:val="2E75B6"/>
          <w:vertAlign w:val="superscript"/>
        </w:rPr>
        <w:t>16</w:t>
      </w:r>
      <w:r>
        <w:t xml:space="preserve"> Without centering, displaying a meaningful intermediate probability requires that all remaining unentered variables be assigned defaults, and the choice of those defaults has a substantial effect on the displayed value. With centering, assigning the derivation-sample mean as the default for any unentered variable is simultaneously the most natural, best-calibrated, and computationally simplest choice.</w:t>
      </w:r>
    </w:p>
    <w:p w14:paraId="25E97205" w14:textId="77777777" w:rsidR="00C979F9" w:rsidRDefault="00000000">
      <w:pPr>
        <w:pStyle w:val="Heading2"/>
      </w:pPr>
      <w:r>
        <w:t>6.3 Re-calibration Without Individual Data</w:t>
      </w:r>
    </w:p>
    <w:p w14:paraId="07C7EB28" w14:textId="2AECC79F" w:rsidR="00C979F9" w:rsidRDefault="00000000">
      <w:pPr>
        <w:spacing w:before="80" w:after="80" w:line="300" w:lineRule="auto"/>
        <w:jc w:val="both"/>
      </w:pPr>
      <w:r>
        <w:t>The most novel contribution of this paper is that re-calibration via intercept updating requires only covariate means from the target population</w:t>
      </w:r>
      <w:r w:rsidR="004C0E0F">
        <w:t>,</w:t>
      </w:r>
      <w:r>
        <w:t xml:space="preserve"> not individual outcome data. This property is of substantial practical importance in distributed and federated learning settings, where privacy regulations and data-governance frameworks prevent the exchange of individual records but permit the communication of summary statistics.</w:t>
      </w:r>
      <w:r>
        <w:rPr>
          <w:color w:val="2E75B6"/>
          <w:vertAlign w:val="superscript"/>
        </w:rPr>
        <w:t>15,17</w:t>
      </w:r>
      <w:r>
        <w:t xml:space="preserve"> The simulation results confirm that mean-only re-calibration achieves calibration indistinguishable from CITL for correctly specified models under covariate shift up to </w:t>
      </w:r>
      <m:oMath>
        <m:r>
          <w:rPr>
            <w:rFonts w:ascii="Cambria Math" w:hAnsi="Cambria Math"/>
          </w:rPr>
          <m:t>δ = 1</m:t>
        </m:r>
      </m:oMath>
      <w:r>
        <w:t xml:space="preserve"> standard deviation.</w:t>
      </w:r>
      <w:r>
        <w:rPr>
          <w:color w:val="2E75B6"/>
          <w:vertAlign w:val="superscript"/>
        </w:rPr>
        <w:t>5</w:t>
      </w:r>
    </w:p>
    <w:p w14:paraId="1B951FFF" w14:textId="77777777" w:rsidR="00C979F9" w:rsidRDefault="00000000">
      <w:pPr>
        <w:pStyle w:val="Heading2"/>
      </w:pPr>
      <w:r>
        <w:t>6.4 Limitations</w:t>
      </w:r>
    </w:p>
    <w:p w14:paraId="42F93189" w14:textId="63151358" w:rsidR="00C979F9" w:rsidRDefault="00000000">
      <w:pPr>
        <w:spacing w:before="80" w:after="80" w:line="300" w:lineRule="auto"/>
        <w:jc w:val="both"/>
      </w:pPr>
      <w:r>
        <w:t>Several limitations merit discussion. First, intercept re-calibration without slope adjustment is appropriate only when miscalibration is predominantly attributable to mean covariate shift and not to model misspecification.</w:t>
      </w:r>
      <w:r>
        <w:rPr>
          <w:color w:val="2E75B6"/>
          <w:vertAlign w:val="superscript"/>
        </w:rPr>
        <w:t>4</w:t>
      </w:r>
      <w:r>
        <w:t xml:space="preserve"> The simulation results confirm that when the functional form is misspecified (</w:t>
      </w:r>
      <m:oMath>
        <m:r>
          <w:rPr>
            <w:rFonts w:ascii="Cambria Math" w:hAnsi="Cambria Math"/>
          </w:rPr>
          <m:t>a₂ ≠ 0</m:t>
        </m:r>
      </m:oMath>
      <w:r>
        <w:t>), slope miscalibration persists and Platt scaling</w:t>
      </w:r>
      <w:r>
        <w:rPr>
          <w:color w:val="2E75B6"/>
          <w:vertAlign w:val="superscript"/>
        </w:rPr>
        <w:t>13</w:t>
      </w:r>
      <w:r>
        <w:t xml:space="preserve"> remains the preferred </w:t>
      </w:r>
      <w:r>
        <w:lastRenderedPageBreak/>
        <w:t>approach when individual outcome data are available. Practitioners should treat mean-only re-calibration as targeting transportability due to case-mix differences, not as a substitute for slope re-estimation.</w:t>
      </w:r>
    </w:p>
    <w:p w14:paraId="6CEE1B93" w14:textId="77777777" w:rsidR="00C979F9" w:rsidRDefault="00000000">
      <w:pPr>
        <w:spacing w:before="80" w:after="80" w:line="300" w:lineRule="auto"/>
        <w:jc w:val="both"/>
      </w:pPr>
      <w:r>
        <w:t>Second, the framework requires that target-population covariate means can be estimated or obtained from published sources with reasonable accuracy. The sensitivity of the re-calibrated intercept to errors in the estimated means is approximately linear in the coefficient magnitudes; large coefficients amplify the impact of mean-estimation error and practitioners should examine this sensitivity routinely.</w:t>
      </w:r>
    </w:p>
    <w:p w14:paraId="05A4C932" w14:textId="0329E470" w:rsidR="00C979F9" w:rsidRDefault="00000000">
      <w:pPr>
        <w:spacing w:before="80" w:after="80" w:line="300" w:lineRule="auto"/>
        <w:jc w:val="both"/>
      </w:pPr>
      <w:r>
        <w:t>Third, for interaction terms involving non-linear functions, the centering constant depends on the joint distribution of the interacting variables, which marginal histograms alone cannot recover. In such settings, a target dataset (with or without outcomes) is required</w:t>
      </w:r>
      <w:r w:rsidR="004C0E0F">
        <w:t>,</w:t>
      </w:r>
      <w:r>
        <w:t xml:space="preserve"> a fundamental information-theoretic constraint that is not specific to the centering framework.</w:t>
      </w:r>
    </w:p>
    <w:p w14:paraId="1DC74122" w14:textId="77777777" w:rsidR="00C979F9" w:rsidRDefault="00000000">
      <w:pPr>
        <w:spacing w:before="80" w:after="80" w:line="300" w:lineRule="auto"/>
        <w:jc w:val="both"/>
      </w:pPr>
      <w:r>
        <w:t>Fourth, the present simulation framework examines a single continuous predictor with quadratic non-linearity. Real clinical prediction models involve multiple predictors with heterogeneous functional forms, collinearity structures, and simultaneous covariate shifts across multiple variables.</w:t>
      </w:r>
      <w:r>
        <w:rPr>
          <w:color w:val="2E75B6"/>
          <w:vertAlign w:val="superscript"/>
        </w:rPr>
        <w:t>9,14</w:t>
      </w:r>
      <w:r>
        <w:t xml:space="preserve"> Extension of the simulation design to higher-dimensional, multi-predictor settings — and evaluation of approximation errors that accumulate across multiple non-linear terms — constitutes an important direction for future work.</w:t>
      </w:r>
    </w:p>
    <w:p w14:paraId="001A7126" w14:textId="77777777" w:rsidR="00C979F9" w:rsidRDefault="00000000">
      <w:pPr>
        <w:pStyle w:val="Heading2"/>
      </w:pPr>
      <w:r>
        <w:t>6.5 Relationship to Existing Literature</w:t>
      </w:r>
    </w:p>
    <w:p w14:paraId="11737056" w14:textId="01E79666" w:rsidR="00C979F9" w:rsidRDefault="00000000">
      <w:pPr>
        <w:spacing w:before="80" w:after="80" w:line="300" w:lineRule="auto"/>
        <w:jc w:val="both"/>
      </w:pPr>
      <w:r>
        <w:t>Centering has been discussed in the statistical literature primarily in the context of reducing collinearity between main effects and polynomial or interaction terms, and for improving the interpretability of interaction coefficients in multiple regression.</w:t>
      </w:r>
      <w:r>
        <w:rPr>
          <w:color w:val="2E75B6"/>
          <w:vertAlign w:val="superscript"/>
        </w:rPr>
        <w:t>18</w:t>
      </w:r>
      <w:r>
        <w:t xml:space="preserve"> In the clinical prediction modelling literature, Steyerberg</w:t>
      </w:r>
      <w:r>
        <w:rPr>
          <w:color w:val="2E75B6"/>
          <w:vertAlign w:val="superscript"/>
        </w:rPr>
        <w:t>9</w:t>
      </w:r>
      <w:r>
        <w:t xml:space="preserve"> and Harrell</w:t>
      </w:r>
      <w:r>
        <w:rPr>
          <w:color w:val="2E75B6"/>
          <w:vertAlign w:val="superscript"/>
        </w:rPr>
        <w:t>8</w:t>
      </w:r>
      <w:r>
        <w:t xml:space="preserve"> both recommend centering as a practical strategy but do not derive its implications for re-calibration. Moons et al.</w:t>
      </w:r>
      <w:r>
        <w:rPr>
          <w:color w:val="2E75B6"/>
          <w:vertAlign w:val="superscript"/>
        </w:rPr>
        <w:t>11</w:t>
      </w:r>
      <w:r>
        <w:t xml:space="preserve"> highlight the challenge of model transportability but do not address the possibility of summary-statistic-based re-calibration. The calibration literature, exemplified by Van Calster et al.</w:t>
      </w:r>
      <w:r>
        <w:rPr>
          <w:color w:val="2E75B6"/>
          <w:vertAlign w:val="superscript"/>
        </w:rPr>
        <w:t>3,4</w:t>
      </w:r>
      <w:r>
        <w:t xml:space="preserve"> and Austin et al.,</w:t>
      </w:r>
      <w:r>
        <w:rPr>
          <w:color w:val="2E75B6"/>
          <w:vertAlign w:val="superscript"/>
        </w:rPr>
        <w:t>5,6</w:t>
      </w:r>
      <w:r>
        <w:t xml:space="preserve"> has focused on re-calibration methods that require individual linked data. The present work bridges these literatures by showing that a standard preprocessing centering enables a class of re-calibration estimators that circumvent this data requirement for the important case of calibration-in-the-large.</w:t>
      </w:r>
    </w:p>
    <w:p w14:paraId="14A94932" w14:textId="77777777" w:rsidR="00C979F9" w:rsidRDefault="00000000">
      <w:pPr>
        <w:pStyle w:val="Heading2"/>
      </w:pPr>
      <w:r>
        <w:t>6.6 Practical Recommendations</w:t>
      </w:r>
    </w:p>
    <w:p w14:paraId="3D69BC9E" w14:textId="77ADA788" w:rsidR="00C979F9" w:rsidRDefault="00000000">
      <w:pPr>
        <w:spacing w:before="80" w:after="80" w:line="300" w:lineRule="auto"/>
        <w:jc w:val="both"/>
      </w:pPr>
      <w:r>
        <w:t>On the basis of the evidence presented, we offer the following recommendations. First, the transform-then-center pipeline should be applied as a standard preprocessing step in all GLM and GAM prediction models intended for external deployment.</w:t>
      </w:r>
      <w:r>
        <w:rPr>
          <w:color w:val="2E75B6"/>
          <w:vertAlign w:val="superscript"/>
        </w:rPr>
        <w:t>8,9</w:t>
      </w:r>
      <w:r>
        <w:t xml:space="preserve"> Second, all centering constants</w:t>
      </w:r>
      <w:r w:rsidR="004C0E0F">
        <w:t>,</w:t>
      </w:r>
      <w:r>
        <w:t xml:space="preserve"> including means of polynomial, spline, and interaction basis columns</w:t>
      </w:r>
      <w:r w:rsidR="004C0E0F">
        <w:t>,</w:t>
      </w:r>
      <w:r>
        <w:t xml:space="preserve"> must be reported alongside model coefficients and knot locations as part of the model's complete specification (Table 2). </w:t>
      </w:r>
      <w:r>
        <w:lastRenderedPageBreak/>
        <w:t>Third, the derivation-sample outcome mean (or its canonical link-scale summary) should be reported to enable downstream intercept re-calibration. Fourth, when target-population covariate data are available</w:t>
      </w:r>
      <w:r w:rsidR="004C0E0F">
        <w:t>,</w:t>
      </w:r>
      <w:r>
        <w:t xml:space="preserve"> but outcome data are not, the mean-only formula (Section 3.2–3.3) should be applied before any external validation. Fifth, when histogram approximation is the only available source of covariate information, histograms with ≥ 15 bins and derivation N ≥ 250 provide sufficient accuracy for intercept updating. Sixth, when individual linked data are available, CITL</w:t>
      </w:r>
      <w:r>
        <w:rPr>
          <w:color w:val="2E75B6"/>
          <w:vertAlign w:val="superscript"/>
        </w:rPr>
        <w:t>5</w:t>
      </w:r>
      <w:r>
        <w:t xml:space="preserve"> or Platt scaling</w:t>
      </w:r>
      <w:r>
        <w:rPr>
          <w:color w:val="2E75B6"/>
          <w:vertAlign w:val="superscript"/>
        </w:rPr>
        <w:t>13</w:t>
      </w:r>
      <w:r>
        <w:t xml:space="preserve"> remain preferred as they additionally protect against slope miscalibration.</w:t>
      </w:r>
    </w:p>
    <w:p w14:paraId="6C778470" w14:textId="77777777" w:rsidR="00C979F9" w:rsidRDefault="00000000">
      <w:pPr>
        <w:pStyle w:val="Heading1"/>
      </w:pPr>
      <w:r>
        <w:t>7. Conclusion</w:t>
      </w:r>
    </w:p>
    <w:p w14:paraId="3ECB18E4" w14:textId="74EB4213" w:rsidR="00C979F9" w:rsidRDefault="00000000" w:rsidP="00F111D6">
      <w:pPr>
        <w:spacing w:before="80" w:after="80" w:line="300" w:lineRule="auto"/>
        <w:jc w:val="both"/>
      </w:pPr>
      <w:r>
        <w:t>Centering predictor variables in generalized linear and additive models is a simple preprocessing step with far-reaching practical consequences. By adopting a systematic transform-then-center strategy,</w:t>
      </w:r>
      <w:r>
        <w:rPr>
          <w:color w:val="2E75B6"/>
          <w:vertAlign w:val="superscript"/>
        </w:rPr>
        <w:t>8,9,10</w:t>
      </w:r>
      <w:r>
        <w:t xml:space="preserve"> model developers obtain a directly interpretable intercept corresponding to the baseline prediction for the average-covariate patient, reduce implementation complexity for clinical decision-support tools and online calculators, and unlock the ability to re-calibrate a transported model using only covariate summary statistics from the target population — without data sharing.</w:t>
      </w:r>
      <w:r>
        <w:rPr>
          <w:color w:val="2E75B6"/>
          <w:vertAlign w:val="superscript"/>
        </w:rPr>
        <w:t>15,17</w:t>
      </w:r>
      <w:r w:rsidR="00F111D6">
        <w:t xml:space="preserve"> </w:t>
      </w:r>
      <w:r>
        <w:t>The simulation evidence demonstrates that summary-statistic-based re-calibration is accurate under correct model specification and moderate covariate shift, and that histogram approximation of non-linear term means is sufficient with 15–20 bins and derivation samples of 250 or more. Applied case studies in linear, logistic, and survival modelling confirm the practical utility of the approach. The R code and preprocessing recipe templates provided</w:t>
      </w:r>
      <w:r>
        <w:rPr>
          <w:color w:val="2E75B6"/>
          <w:vertAlign w:val="superscript"/>
        </w:rPr>
        <w:t>12</w:t>
      </w:r>
      <w:r>
        <w:t xml:space="preserve"> make the framework immediately actionable and are designed to integrate with existing model-development workflows without additional data collection.</w:t>
      </w:r>
    </w:p>
    <w:p w14:paraId="7143D195" w14:textId="77777777" w:rsidR="00A92DEF" w:rsidRDefault="00A92DEF">
      <w:pPr>
        <w:pStyle w:val="Heading1"/>
        <w:rPr>
          <w:sz w:val="24"/>
          <w:szCs w:val="24"/>
        </w:rPr>
      </w:pPr>
    </w:p>
    <w:p w14:paraId="245AA6F9" w14:textId="77777777" w:rsidR="00A92DEF" w:rsidRDefault="00A92DEF">
      <w:pPr>
        <w:pStyle w:val="Heading1"/>
        <w:rPr>
          <w:sz w:val="24"/>
          <w:szCs w:val="24"/>
        </w:rPr>
      </w:pPr>
    </w:p>
    <w:p w14:paraId="3C459B73" w14:textId="77777777" w:rsidR="00A92DEF" w:rsidRDefault="00A92DEF">
      <w:pPr>
        <w:pStyle w:val="Heading1"/>
        <w:rPr>
          <w:sz w:val="24"/>
          <w:szCs w:val="24"/>
        </w:rPr>
      </w:pPr>
    </w:p>
    <w:p w14:paraId="49371CB2" w14:textId="77777777" w:rsidR="00A92DEF" w:rsidRDefault="00A92DEF">
      <w:pPr>
        <w:pStyle w:val="Heading1"/>
        <w:rPr>
          <w:sz w:val="24"/>
          <w:szCs w:val="24"/>
        </w:rPr>
      </w:pPr>
    </w:p>
    <w:p w14:paraId="68A3D5C3" w14:textId="77777777" w:rsidR="00A92DEF" w:rsidRDefault="00A92DEF">
      <w:pPr>
        <w:pStyle w:val="Heading1"/>
        <w:rPr>
          <w:sz w:val="24"/>
          <w:szCs w:val="24"/>
        </w:rPr>
      </w:pPr>
    </w:p>
    <w:p w14:paraId="44515A18" w14:textId="77777777" w:rsidR="00A92DEF" w:rsidRDefault="00A92DEF">
      <w:pPr>
        <w:pStyle w:val="Heading1"/>
        <w:rPr>
          <w:sz w:val="24"/>
          <w:szCs w:val="24"/>
        </w:rPr>
      </w:pPr>
    </w:p>
    <w:p w14:paraId="383CEBEF" w14:textId="77777777" w:rsidR="00A92DEF" w:rsidRDefault="00A92DEF">
      <w:pPr>
        <w:pStyle w:val="Heading1"/>
        <w:rPr>
          <w:sz w:val="24"/>
          <w:szCs w:val="24"/>
        </w:rPr>
      </w:pPr>
    </w:p>
    <w:p w14:paraId="2C778404" w14:textId="77777777" w:rsidR="00A92DEF" w:rsidRDefault="00A92DEF">
      <w:pPr>
        <w:pStyle w:val="Heading1"/>
        <w:rPr>
          <w:sz w:val="24"/>
          <w:szCs w:val="24"/>
        </w:rPr>
      </w:pPr>
    </w:p>
    <w:p w14:paraId="18AB0435" w14:textId="143410DC" w:rsidR="00C979F9" w:rsidRPr="00A92DEF" w:rsidRDefault="00000000">
      <w:pPr>
        <w:pStyle w:val="Heading1"/>
        <w:rPr>
          <w:sz w:val="24"/>
          <w:szCs w:val="24"/>
        </w:rPr>
      </w:pPr>
      <w:r w:rsidRPr="00A92DEF">
        <w:rPr>
          <w:sz w:val="24"/>
          <w:szCs w:val="24"/>
        </w:rPr>
        <w:lastRenderedPageBreak/>
        <w:t>Acknowledgements</w:t>
      </w:r>
    </w:p>
    <w:p w14:paraId="73CD149B" w14:textId="77777777" w:rsidR="00C979F9" w:rsidRPr="00A92DEF" w:rsidRDefault="00000000" w:rsidP="00F111D6">
      <w:pPr>
        <w:spacing w:before="80" w:line="300" w:lineRule="auto"/>
        <w:jc w:val="both"/>
      </w:pPr>
      <w:r w:rsidRPr="00A92DEF">
        <w:t>The authors thank [to be completed prior to submission]. No specific funding for the computational work presented here is acknowledged at this stage; funding details will be added.</w:t>
      </w:r>
    </w:p>
    <w:p w14:paraId="168346CA" w14:textId="77777777" w:rsidR="00C979F9" w:rsidRPr="00A92DEF" w:rsidRDefault="00000000" w:rsidP="00F111D6">
      <w:pPr>
        <w:pStyle w:val="Heading1"/>
        <w:spacing w:before="0"/>
        <w:rPr>
          <w:sz w:val="24"/>
          <w:szCs w:val="24"/>
        </w:rPr>
      </w:pPr>
      <w:r w:rsidRPr="00A92DEF">
        <w:rPr>
          <w:sz w:val="24"/>
          <w:szCs w:val="24"/>
        </w:rPr>
        <w:t>Data Availability Statement</w:t>
      </w:r>
    </w:p>
    <w:p w14:paraId="453F73F9" w14:textId="77777777" w:rsidR="00C979F9" w:rsidRPr="00A92DEF" w:rsidRDefault="00000000">
      <w:pPr>
        <w:spacing w:before="80" w:after="80" w:line="300" w:lineRule="auto"/>
        <w:jc w:val="both"/>
      </w:pPr>
      <w:r w:rsidRPr="00A92DEF">
        <w:t>All simulation code and case-study scripts will be made available at [GitHub repository URL — to be inserted upon acceptance]. NHANES data are publicly available via the U.S. Centers for Disease Control and Prevention (</w:t>
      </w:r>
      <w:r w:rsidRPr="00A92DEF">
        <w:rPr>
          <w:rFonts w:ascii="Courier New" w:eastAsia="Courier New" w:hAnsi="Courier New" w:cs="Courier New"/>
          <w:color w:val="1A3557"/>
        </w:rPr>
        <w:t>nhanesA</w:t>
      </w:r>
      <w:r w:rsidRPr="00A92DEF">
        <w:t xml:space="preserve"> R package.</w:t>
      </w:r>
      <w:r w:rsidRPr="00A92DEF">
        <w:rPr>
          <w:color w:val="2E75B6"/>
          <w:vertAlign w:val="superscript"/>
        </w:rPr>
        <w:t>20</w:t>
      </w:r>
      <w:r w:rsidRPr="00A92DEF">
        <w:t xml:space="preserve"> MIMIC-III demonstration data are available from PhysioNet following credentialed registration.</w:t>
      </w:r>
      <w:r w:rsidRPr="00A92DEF">
        <w:rPr>
          <w:color w:val="2E75B6"/>
          <w:vertAlign w:val="superscript"/>
        </w:rPr>
        <w:t>21</w:t>
      </w:r>
      <w:r w:rsidRPr="00A92DEF">
        <w:t xml:space="preserve"> The </w:t>
      </w:r>
      <w:r w:rsidRPr="00A92DEF">
        <w:rPr>
          <w:rFonts w:ascii="Courier New" w:eastAsia="Courier New" w:hAnsi="Courier New" w:cs="Courier New"/>
          <w:color w:val="1A3557"/>
        </w:rPr>
        <w:t>survival::lung</w:t>
      </w:r>
      <w:r w:rsidRPr="00A92DEF">
        <w:t xml:space="preserve"> dataset is distributed with the R </w:t>
      </w:r>
      <w:r w:rsidRPr="00A92DEF">
        <w:rPr>
          <w:rFonts w:ascii="Courier New" w:eastAsia="Courier New" w:hAnsi="Courier New" w:cs="Courier New"/>
          <w:color w:val="1A3557"/>
        </w:rPr>
        <w:t>survival</w:t>
      </w:r>
      <w:r w:rsidRPr="00A92DEF">
        <w:t xml:space="preserve"> package.</w:t>
      </w:r>
      <w:r w:rsidRPr="00A92DEF">
        <w:rPr>
          <w:color w:val="2E75B6"/>
          <w:vertAlign w:val="superscript"/>
        </w:rPr>
        <w:t>19</w:t>
      </w:r>
    </w:p>
    <w:p w14:paraId="6FD31E79" w14:textId="77777777" w:rsidR="00C979F9" w:rsidRPr="00A92DEF" w:rsidRDefault="00000000" w:rsidP="00F111D6">
      <w:pPr>
        <w:pStyle w:val="Heading1"/>
        <w:spacing w:before="0"/>
        <w:rPr>
          <w:sz w:val="24"/>
          <w:szCs w:val="24"/>
        </w:rPr>
      </w:pPr>
      <w:r w:rsidRPr="00A92DEF">
        <w:rPr>
          <w:sz w:val="24"/>
          <w:szCs w:val="24"/>
        </w:rPr>
        <w:t>Conflict of Interest</w:t>
      </w:r>
    </w:p>
    <w:p w14:paraId="1144F162" w14:textId="77777777" w:rsidR="00C979F9" w:rsidRPr="00A92DEF" w:rsidRDefault="00000000">
      <w:pPr>
        <w:spacing w:before="80" w:after="80" w:line="300" w:lineRule="auto"/>
        <w:jc w:val="both"/>
      </w:pPr>
      <w:r w:rsidRPr="00A92DEF">
        <w:t>The authors declare no conflict of interest.</w:t>
      </w:r>
    </w:p>
    <w:p w14:paraId="5727B019" w14:textId="77777777" w:rsidR="00F111D6" w:rsidRDefault="00F111D6" w:rsidP="00F111D6">
      <w:pPr>
        <w:pStyle w:val="Heading1"/>
        <w:spacing w:before="0"/>
      </w:pPr>
    </w:p>
    <w:p w14:paraId="4C0A5B2D" w14:textId="3F270641" w:rsidR="00C979F9" w:rsidRDefault="00000000" w:rsidP="00A92DEF">
      <w:pPr>
        <w:pStyle w:val="Heading1"/>
      </w:pPr>
      <w:r>
        <w:t>References</w:t>
      </w:r>
    </w:p>
    <w:p w14:paraId="445898A7" w14:textId="15F24C44" w:rsidR="00C979F9" w:rsidRDefault="00000000" w:rsidP="00786310">
      <w:pPr>
        <w:pStyle w:val="ListParagraph"/>
        <w:numPr>
          <w:ilvl w:val="0"/>
          <w:numId w:val="3"/>
        </w:numPr>
        <w:spacing w:before="40" w:after="40" w:line="260" w:lineRule="auto"/>
        <w:jc w:val="both"/>
      </w:pPr>
      <w:bookmarkStart w:id="1168" w:name="_Ref229651123"/>
      <w:r w:rsidRPr="00786310">
        <w:rPr>
          <w:sz w:val="20"/>
          <w:szCs w:val="20"/>
        </w:rPr>
        <w:t xml:space="preserve">Nelder JA, Wedderburn RWM. Generalized linear models. </w:t>
      </w:r>
      <w:r w:rsidRPr="00674B56">
        <w:rPr>
          <w:i/>
          <w:iCs/>
          <w:sz w:val="20"/>
          <w:szCs w:val="20"/>
        </w:rPr>
        <w:t>J R Stat Soc Ser A</w:t>
      </w:r>
      <w:r w:rsidRPr="00786310">
        <w:rPr>
          <w:sz w:val="20"/>
          <w:szCs w:val="20"/>
        </w:rPr>
        <w:t>. 1972;135(3):370–384. doi:10.2307/2344614</w:t>
      </w:r>
      <w:bookmarkEnd w:id="1168"/>
    </w:p>
    <w:p w14:paraId="15E50734" w14:textId="58DA0404" w:rsidR="00C979F9" w:rsidRDefault="00000000" w:rsidP="00786310">
      <w:pPr>
        <w:pStyle w:val="ListParagraph"/>
        <w:numPr>
          <w:ilvl w:val="0"/>
          <w:numId w:val="3"/>
        </w:numPr>
        <w:spacing w:before="40" w:after="40" w:line="260" w:lineRule="auto"/>
        <w:jc w:val="both"/>
      </w:pPr>
      <w:bookmarkStart w:id="1169" w:name="_Ref229651130"/>
      <w:r w:rsidRPr="00786310">
        <w:rPr>
          <w:sz w:val="20"/>
          <w:szCs w:val="20"/>
        </w:rPr>
        <w:t>Hastie TJ, Tibshirani RJ. Generalized Additive Models. London: Chapman &amp; Hall/CRC; 1990.</w:t>
      </w:r>
      <w:bookmarkEnd w:id="1169"/>
    </w:p>
    <w:p w14:paraId="4D1E7E33" w14:textId="77777777" w:rsidR="00A7431C" w:rsidRDefault="00A7431C" w:rsidP="00A7431C">
      <w:pPr>
        <w:pStyle w:val="ListParagraph"/>
        <w:numPr>
          <w:ilvl w:val="0"/>
          <w:numId w:val="3"/>
        </w:numPr>
        <w:spacing w:before="40" w:after="40" w:line="260" w:lineRule="auto"/>
        <w:jc w:val="both"/>
      </w:pPr>
      <w:bookmarkStart w:id="1170" w:name="_Ref229651519"/>
      <w:r w:rsidRPr="00786310">
        <w:rPr>
          <w:sz w:val="20"/>
          <w:szCs w:val="20"/>
        </w:rPr>
        <w:t>Harrell FE Jr. Regression Modeling Strategies: With Applications to Linear Models, Logistic and Ordinal Regression, and Survival Analysis. 2nd ed. New York: Springer; 2015.</w:t>
      </w:r>
      <w:bookmarkEnd w:id="1170"/>
    </w:p>
    <w:p w14:paraId="25DC590C" w14:textId="77777777" w:rsidR="00A7431C" w:rsidRDefault="00A7431C" w:rsidP="00A7431C">
      <w:pPr>
        <w:pStyle w:val="ListParagraph"/>
        <w:numPr>
          <w:ilvl w:val="0"/>
          <w:numId w:val="3"/>
        </w:numPr>
        <w:spacing w:before="40" w:after="40" w:line="260" w:lineRule="auto"/>
        <w:jc w:val="both"/>
      </w:pPr>
      <w:bookmarkStart w:id="1171" w:name="_Ref229651521"/>
      <w:r w:rsidRPr="00786310">
        <w:rPr>
          <w:sz w:val="20"/>
          <w:szCs w:val="20"/>
        </w:rPr>
        <w:t>Steyerberg EW. Clinical Prediction Models: A Practical Approach to Development, Validation, and Updating. 2nd ed. New York: Springer; 2019.</w:t>
      </w:r>
      <w:bookmarkEnd w:id="1171"/>
    </w:p>
    <w:p w14:paraId="0B2EAED1" w14:textId="77777777" w:rsidR="002B6D9E" w:rsidRDefault="002B6D9E" w:rsidP="002B6D9E">
      <w:pPr>
        <w:pStyle w:val="ListParagraph"/>
        <w:numPr>
          <w:ilvl w:val="0"/>
          <w:numId w:val="3"/>
        </w:numPr>
        <w:spacing w:before="40" w:after="40" w:line="260" w:lineRule="auto"/>
        <w:jc w:val="both"/>
      </w:pPr>
      <w:bookmarkStart w:id="1172" w:name="_Ref229651608"/>
      <w:r w:rsidRPr="00786310">
        <w:rPr>
          <w:sz w:val="20"/>
          <w:szCs w:val="20"/>
        </w:rPr>
        <w:t xml:space="preserve">Van Calster B, Wynants L, Timmerman D, Steyerberg EW, Collins GS. Predictive analytics in health care: how can we know it works? </w:t>
      </w:r>
      <w:r w:rsidRPr="00674B56">
        <w:rPr>
          <w:i/>
          <w:iCs/>
          <w:sz w:val="20"/>
          <w:szCs w:val="20"/>
        </w:rPr>
        <w:t>J Am Med Inform Assoc</w:t>
      </w:r>
      <w:r w:rsidRPr="00786310">
        <w:rPr>
          <w:sz w:val="20"/>
          <w:szCs w:val="20"/>
        </w:rPr>
        <w:t>. 2019;26(12):1651–1654. doi:10.1093/jamia/ocz130</w:t>
      </w:r>
      <w:bookmarkEnd w:id="1172"/>
    </w:p>
    <w:p w14:paraId="0E5202C7" w14:textId="467AED7B" w:rsidR="00C979F9" w:rsidRDefault="00000000" w:rsidP="00786310">
      <w:pPr>
        <w:pStyle w:val="ListParagraph"/>
        <w:numPr>
          <w:ilvl w:val="0"/>
          <w:numId w:val="3"/>
        </w:numPr>
        <w:spacing w:before="40" w:after="40" w:line="260" w:lineRule="auto"/>
        <w:jc w:val="both"/>
      </w:pPr>
      <w:bookmarkStart w:id="1173" w:name="_Ref229651685"/>
      <w:r w:rsidRPr="00786310">
        <w:rPr>
          <w:sz w:val="20"/>
          <w:szCs w:val="20"/>
        </w:rPr>
        <w:t xml:space="preserve">Van Calster B, Nieboer D, Vergouwe Y, De Cock B, Pencina MJ, Steyerberg EW. A calibration hierarchy for risk models was defined: from utopia to empirical data. </w:t>
      </w:r>
      <w:r w:rsidRPr="00674B56">
        <w:rPr>
          <w:i/>
          <w:iCs/>
          <w:sz w:val="20"/>
          <w:szCs w:val="20"/>
        </w:rPr>
        <w:t>J Clin Epidemiol</w:t>
      </w:r>
      <w:r w:rsidRPr="00786310">
        <w:rPr>
          <w:sz w:val="20"/>
          <w:szCs w:val="20"/>
        </w:rPr>
        <w:t>. 2016;74:167–176. doi:10.1016/j.jclinepi.2015.12.005</w:t>
      </w:r>
      <w:bookmarkEnd w:id="1173"/>
    </w:p>
    <w:p w14:paraId="7B413833" w14:textId="62C2681B" w:rsidR="00C979F9" w:rsidRDefault="00000000" w:rsidP="00786310">
      <w:pPr>
        <w:pStyle w:val="ListParagraph"/>
        <w:numPr>
          <w:ilvl w:val="0"/>
          <w:numId w:val="3"/>
        </w:numPr>
        <w:spacing w:before="40" w:after="40" w:line="260" w:lineRule="auto"/>
        <w:jc w:val="both"/>
      </w:pPr>
      <w:bookmarkStart w:id="1174" w:name="_Ref229651686"/>
      <w:r w:rsidRPr="00786310">
        <w:rPr>
          <w:sz w:val="20"/>
          <w:szCs w:val="20"/>
        </w:rPr>
        <w:t xml:space="preserve">Van Calster B, McLernon DJ, van Smeden M, Wynants L, Steyerberg EW; STRATOS initiative. Calibration: the Achilles heel of predictive analytics. </w:t>
      </w:r>
      <w:r w:rsidRPr="00674B56">
        <w:rPr>
          <w:i/>
          <w:iCs/>
          <w:sz w:val="20"/>
          <w:szCs w:val="20"/>
        </w:rPr>
        <w:t>BMC Med</w:t>
      </w:r>
      <w:r w:rsidRPr="00786310">
        <w:rPr>
          <w:sz w:val="20"/>
          <w:szCs w:val="20"/>
        </w:rPr>
        <w:t>. 2019;17(1):230. doi:10.1186/s12916-019-1466-7</w:t>
      </w:r>
      <w:bookmarkEnd w:id="1174"/>
    </w:p>
    <w:p w14:paraId="7F4C47B5" w14:textId="77777777" w:rsidR="00B518F0" w:rsidRDefault="00B518F0" w:rsidP="00B518F0">
      <w:pPr>
        <w:pStyle w:val="ListParagraph"/>
        <w:numPr>
          <w:ilvl w:val="0"/>
          <w:numId w:val="3"/>
        </w:numPr>
        <w:spacing w:before="40" w:after="40" w:line="260" w:lineRule="auto"/>
        <w:jc w:val="both"/>
      </w:pPr>
      <w:bookmarkStart w:id="1175" w:name="_Ref229652020"/>
      <w:r w:rsidRPr="00786310">
        <w:rPr>
          <w:sz w:val="20"/>
          <w:szCs w:val="20"/>
        </w:rPr>
        <w:t>Platt J. Probabilistic outputs for support vector machines and comparisons to regularized likelihood methods. In: Advances in Large Margin Classifiers. Cambridge, MA: MIT Press; 1999:61–74.</w:t>
      </w:r>
      <w:bookmarkEnd w:id="1175"/>
    </w:p>
    <w:p w14:paraId="00B48011" w14:textId="77777777" w:rsidR="00DB1AF2" w:rsidRDefault="00DB1AF2" w:rsidP="00DB1AF2">
      <w:pPr>
        <w:pStyle w:val="ListParagraph"/>
        <w:numPr>
          <w:ilvl w:val="0"/>
          <w:numId w:val="3"/>
        </w:numPr>
        <w:spacing w:before="40" w:after="40" w:line="260" w:lineRule="auto"/>
        <w:jc w:val="both"/>
      </w:pPr>
      <w:bookmarkStart w:id="1176" w:name="_Ref229651867"/>
      <w:r w:rsidRPr="00786310">
        <w:rPr>
          <w:sz w:val="20"/>
          <w:szCs w:val="20"/>
        </w:rPr>
        <w:t xml:space="preserve">Debray TPA, Moons KGM, van Valkenhoef G, et al. Get real in individual participant data (IPD) meta-analysis: a review of the methodology. </w:t>
      </w:r>
      <w:r w:rsidRPr="00674B56">
        <w:rPr>
          <w:i/>
          <w:iCs/>
          <w:sz w:val="20"/>
          <w:szCs w:val="20"/>
        </w:rPr>
        <w:t>Res Synth Methods</w:t>
      </w:r>
      <w:r w:rsidRPr="00786310">
        <w:rPr>
          <w:sz w:val="20"/>
          <w:szCs w:val="20"/>
        </w:rPr>
        <w:t>. 2015;6(4):293–309. doi:10.1002/jrsm.1160</w:t>
      </w:r>
      <w:bookmarkEnd w:id="1176"/>
    </w:p>
    <w:p w14:paraId="27A1BC5B" w14:textId="77777777" w:rsidR="00DB1AF2" w:rsidRPr="0021461E" w:rsidRDefault="00DB1AF2" w:rsidP="00DB1AF2">
      <w:pPr>
        <w:pStyle w:val="ListParagraph"/>
        <w:numPr>
          <w:ilvl w:val="0"/>
          <w:numId w:val="3"/>
        </w:numPr>
        <w:spacing w:before="40" w:after="40" w:line="260" w:lineRule="auto"/>
        <w:jc w:val="both"/>
      </w:pPr>
      <w:bookmarkStart w:id="1177" w:name="_Ref229651868"/>
      <w:r w:rsidRPr="00786310">
        <w:rPr>
          <w:sz w:val="20"/>
          <w:szCs w:val="20"/>
        </w:rPr>
        <w:t xml:space="preserve">Rieke N, Hancox J, Li W, et al. The future of digital health with federated learning. </w:t>
      </w:r>
      <w:r w:rsidRPr="00674B56">
        <w:rPr>
          <w:i/>
          <w:iCs/>
          <w:sz w:val="20"/>
          <w:szCs w:val="20"/>
        </w:rPr>
        <w:t>NPJ Digit Med</w:t>
      </w:r>
      <w:r w:rsidRPr="00786310">
        <w:rPr>
          <w:sz w:val="20"/>
          <w:szCs w:val="20"/>
        </w:rPr>
        <w:t>. 2020;3:119. doi:10.1038/s41746-020-00323-1</w:t>
      </w:r>
      <w:bookmarkEnd w:id="1177"/>
    </w:p>
    <w:p w14:paraId="204F5898" w14:textId="212B9C51" w:rsidR="0021461E" w:rsidRPr="0021461E" w:rsidRDefault="0021461E" w:rsidP="00DB1AF2">
      <w:pPr>
        <w:pStyle w:val="ListParagraph"/>
        <w:numPr>
          <w:ilvl w:val="0"/>
          <w:numId w:val="3"/>
        </w:numPr>
        <w:spacing w:before="40" w:after="40" w:line="260" w:lineRule="auto"/>
        <w:jc w:val="both"/>
        <w:rPr>
          <w:sz w:val="20"/>
          <w:szCs w:val="20"/>
        </w:rPr>
      </w:pPr>
      <w:bookmarkStart w:id="1178" w:name="_Ref229653422"/>
      <w:r w:rsidRPr="0021461E">
        <w:rPr>
          <w:sz w:val="20"/>
          <w:szCs w:val="20"/>
        </w:rPr>
        <w:t xml:space="preserve">Eisinger-Mathason TSK, Leshin J, Lahoti V, Fridsma DB, Mucaj V, Kho AN. Data linkage multiplies research insights across diverse healthcare sectors. </w:t>
      </w:r>
      <w:r w:rsidRPr="00674B56">
        <w:rPr>
          <w:i/>
          <w:iCs/>
          <w:sz w:val="20"/>
          <w:szCs w:val="20"/>
        </w:rPr>
        <w:t>Commun Med (Lond).</w:t>
      </w:r>
      <w:r w:rsidRPr="0021461E">
        <w:rPr>
          <w:sz w:val="20"/>
          <w:szCs w:val="20"/>
        </w:rPr>
        <w:t xml:space="preserve"> 2025 Mar 4;5(1):58. doi: 10.1038/s43856-025-00769-y.</w:t>
      </w:r>
      <w:bookmarkEnd w:id="1178"/>
    </w:p>
    <w:p w14:paraId="2809F698" w14:textId="77777777" w:rsidR="00E40E91" w:rsidRDefault="00E40E91" w:rsidP="00E40E91">
      <w:pPr>
        <w:pStyle w:val="ListParagraph"/>
        <w:numPr>
          <w:ilvl w:val="0"/>
          <w:numId w:val="3"/>
        </w:numPr>
        <w:spacing w:before="40" w:after="40" w:line="260" w:lineRule="auto"/>
        <w:jc w:val="both"/>
      </w:pPr>
      <w:bookmarkStart w:id="1179" w:name="_Ref229654001"/>
      <w:r w:rsidRPr="00786310">
        <w:rPr>
          <w:sz w:val="20"/>
          <w:szCs w:val="20"/>
        </w:rPr>
        <w:t>Aiken LS, West SG. Multiple Regression: Testing and Interpreting Interactions. Thousand Oaks, CA: Sage; 1991.</w:t>
      </w:r>
      <w:bookmarkEnd w:id="1179"/>
    </w:p>
    <w:p w14:paraId="79423777" w14:textId="77777777" w:rsidR="00082B5A" w:rsidRDefault="00082B5A" w:rsidP="00082B5A">
      <w:pPr>
        <w:pStyle w:val="ListParagraph"/>
        <w:numPr>
          <w:ilvl w:val="0"/>
          <w:numId w:val="3"/>
        </w:numPr>
        <w:spacing w:before="40" w:after="40" w:line="260" w:lineRule="auto"/>
        <w:jc w:val="both"/>
      </w:pPr>
      <w:bookmarkStart w:id="1180" w:name="_Ref229661217"/>
      <w:r w:rsidRPr="00786310">
        <w:rPr>
          <w:sz w:val="20"/>
          <w:szCs w:val="20"/>
        </w:rPr>
        <w:t>Therneau TM, Grambsch PM. Modeling Survival Data: Extending the Cox Model. New York: Springer; 2000.</w:t>
      </w:r>
      <w:bookmarkEnd w:id="1180"/>
    </w:p>
    <w:p w14:paraId="6BA1BC23" w14:textId="059BD5BF" w:rsidR="001F3F37" w:rsidRPr="00082A09" w:rsidRDefault="001F3F37" w:rsidP="001F3F37">
      <w:pPr>
        <w:pStyle w:val="ListParagraph"/>
        <w:numPr>
          <w:ilvl w:val="0"/>
          <w:numId w:val="3"/>
        </w:numPr>
        <w:spacing w:before="40" w:after="40" w:line="260" w:lineRule="auto"/>
        <w:jc w:val="both"/>
      </w:pPr>
      <w:bookmarkStart w:id="1181" w:name="_Ref229661344"/>
      <w:r w:rsidRPr="00786310">
        <w:rPr>
          <w:sz w:val="20"/>
          <w:szCs w:val="20"/>
        </w:rPr>
        <w:lastRenderedPageBreak/>
        <w:t xml:space="preserve">Kuhn M, Wickham H. Tidymodels: a collection of packages for modeling and machine learning using tidyverse principles. 2020. Available at: </w:t>
      </w:r>
      <w:hyperlink r:id="rId12" w:history="1">
        <w:r w:rsidR="00082A09" w:rsidRPr="009F097C">
          <w:rPr>
            <w:rStyle w:val="Hyperlink"/>
            <w:sz w:val="20"/>
            <w:szCs w:val="20"/>
          </w:rPr>
          <w:t>https://www.tidymodels.org</w:t>
        </w:r>
      </w:hyperlink>
      <w:bookmarkEnd w:id="1181"/>
    </w:p>
    <w:p w14:paraId="56428754" w14:textId="0A5EF15F" w:rsidR="00082A09" w:rsidRDefault="00082A09" w:rsidP="00082A09">
      <w:pPr>
        <w:pStyle w:val="ListParagraph"/>
        <w:numPr>
          <w:ilvl w:val="0"/>
          <w:numId w:val="3"/>
        </w:numPr>
        <w:spacing w:before="40" w:after="40" w:line="260" w:lineRule="auto"/>
        <w:jc w:val="both"/>
      </w:pPr>
      <w:bookmarkStart w:id="1182" w:name="_Ref229662042"/>
      <w:r w:rsidRPr="00786310">
        <w:rPr>
          <w:sz w:val="20"/>
          <w:szCs w:val="20"/>
        </w:rPr>
        <w:t xml:space="preserve">van Buuren S. Flexible Imputation of Missing Data. 2nd ed. Boca Raton: CRC Press; 2018. Available at: </w:t>
      </w:r>
      <w:hyperlink r:id="rId13" w:history="1">
        <w:r w:rsidR="00EA0E52" w:rsidRPr="00B01CE9">
          <w:rPr>
            <w:rStyle w:val="Hyperlink"/>
            <w:sz w:val="20"/>
            <w:szCs w:val="20"/>
          </w:rPr>
          <w:t>https://stefvanbuuren.name/fimd/</w:t>
        </w:r>
      </w:hyperlink>
      <w:bookmarkEnd w:id="1182"/>
    </w:p>
    <w:p w14:paraId="7C2361E1" w14:textId="01D1F775" w:rsidR="003A4038" w:rsidRPr="003A4038" w:rsidRDefault="003A4038" w:rsidP="00082A09">
      <w:pPr>
        <w:pStyle w:val="ListParagraph"/>
        <w:numPr>
          <w:ilvl w:val="0"/>
          <w:numId w:val="3"/>
        </w:numPr>
        <w:spacing w:before="40" w:after="40" w:line="260" w:lineRule="auto"/>
        <w:jc w:val="both"/>
        <w:rPr>
          <w:sz w:val="20"/>
          <w:szCs w:val="20"/>
        </w:rPr>
      </w:pPr>
      <w:r w:rsidRPr="003A4038">
        <w:rPr>
          <w:sz w:val="20"/>
          <w:szCs w:val="20"/>
        </w:rPr>
        <w:t xml:space="preserve">Anderson JA. Separate sample logistic discrimination. </w:t>
      </w:r>
      <w:r w:rsidRPr="003A4038">
        <w:rPr>
          <w:i/>
          <w:iCs/>
          <w:sz w:val="20"/>
          <w:szCs w:val="20"/>
        </w:rPr>
        <w:t>Biometrika</w:t>
      </w:r>
      <w:r w:rsidRPr="003A4038">
        <w:rPr>
          <w:sz w:val="20"/>
          <w:szCs w:val="20"/>
        </w:rPr>
        <w:t>. 1972;59:19–35.</w:t>
      </w:r>
    </w:p>
    <w:p w14:paraId="3505BDCE" w14:textId="7FF08F63" w:rsidR="00FD5612" w:rsidRDefault="00EA0E52" w:rsidP="00082A09">
      <w:pPr>
        <w:pStyle w:val="ListParagraph"/>
        <w:numPr>
          <w:ilvl w:val="0"/>
          <w:numId w:val="3"/>
        </w:numPr>
        <w:spacing w:before="40" w:after="40" w:line="260" w:lineRule="auto"/>
        <w:jc w:val="both"/>
        <w:rPr>
          <w:sz w:val="20"/>
          <w:szCs w:val="20"/>
        </w:rPr>
      </w:pPr>
      <w:bookmarkStart w:id="1183" w:name="_Ref232010563"/>
      <w:r w:rsidRPr="00EA0E52">
        <w:rPr>
          <w:sz w:val="20"/>
          <w:szCs w:val="20"/>
        </w:rPr>
        <w:t xml:space="preserve">King, G., &amp; Zeng, L. (2001). Logistic regression in rare events data. </w:t>
      </w:r>
      <w:r w:rsidRPr="003A4038">
        <w:rPr>
          <w:i/>
          <w:iCs/>
          <w:sz w:val="20"/>
          <w:szCs w:val="20"/>
        </w:rPr>
        <w:t>Political Analysis</w:t>
      </w:r>
      <w:r w:rsidRPr="00EA0E52">
        <w:rPr>
          <w:sz w:val="20"/>
          <w:szCs w:val="20"/>
        </w:rPr>
        <w:t>, 9(2), 137-163.</w:t>
      </w:r>
      <w:bookmarkEnd w:id="1183"/>
    </w:p>
    <w:p w14:paraId="09FB6D3C" w14:textId="550E00DE" w:rsidR="001F3F37" w:rsidRPr="001F3F37" w:rsidRDefault="003A4038" w:rsidP="00CA59EF">
      <w:pPr>
        <w:pStyle w:val="ListParagraph"/>
        <w:numPr>
          <w:ilvl w:val="0"/>
          <w:numId w:val="3"/>
        </w:numPr>
        <w:spacing w:before="40" w:after="40" w:line="260" w:lineRule="auto"/>
        <w:jc w:val="both"/>
      </w:pPr>
      <w:r w:rsidRPr="00CA59EF">
        <w:rPr>
          <w:sz w:val="20"/>
          <w:szCs w:val="20"/>
        </w:rPr>
        <w:t xml:space="preserve">Rose S, van der Laan MJ. Simple optimal weighting of cases and controls in case-control studies. </w:t>
      </w:r>
      <w:r w:rsidRPr="00CA59EF">
        <w:rPr>
          <w:i/>
          <w:iCs/>
          <w:sz w:val="20"/>
          <w:szCs w:val="20"/>
        </w:rPr>
        <w:t xml:space="preserve">Int J Biostat. </w:t>
      </w:r>
      <w:r w:rsidRPr="00CA59EF">
        <w:rPr>
          <w:sz w:val="20"/>
          <w:szCs w:val="20"/>
        </w:rPr>
        <w:t>2008 Sep 29;4(1):Article 19. doi: 10.2202/1557-4679.1115.</w:t>
      </w:r>
    </w:p>
    <w:p w14:paraId="1015E74E" w14:textId="71D8171B" w:rsidR="00C979F9" w:rsidRDefault="00000000" w:rsidP="00786310">
      <w:pPr>
        <w:pStyle w:val="ListParagraph"/>
        <w:numPr>
          <w:ilvl w:val="0"/>
          <w:numId w:val="3"/>
        </w:numPr>
        <w:spacing w:before="40" w:after="40" w:line="260" w:lineRule="auto"/>
        <w:jc w:val="both"/>
      </w:pPr>
      <w:bookmarkStart w:id="1184" w:name="_Ref232012380"/>
      <w:r w:rsidRPr="00786310">
        <w:rPr>
          <w:sz w:val="20"/>
          <w:szCs w:val="20"/>
        </w:rPr>
        <w:t xml:space="preserve">Austin PC, Steyerberg EW. The Integrated Calibration Index (ICI) and related metrics for quantifying the calibration of logistic regression models. </w:t>
      </w:r>
      <w:r w:rsidRPr="00674B56">
        <w:rPr>
          <w:i/>
          <w:iCs/>
          <w:sz w:val="20"/>
          <w:szCs w:val="20"/>
        </w:rPr>
        <w:t>Stat Med</w:t>
      </w:r>
      <w:r w:rsidRPr="00786310">
        <w:rPr>
          <w:sz w:val="20"/>
          <w:szCs w:val="20"/>
        </w:rPr>
        <w:t>. 2019;38(21):4051–4065. doi:10.1002/sim.8281</w:t>
      </w:r>
      <w:bookmarkEnd w:id="1184"/>
    </w:p>
    <w:p w14:paraId="335748AB" w14:textId="190C1082" w:rsidR="00C979F9" w:rsidRPr="00CA59EF" w:rsidRDefault="00000000" w:rsidP="00786310">
      <w:pPr>
        <w:pStyle w:val="ListParagraph"/>
        <w:numPr>
          <w:ilvl w:val="0"/>
          <w:numId w:val="3"/>
        </w:numPr>
        <w:spacing w:before="40" w:after="40" w:line="260" w:lineRule="auto"/>
        <w:jc w:val="both"/>
      </w:pPr>
      <w:bookmarkStart w:id="1185" w:name="_Ref232012390"/>
      <w:r w:rsidRPr="00786310">
        <w:rPr>
          <w:sz w:val="20"/>
          <w:szCs w:val="20"/>
        </w:rPr>
        <w:t xml:space="preserve">Austin PC, Harrell FE Jr, van Klaveren D. Graphical calibration curves and the integrated calibration index (ICI) for survival models. </w:t>
      </w:r>
      <w:r w:rsidRPr="00674B56">
        <w:rPr>
          <w:i/>
          <w:iCs/>
          <w:sz w:val="20"/>
          <w:szCs w:val="20"/>
        </w:rPr>
        <w:t>Stat Med</w:t>
      </w:r>
      <w:r w:rsidRPr="00786310">
        <w:rPr>
          <w:sz w:val="20"/>
          <w:szCs w:val="20"/>
        </w:rPr>
        <w:t>. 2020;39(21):2714–2742. doi:10.1002/sim.8570</w:t>
      </w:r>
      <w:bookmarkEnd w:id="1185"/>
    </w:p>
    <w:p w14:paraId="0CF0DC16" w14:textId="77777777" w:rsidR="00D46558" w:rsidRPr="00CA59EF" w:rsidRDefault="00D46558" w:rsidP="00CA59EF">
      <w:pPr>
        <w:pStyle w:val="ListParagraph"/>
        <w:numPr>
          <w:ilvl w:val="0"/>
          <w:numId w:val="3"/>
        </w:numPr>
        <w:spacing w:before="40" w:after="40" w:line="260" w:lineRule="auto"/>
        <w:jc w:val="both"/>
        <w:rPr>
          <w:sz w:val="20"/>
          <w:szCs w:val="20"/>
        </w:rPr>
      </w:pPr>
      <w:bookmarkStart w:id="1186" w:name="_Ref232013312"/>
      <w:r w:rsidRPr="00CA59EF">
        <w:rPr>
          <w:sz w:val="20"/>
          <w:szCs w:val="20"/>
        </w:rPr>
        <w:t xml:space="preserve">Cohen JF, Korevaar DA, Altman DG, Bruns DE, Gatsonis CA, Hooft L, Irwig L, Levine D, Reitsma JB, de Vet HC, Bossuyt PM. STARD 2015 guidelines for reporting diagnostic accuracy studies: explanation and elaboration. </w:t>
      </w:r>
      <w:r w:rsidRPr="00CA59EF">
        <w:rPr>
          <w:i/>
          <w:iCs/>
          <w:sz w:val="20"/>
          <w:szCs w:val="20"/>
        </w:rPr>
        <w:t>BMJ Open</w:t>
      </w:r>
      <w:r w:rsidRPr="00CA59EF">
        <w:rPr>
          <w:sz w:val="20"/>
          <w:szCs w:val="20"/>
        </w:rPr>
        <w:t>. 2016 Nov 14;6(11):e012799. doi: 10.1136/bmjopen-2016-012799.</w:t>
      </w:r>
      <w:bookmarkEnd w:id="1186"/>
    </w:p>
    <w:p w14:paraId="23F22F2A" w14:textId="30934DD7" w:rsidR="00D46558" w:rsidRPr="00F30DEA" w:rsidRDefault="00F30DEA" w:rsidP="00786310">
      <w:pPr>
        <w:pStyle w:val="ListParagraph"/>
        <w:numPr>
          <w:ilvl w:val="0"/>
          <w:numId w:val="3"/>
        </w:numPr>
        <w:spacing w:before="40" w:after="40" w:line="260" w:lineRule="auto"/>
        <w:jc w:val="both"/>
        <w:rPr>
          <w:sz w:val="20"/>
          <w:szCs w:val="20"/>
        </w:rPr>
      </w:pPr>
      <w:bookmarkStart w:id="1187" w:name="_Ref232013315"/>
      <w:r w:rsidRPr="00CA59EF">
        <w:rPr>
          <w:sz w:val="20"/>
          <w:szCs w:val="20"/>
        </w:rPr>
        <w:t xml:space="preserve">Collins GS, Reitsma JB, Altman DG, Moons KG. Transparent reporting of a multivariable prediction model for individual prognosis or diagnosis (TRIPOD): the TRIPOD statement. </w:t>
      </w:r>
      <w:r w:rsidRPr="00CA59EF">
        <w:rPr>
          <w:i/>
          <w:iCs/>
          <w:sz w:val="20"/>
          <w:szCs w:val="20"/>
        </w:rPr>
        <w:t>BMJ.</w:t>
      </w:r>
      <w:r w:rsidRPr="00CA59EF">
        <w:rPr>
          <w:sz w:val="20"/>
          <w:szCs w:val="20"/>
        </w:rPr>
        <w:t xml:space="preserve"> 2015 Jan 7;350:g7594. doi: 10.1136/bmj.g7594. PMID: 25569120.</w:t>
      </w:r>
      <w:bookmarkEnd w:id="1187"/>
    </w:p>
    <w:p w14:paraId="04B05315" w14:textId="77777777" w:rsidR="00F028E4" w:rsidRDefault="00F028E4" w:rsidP="00CA59EF">
      <w:pPr>
        <w:pStyle w:val="ListParagraph"/>
        <w:spacing w:before="40" w:after="40" w:line="260" w:lineRule="auto"/>
        <w:ind w:left="740"/>
        <w:jc w:val="both"/>
      </w:pPr>
    </w:p>
    <w:p w14:paraId="368B9DD7" w14:textId="5A335FA9" w:rsidR="00C979F9" w:rsidRDefault="00000000" w:rsidP="00786310">
      <w:pPr>
        <w:pStyle w:val="ListParagraph"/>
        <w:numPr>
          <w:ilvl w:val="0"/>
          <w:numId w:val="3"/>
        </w:numPr>
        <w:spacing w:before="40" w:after="40" w:line="260" w:lineRule="auto"/>
        <w:jc w:val="both"/>
      </w:pPr>
      <w:r w:rsidRPr="00786310">
        <w:rPr>
          <w:sz w:val="20"/>
          <w:szCs w:val="20"/>
        </w:rPr>
        <w:t xml:space="preserve">Austin PC, Putter H, Giardiello D, van Klaveren D. Graphical calibration curves and the ICI for competing risk models. </w:t>
      </w:r>
      <w:r w:rsidRPr="00655F3B">
        <w:rPr>
          <w:i/>
          <w:iCs/>
          <w:sz w:val="20"/>
          <w:szCs w:val="20"/>
        </w:rPr>
        <w:t>Diagn Progn Res</w:t>
      </w:r>
      <w:r w:rsidRPr="00786310">
        <w:rPr>
          <w:sz w:val="20"/>
          <w:szCs w:val="20"/>
        </w:rPr>
        <w:t>. 2022;6(1):2. doi:10.1186/s41512-021-00114-6</w:t>
      </w:r>
    </w:p>
    <w:p w14:paraId="33AF3D3D" w14:textId="4A0CD3B6" w:rsidR="00C979F9" w:rsidRDefault="00000000" w:rsidP="00786310">
      <w:pPr>
        <w:pStyle w:val="ListParagraph"/>
        <w:numPr>
          <w:ilvl w:val="0"/>
          <w:numId w:val="3"/>
        </w:numPr>
        <w:spacing w:before="40" w:after="40" w:line="260" w:lineRule="auto"/>
        <w:jc w:val="both"/>
      </w:pPr>
      <w:r w:rsidRPr="00786310">
        <w:rPr>
          <w:sz w:val="20"/>
          <w:szCs w:val="20"/>
        </w:rPr>
        <w:t xml:space="preserve">Moons KGM, Kengne AP, Woodward M, et al. Risk prediction models: I. Development, internal validation, and assessing the incremental value of a new (bio)marker. </w:t>
      </w:r>
      <w:r w:rsidRPr="00655F3B">
        <w:rPr>
          <w:i/>
          <w:iCs/>
          <w:sz w:val="20"/>
          <w:szCs w:val="20"/>
        </w:rPr>
        <w:t>Heart</w:t>
      </w:r>
      <w:r w:rsidRPr="00786310">
        <w:rPr>
          <w:sz w:val="20"/>
          <w:szCs w:val="20"/>
        </w:rPr>
        <w:t>. 2012;98(9):683–690. doi:10.1136/heartjnl-2011-301246</w:t>
      </w:r>
    </w:p>
    <w:p w14:paraId="2B0139D1" w14:textId="1E2BB344" w:rsidR="00C979F9" w:rsidRDefault="00000000" w:rsidP="00786310">
      <w:pPr>
        <w:pStyle w:val="ListParagraph"/>
        <w:numPr>
          <w:ilvl w:val="0"/>
          <w:numId w:val="3"/>
        </w:numPr>
        <w:spacing w:before="40" w:after="40" w:line="260" w:lineRule="auto"/>
        <w:jc w:val="both"/>
      </w:pPr>
      <w:r w:rsidRPr="00786310">
        <w:rPr>
          <w:sz w:val="20"/>
          <w:szCs w:val="20"/>
        </w:rPr>
        <w:t xml:space="preserve">Riley RD, Ensor J, Snell KIE, et al. Calculating the sample size required for developing a clinical prediction model. </w:t>
      </w:r>
      <w:r w:rsidRPr="00655F3B">
        <w:rPr>
          <w:i/>
          <w:iCs/>
          <w:sz w:val="20"/>
          <w:szCs w:val="20"/>
        </w:rPr>
        <w:t>BMJ</w:t>
      </w:r>
      <w:r w:rsidRPr="00786310">
        <w:rPr>
          <w:sz w:val="20"/>
          <w:szCs w:val="20"/>
        </w:rPr>
        <w:t>. 2020;368:m441. doi:10.1136/bmj.m441</w:t>
      </w:r>
    </w:p>
    <w:p w14:paraId="3C5AE0D3" w14:textId="63ADD1AD" w:rsidR="00C979F9" w:rsidRDefault="00000000" w:rsidP="00786310">
      <w:pPr>
        <w:pStyle w:val="ListParagraph"/>
        <w:numPr>
          <w:ilvl w:val="0"/>
          <w:numId w:val="3"/>
        </w:numPr>
        <w:spacing w:before="40" w:after="40" w:line="260" w:lineRule="auto"/>
        <w:jc w:val="both"/>
      </w:pPr>
      <w:r w:rsidRPr="00786310">
        <w:rPr>
          <w:sz w:val="20"/>
          <w:szCs w:val="20"/>
        </w:rPr>
        <w:t>Endres E, Schwager M. nhanesA: An R Package for Accessing NHANES Data. CRAN; 2023. Available at: https://cran.r-project.org/package=nhanesA</w:t>
      </w:r>
    </w:p>
    <w:p w14:paraId="056FDB6B" w14:textId="734E9684" w:rsidR="00C979F9" w:rsidRDefault="00000000" w:rsidP="00786310">
      <w:pPr>
        <w:pStyle w:val="ListParagraph"/>
        <w:numPr>
          <w:ilvl w:val="0"/>
          <w:numId w:val="3"/>
        </w:numPr>
        <w:spacing w:before="40" w:after="40" w:line="260" w:lineRule="auto"/>
        <w:jc w:val="both"/>
      </w:pPr>
      <w:r w:rsidRPr="00786310">
        <w:rPr>
          <w:sz w:val="20"/>
          <w:szCs w:val="20"/>
        </w:rPr>
        <w:t xml:space="preserve">Johnson AEW, Pollard TJ, Shen L, et al. MIMIC-III, a freely accessible critical care database. </w:t>
      </w:r>
      <w:r w:rsidRPr="00655F3B">
        <w:rPr>
          <w:i/>
          <w:iCs/>
          <w:sz w:val="20"/>
          <w:szCs w:val="20"/>
        </w:rPr>
        <w:t>Sci Data</w:t>
      </w:r>
      <w:r w:rsidRPr="00786310">
        <w:rPr>
          <w:sz w:val="20"/>
          <w:szCs w:val="20"/>
        </w:rPr>
        <w:t>. 2016;3:160035. doi:10.1038/sdata.2016.35</w:t>
      </w:r>
    </w:p>
    <w:p w14:paraId="2F414667" w14:textId="4CBADE3E" w:rsidR="00C979F9" w:rsidRDefault="00000000" w:rsidP="00786310">
      <w:pPr>
        <w:pStyle w:val="ListParagraph"/>
        <w:numPr>
          <w:ilvl w:val="0"/>
          <w:numId w:val="3"/>
        </w:numPr>
        <w:spacing w:before="40" w:after="40" w:line="260" w:lineRule="auto"/>
        <w:jc w:val="both"/>
      </w:pPr>
      <w:r w:rsidRPr="00786310">
        <w:rPr>
          <w:sz w:val="20"/>
          <w:szCs w:val="20"/>
        </w:rPr>
        <w:t xml:space="preserve">Elixhauser A, Steiner C, Harris DR, Coffey RM. Comorbidity measures for use with administrative data. </w:t>
      </w:r>
      <w:r w:rsidRPr="00655F3B">
        <w:rPr>
          <w:i/>
          <w:iCs/>
          <w:sz w:val="20"/>
          <w:szCs w:val="20"/>
        </w:rPr>
        <w:t>Med Care</w:t>
      </w:r>
      <w:r w:rsidRPr="00786310">
        <w:rPr>
          <w:sz w:val="20"/>
          <w:szCs w:val="20"/>
        </w:rPr>
        <w:t>. 1998;36(1):8–27. doi:10.1097/00005650-199801000-00004</w:t>
      </w:r>
    </w:p>
    <w:p w14:paraId="7636AF89" w14:textId="2013F820" w:rsidR="00C979F9" w:rsidRDefault="00000000" w:rsidP="00786310">
      <w:pPr>
        <w:pStyle w:val="ListParagraph"/>
        <w:numPr>
          <w:ilvl w:val="0"/>
          <w:numId w:val="3"/>
        </w:numPr>
        <w:spacing w:before="40" w:after="40" w:line="260" w:lineRule="auto"/>
        <w:jc w:val="both"/>
      </w:pPr>
      <w:r w:rsidRPr="00786310">
        <w:rPr>
          <w:sz w:val="20"/>
          <w:szCs w:val="20"/>
        </w:rPr>
        <w:t>FDA. Artificial Intelligence and Machine Learning (AI/ML) Software as a Medical Device Action Plan. Silver Spring, MD: U.S. Food and Drug Administration; 2021. Available at: https://www.fda.gov/medical-devices/software-medical-device-samd/artificial-intelligence-and-machine-learning-software-medical-device</w:t>
      </w:r>
    </w:p>
    <w:p w14:paraId="2AF91DF8" w14:textId="77777777" w:rsidR="00C979F9" w:rsidRDefault="00C979F9">
      <w:pPr>
        <w:spacing w:before="60" w:after="60"/>
      </w:pPr>
    </w:p>
    <w:p w14:paraId="31FF8F08" w14:textId="77777777" w:rsidR="00C979F9" w:rsidRDefault="00000000">
      <w:pPr>
        <w:pStyle w:val="Heading1"/>
      </w:pPr>
      <w:r>
        <w:t>Appendix: Annotated R Code</w:t>
      </w:r>
    </w:p>
    <w:p w14:paraId="341EFAE0" w14:textId="77777777" w:rsidR="00C979F9" w:rsidRDefault="00000000">
      <w:pPr>
        <w:pStyle w:val="Heading2"/>
      </w:pPr>
      <w:r>
        <w:t>A1. Full preprocessing recipe (transform-then-center)</w:t>
      </w:r>
    </w:p>
    <w:p w14:paraId="238B3C78" w14:textId="77777777" w:rsidR="00C979F9" w:rsidRDefault="00000000">
      <w:pPr>
        <w:spacing w:before="40" w:after="40"/>
        <w:ind w:left="720"/>
      </w:pPr>
      <w:r>
        <w:rPr>
          <w:rFonts w:ascii="Courier New" w:eastAsia="Courier New" w:hAnsi="Courier New" w:cs="Courier New"/>
          <w:color w:val="1A3557"/>
          <w:sz w:val="20"/>
          <w:szCs w:val="20"/>
        </w:rPr>
        <w:t>library(recipes)</w:t>
      </w:r>
    </w:p>
    <w:p w14:paraId="2F9B79F2" w14:textId="77777777" w:rsidR="00C979F9" w:rsidRDefault="00C979F9">
      <w:pPr>
        <w:spacing w:before="40" w:after="40"/>
        <w:ind w:left="720"/>
      </w:pPr>
    </w:p>
    <w:p w14:paraId="7AA21526" w14:textId="77777777" w:rsidR="00C979F9" w:rsidRDefault="00000000">
      <w:pPr>
        <w:spacing w:before="40" w:after="40"/>
        <w:ind w:left="720"/>
      </w:pPr>
      <w:r>
        <w:rPr>
          <w:rFonts w:ascii="Courier New" w:eastAsia="Courier New" w:hAnsi="Courier New" w:cs="Courier New"/>
          <w:color w:val="1A3557"/>
          <w:sz w:val="20"/>
          <w:szCs w:val="20"/>
        </w:rPr>
        <w:t>rec &lt;- recipe(outcome ~ age + bmi + sex + comorbidity, data = dev) |&gt;</w:t>
      </w:r>
    </w:p>
    <w:p w14:paraId="371243A6" w14:textId="77777777" w:rsidR="00C979F9" w:rsidRDefault="00000000">
      <w:pPr>
        <w:spacing w:before="40" w:after="40"/>
        <w:ind w:left="720"/>
      </w:pPr>
      <w:r>
        <w:rPr>
          <w:rFonts w:ascii="Courier New" w:eastAsia="Courier New" w:hAnsi="Courier New" w:cs="Courier New"/>
          <w:color w:val="1A3557"/>
          <w:sz w:val="20"/>
          <w:szCs w:val="20"/>
        </w:rPr>
        <w:t xml:space="preserve">  step_dummy(sex) |&gt;                          # binary/categorical encoding</w:t>
      </w:r>
    </w:p>
    <w:p w14:paraId="52BA000F" w14:textId="77777777" w:rsidR="00C979F9" w:rsidRDefault="00000000">
      <w:pPr>
        <w:spacing w:before="40" w:after="40"/>
        <w:ind w:left="720"/>
      </w:pPr>
      <w:r>
        <w:rPr>
          <w:rFonts w:ascii="Courier New" w:eastAsia="Courier New" w:hAnsi="Courier New" w:cs="Courier New"/>
          <w:color w:val="1A3557"/>
          <w:sz w:val="20"/>
          <w:szCs w:val="20"/>
        </w:rPr>
        <w:t xml:space="preserve">  step_rcs(age, options = list(df = 4)) |&gt;    # 3-knot RCS on age</w:t>
      </w:r>
    </w:p>
    <w:p w14:paraId="44A12799" w14:textId="77777777" w:rsidR="00C979F9" w:rsidRDefault="00000000">
      <w:pPr>
        <w:spacing w:before="40" w:after="40"/>
        <w:ind w:left="720"/>
      </w:pPr>
      <w:r>
        <w:rPr>
          <w:rFonts w:ascii="Courier New" w:eastAsia="Courier New" w:hAnsi="Courier New" w:cs="Courier New"/>
          <w:color w:val="1A3557"/>
          <w:sz w:val="20"/>
          <w:szCs w:val="20"/>
        </w:rPr>
        <w:lastRenderedPageBreak/>
        <w:t xml:space="preserve">  step_poly(bmi, degree = 2) |&gt;               # quadratic on BMI</w:t>
      </w:r>
    </w:p>
    <w:p w14:paraId="757904DA" w14:textId="77777777" w:rsidR="00C979F9" w:rsidRDefault="00000000">
      <w:pPr>
        <w:spacing w:before="40" w:after="40"/>
        <w:ind w:left="720"/>
      </w:pPr>
      <w:r>
        <w:rPr>
          <w:rFonts w:ascii="Courier New" w:eastAsia="Courier New" w:hAnsi="Courier New" w:cs="Courier New"/>
          <w:color w:val="1A3557"/>
          <w:sz w:val="20"/>
          <w:szCs w:val="20"/>
        </w:rPr>
        <w:t xml:space="preserve">  step_interact(terms = ~ age:sex_male) |&gt;    # age × sex interaction</w:t>
      </w:r>
    </w:p>
    <w:p w14:paraId="3EBC0B18" w14:textId="77777777" w:rsidR="00C979F9" w:rsidRDefault="00000000">
      <w:pPr>
        <w:spacing w:before="40" w:after="40"/>
        <w:ind w:left="720"/>
      </w:pPr>
      <w:r>
        <w:rPr>
          <w:rFonts w:ascii="Courier New" w:eastAsia="Courier New" w:hAnsi="Courier New" w:cs="Courier New"/>
          <w:color w:val="1A3557"/>
          <w:sz w:val="20"/>
          <w:szCs w:val="20"/>
        </w:rPr>
        <w:t xml:space="preserve">  step_center(all_numeric_predictors())       # center AFTER all transforms</w:t>
      </w:r>
    </w:p>
    <w:p w14:paraId="4F0260C6" w14:textId="77777777" w:rsidR="00C979F9" w:rsidRDefault="00C979F9">
      <w:pPr>
        <w:spacing w:before="40" w:after="40"/>
        <w:ind w:left="720"/>
      </w:pPr>
    </w:p>
    <w:p w14:paraId="29476997" w14:textId="77777777" w:rsidR="00C979F9" w:rsidRDefault="00000000">
      <w:pPr>
        <w:spacing w:before="40" w:after="40"/>
        <w:ind w:left="720"/>
      </w:pPr>
      <w:r>
        <w:rPr>
          <w:rFonts w:ascii="Courier New" w:eastAsia="Courier New" w:hAnsi="Courier New" w:cs="Courier New"/>
          <w:color w:val="1A3557"/>
          <w:sz w:val="20"/>
          <w:szCs w:val="20"/>
        </w:rPr>
        <w:t>prep_rec &lt;- prep(rec, training = dev)         # fit centering constants on dev</w:t>
      </w:r>
    </w:p>
    <w:p w14:paraId="33AAA1A5" w14:textId="77777777" w:rsidR="00C979F9" w:rsidRDefault="00000000">
      <w:pPr>
        <w:spacing w:before="40" w:after="40"/>
        <w:ind w:left="720"/>
      </w:pPr>
      <w:r>
        <w:rPr>
          <w:rFonts w:ascii="Courier New" w:eastAsia="Courier New" w:hAnsi="Courier New" w:cs="Courier New"/>
          <w:color w:val="1A3557"/>
          <w:sz w:val="20"/>
          <w:szCs w:val="20"/>
        </w:rPr>
        <w:t>tidy(prep_rec, number = 5)                    # inspect centering constants</w:t>
      </w:r>
    </w:p>
    <w:p w14:paraId="3407FDF9" w14:textId="77777777" w:rsidR="00C979F9" w:rsidRDefault="00C979F9">
      <w:pPr>
        <w:spacing w:before="60" w:after="60"/>
      </w:pPr>
    </w:p>
    <w:p w14:paraId="31A71ACA" w14:textId="77777777" w:rsidR="00C979F9" w:rsidRDefault="00000000">
      <w:pPr>
        <w:pStyle w:val="Heading2"/>
      </w:pPr>
      <w:r>
        <w:t>A2. Mean-only intercept re-calibration (no outcome data required)</w:t>
      </w:r>
    </w:p>
    <w:p w14:paraId="72BB8F59" w14:textId="77777777" w:rsidR="00C979F9" w:rsidRDefault="00000000">
      <w:pPr>
        <w:spacing w:before="40" w:after="40"/>
        <w:ind w:left="720"/>
      </w:pPr>
      <w:r>
        <w:rPr>
          <w:rFonts w:ascii="Courier New" w:eastAsia="Courier New" w:hAnsi="Courier New" w:cs="Courier New"/>
          <w:color w:val="1A3557"/>
          <w:sz w:val="20"/>
          <w:szCs w:val="20"/>
        </w:rPr>
        <w:t># Bake target data using derivation recipe</w:t>
      </w:r>
    </w:p>
    <w:p w14:paraId="20772C9D" w14:textId="77777777" w:rsidR="00C979F9" w:rsidRDefault="00000000">
      <w:pPr>
        <w:spacing w:before="40" w:after="40"/>
        <w:ind w:left="720"/>
      </w:pPr>
      <w:r>
        <w:rPr>
          <w:rFonts w:ascii="Courier New" w:eastAsia="Courier New" w:hAnsi="Courier New" w:cs="Courier New"/>
          <w:color w:val="1A3557"/>
          <w:sz w:val="20"/>
          <w:szCs w:val="20"/>
        </w:rPr>
        <w:t>target_baked &lt;- bake(prep_rec, new_data = target_data)</w:t>
      </w:r>
    </w:p>
    <w:p w14:paraId="16F75070" w14:textId="77777777" w:rsidR="00C979F9" w:rsidRDefault="00C979F9">
      <w:pPr>
        <w:spacing w:before="40" w:after="40"/>
        <w:ind w:left="720"/>
      </w:pPr>
    </w:p>
    <w:p w14:paraId="28D5A484" w14:textId="77777777" w:rsidR="00C979F9" w:rsidRDefault="00000000">
      <w:pPr>
        <w:spacing w:before="40" w:after="40"/>
        <w:ind w:left="720"/>
      </w:pPr>
      <w:r>
        <w:rPr>
          <w:rFonts w:ascii="Courier New" w:eastAsia="Courier New" w:hAnsi="Courier New" w:cs="Courier New"/>
          <w:color w:val="1A3557"/>
          <w:sz w:val="20"/>
          <w:szCs w:val="20"/>
        </w:rPr>
        <w:t># Covariate means in target (deviation from derivation means, which are 0 post-centering)</w:t>
      </w:r>
    </w:p>
    <w:p w14:paraId="27152EE7" w14:textId="77777777" w:rsidR="00C979F9" w:rsidRDefault="00000000">
      <w:pPr>
        <w:spacing w:before="40" w:after="40"/>
        <w:ind w:left="720"/>
      </w:pPr>
      <w:r>
        <w:rPr>
          <w:rFonts w:ascii="Courier New" w:eastAsia="Courier New" w:hAnsi="Courier New" w:cs="Courier New"/>
          <w:color w:val="1A3557"/>
          <w:sz w:val="20"/>
          <w:szCs w:val="20"/>
        </w:rPr>
        <w:t>delta_mu &lt;- colMeans(select(target_baked, -outcome))</w:t>
      </w:r>
    </w:p>
    <w:p w14:paraId="72B50A50" w14:textId="77777777" w:rsidR="00C979F9" w:rsidRDefault="00C979F9">
      <w:pPr>
        <w:spacing w:before="40" w:after="40"/>
        <w:ind w:left="720"/>
      </w:pPr>
    </w:p>
    <w:p w14:paraId="26599A52" w14:textId="77777777" w:rsidR="00C979F9" w:rsidRDefault="00000000">
      <w:pPr>
        <w:spacing w:before="40" w:after="40"/>
        <w:ind w:left="720"/>
      </w:pPr>
      <w:r>
        <w:rPr>
          <w:rFonts w:ascii="Courier New" w:eastAsia="Courier New" w:hAnsi="Courier New" w:cs="Courier New"/>
          <w:color w:val="1A3557"/>
          <w:sz w:val="20"/>
          <w:szCs w:val="20"/>
        </w:rPr>
        <w:t># Coefficient vector (exclude intercept)</w:t>
      </w:r>
    </w:p>
    <w:p w14:paraId="56820DFC" w14:textId="77777777" w:rsidR="00C979F9" w:rsidRDefault="00000000">
      <w:pPr>
        <w:spacing w:before="40" w:after="40"/>
        <w:ind w:left="720"/>
      </w:pPr>
      <w:r>
        <w:rPr>
          <w:rFonts w:ascii="Courier New" w:eastAsia="Courier New" w:hAnsi="Courier New" w:cs="Courier New"/>
          <w:color w:val="1A3557"/>
          <w:sz w:val="20"/>
          <w:szCs w:val="20"/>
        </w:rPr>
        <w:t>coef_vec &lt;- coef(fitted_model)[-1]</w:t>
      </w:r>
    </w:p>
    <w:p w14:paraId="565F605A" w14:textId="77777777" w:rsidR="00C979F9" w:rsidRDefault="00C979F9">
      <w:pPr>
        <w:spacing w:before="40" w:after="40"/>
        <w:ind w:left="720"/>
      </w:pPr>
    </w:p>
    <w:p w14:paraId="24003470" w14:textId="77777777" w:rsidR="00C979F9" w:rsidRDefault="00000000">
      <w:pPr>
        <w:spacing w:before="40" w:after="40"/>
        <w:ind w:left="720"/>
      </w:pPr>
      <w:r>
        <w:rPr>
          <w:rFonts w:ascii="Courier New" w:eastAsia="Courier New" w:hAnsi="Courier New" w:cs="Courier New"/>
          <w:color w:val="1A3557"/>
          <w:sz w:val="20"/>
          <w:szCs w:val="20"/>
        </w:rPr>
        <w:t># Updated intercept — logistic regression</w:t>
      </w:r>
    </w:p>
    <w:p w14:paraId="36E87B10" w14:textId="77777777" w:rsidR="00C979F9" w:rsidRDefault="00000000">
      <w:pPr>
        <w:spacing w:before="40" w:after="40"/>
        <w:ind w:left="720"/>
      </w:pPr>
      <w:r>
        <w:rPr>
          <w:rFonts w:ascii="Courier New" w:eastAsia="Courier New" w:hAnsi="Courier New" w:cs="Courier New"/>
          <w:color w:val="1A3557"/>
          <w:sz w:val="20"/>
          <w:szCs w:val="20"/>
        </w:rPr>
        <w:t>alpha_new &lt;- coef(fitted_model)[1] - sum(coef_vec * delta_mu)</w:t>
      </w:r>
    </w:p>
    <w:p w14:paraId="0FC5EE81" w14:textId="77777777" w:rsidR="00C979F9" w:rsidRDefault="00C979F9">
      <w:pPr>
        <w:spacing w:before="40" w:after="40"/>
        <w:ind w:left="720"/>
      </w:pPr>
    </w:p>
    <w:p w14:paraId="375B8E99" w14:textId="77777777" w:rsidR="00C979F9" w:rsidRDefault="00000000">
      <w:pPr>
        <w:spacing w:before="40" w:after="40"/>
        <w:ind w:left="720"/>
      </w:pPr>
      <w:r>
        <w:rPr>
          <w:rFonts w:ascii="Courier New" w:eastAsia="Courier New" w:hAnsi="Courier New" w:cs="Courier New"/>
          <w:color w:val="1A3557"/>
          <w:sz w:val="20"/>
          <w:szCs w:val="20"/>
        </w:rPr>
        <w:t># If target outcome prevalence p_bar_target is known:</w:t>
      </w:r>
    </w:p>
    <w:p w14:paraId="4E7A6537" w14:textId="77777777" w:rsidR="00C979F9" w:rsidRDefault="00000000">
      <w:pPr>
        <w:spacing w:before="40" w:after="40"/>
        <w:ind w:left="720"/>
      </w:pPr>
      <w:r>
        <w:rPr>
          <w:rFonts w:ascii="Courier New" w:eastAsia="Courier New" w:hAnsi="Courier New" w:cs="Courier New"/>
          <w:color w:val="1A3557"/>
          <w:sz w:val="20"/>
          <w:szCs w:val="20"/>
        </w:rPr>
        <w:t># alpha_new &lt;- qlogis(p_bar_target) - sum(coef_vec * delta_mu)</w:t>
      </w:r>
    </w:p>
    <w:p w14:paraId="4889BC75" w14:textId="77777777" w:rsidR="00C979F9" w:rsidRDefault="00C979F9">
      <w:pPr>
        <w:spacing w:before="60" w:after="60"/>
      </w:pPr>
    </w:p>
    <w:p w14:paraId="670FA74C" w14:textId="77777777" w:rsidR="00C979F9" w:rsidRDefault="00000000">
      <w:pPr>
        <w:pStyle w:val="Heading2"/>
      </w:pPr>
      <w:r>
        <w:t>A3. CITL and Platt scaling (individual linked data required)</w:t>
      </w:r>
    </w:p>
    <w:p w14:paraId="5E9203CC" w14:textId="77777777" w:rsidR="00C979F9" w:rsidRDefault="00000000">
      <w:pPr>
        <w:spacing w:before="40" w:after="40"/>
        <w:ind w:left="720"/>
      </w:pPr>
      <w:r>
        <w:rPr>
          <w:rFonts w:ascii="Courier New" w:eastAsia="Courier New" w:hAnsi="Courier New" w:cs="Courier New"/>
          <w:color w:val="1A3557"/>
          <w:sz w:val="20"/>
          <w:szCs w:val="20"/>
        </w:rPr>
        <w:t>pred_lp &lt;- predict(fitted_model, newdata = target_baked, type = 'link')</w:t>
      </w:r>
    </w:p>
    <w:p w14:paraId="22A8863F" w14:textId="77777777" w:rsidR="00C979F9" w:rsidRDefault="00C979F9">
      <w:pPr>
        <w:spacing w:before="40" w:after="40"/>
        <w:ind w:left="720"/>
      </w:pPr>
    </w:p>
    <w:p w14:paraId="3632F043" w14:textId="77777777" w:rsidR="00C979F9" w:rsidRDefault="00000000">
      <w:pPr>
        <w:spacing w:before="40" w:after="40"/>
        <w:ind w:left="720"/>
      </w:pPr>
      <w:r>
        <w:rPr>
          <w:rFonts w:ascii="Courier New" w:eastAsia="Courier New" w:hAnsi="Courier New" w:cs="Courier New"/>
          <w:color w:val="1A3557"/>
          <w:sz w:val="20"/>
          <w:szCs w:val="20"/>
        </w:rPr>
        <w:t># Calibration-in-the-large</w:t>
      </w:r>
    </w:p>
    <w:p w14:paraId="5B37F7DB" w14:textId="77777777" w:rsidR="00C979F9" w:rsidRDefault="00000000">
      <w:pPr>
        <w:spacing w:before="40" w:after="40"/>
        <w:ind w:left="720"/>
      </w:pPr>
      <w:r>
        <w:rPr>
          <w:rFonts w:ascii="Courier New" w:eastAsia="Courier New" w:hAnsi="Courier New" w:cs="Courier New"/>
          <w:color w:val="1A3557"/>
          <w:sz w:val="20"/>
          <w:szCs w:val="20"/>
        </w:rPr>
        <w:t>citl  &lt;- glm(outcome ~ 1 + offset(pred_lp), family = binomial, data = target_baked)</w:t>
      </w:r>
    </w:p>
    <w:p w14:paraId="0D2C6B45" w14:textId="77777777" w:rsidR="00C979F9" w:rsidRDefault="00000000">
      <w:pPr>
        <w:spacing w:before="40" w:after="40"/>
        <w:ind w:left="720"/>
      </w:pPr>
      <w:r>
        <w:rPr>
          <w:rFonts w:ascii="Courier New" w:eastAsia="Courier New" w:hAnsi="Courier New" w:cs="Courier New"/>
          <w:color w:val="1A3557"/>
          <w:sz w:val="20"/>
          <w:szCs w:val="20"/>
        </w:rPr>
        <w:t>alpha_citl &lt;- coef(citl)[1]</w:t>
      </w:r>
    </w:p>
    <w:p w14:paraId="7C1C0051" w14:textId="77777777" w:rsidR="00C979F9" w:rsidRDefault="00C979F9">
      <w:pPr>
        <w:spacing w:before="40" w:after="40"/>
        <w:ind w:left="720"/>
      </w:pPr>
    </w:p>
    <w:p w14:paraId="594523DA" w14:textId="77777777" w:rsidR="00C979F9" w:rsidRDefault="00000000">
      <w:pPr>
        <w:spacing w:before="40" w:after="40"/>
        <w:ind w:left="720"/>
      </w:pPr>
      <w:r>
        <w:rPr>
          <w:rFonts w:ascii="Courier New" w:eastAsia="Courier New" w:hAnsi="Courier New" w:cs="Courier New"/>
          <w:color w:val="1A3557"/>
          <w:sz w:val="20"/>
          <w:szCs w:val="20"/>
        </w:rPr>
        <w:t># Platt scaling</w:t>
      </w:r>
    </w:p>
    <w:p w14:paraId="4C7D48EC" w14:textId="77777777" w:rsidR="00C979F9" w:rsidRDefault="00000000">
      <w:pPr>
        <w:spacing w:before="40" w:after="40"/>
        <w:ind w:left="720"/>
      </w:pPr>
      <w:r>
        <w:rPr>
          <w:rFonts w:ascii="Courier New" w:eastAsia="Courier New" w:hAnsi="Courier New" w:cs="Courier New"/>
          <w:color w:val="1A3557"/>
          <w:sz w:val="20"/>
          <w:szCs w:val="20"/>
        </w:rPr>
        <w:t>platt &lt;- glm(outcome ~ pred_lp, family = binomial, data = target_baked)</w:t>
      </w:r>
    </w:p>
    <w:p w14:paraId="7D6360B2" w14:textId="77777777" w:rsidR="00C979F9" w:rsidRDefault="00000000">
      <w:pPr>
        <w:spacing w:before="40" w:after="40"/>
        <w:ind w:left="720"/>
      </w:pPr>
      <w:r>
        <w:rPr>
          <w:rFonts w:ascii="Courier New" w:eastAsia="Courier New" w:hAnsi="Courier New" w:cs="Courier New"/>
          <w:color w:val="1A3557"/>
          <w:sz w:val="20"/>
          <w:szCs w:val="20"/>
        </w:rPr>
        <w:t>alpha_platt &lt;- coef(platt)[1]</w:t>
      </w:r>
    </w:p>
    <w:p w14:paraId="68817A22" w14:textId="77777777" w:rsidR="00C979F9" w:rsidRDefault="00000000">
      <w:pPr>
        <w:spacing w:before="40" w:after="40"/>
        <w:ind w:left="720"/>
      </w:pPr>
      <w:r>
        <w:rPr>
          <w:rFonts w:ascii="Courier New" w:eastAsia="Courier New" w:hAnsi="Courier New" w:cs="Courier New"/>
          <w:color w:val="1A3557"/>
          <w:sz w:val="20"/>
          <w:szCs w:val="20"/>
        </w:rPr>
        <w:t>beta_platt  &lt;- coef(platt)[2]</w:t>
      </w:r>
    </w:p>
    <w:sectPr w:rsidR="00C979F9">
      <w:headerReference w:type="default" r:id="rId14"/>
      <w:footerReference w:type="default" r:id="rId15"/>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Li" w:date="2026-05-14T10:35:00Z" w:initials="JL">
    <w:p w14:paraId="43FBDB46" w14:textId="77777777" w:rsidR="00197FFC" w:rsidRDefault="00197FFC" w:rsidP="00197FFC">
      <w:r>
        <w:rPr>
          <w:rStyle w:val="CommentReference"/>
        </w:rPr>
        <w:annotationRef/>
      </w:r>
      <w:r>
        <w:rPr>
          <w:sz w:val="20"/>
          <w:szCs w:val="20"/>
        </w:rPr>
        <w:t>Not exactly the recipes package,   but similar design with step_ functions.</w:t>
      </w:r>
    </w:p>
  </w:comment>
  <w:comment w:id="1" w:author="Juan Li" w:date="2026-05-14T11:40:00Z" w:initials="JL">
    <w:p w14:paraId="1A7FCFA1" w14:textId="77777777" w:rsidR="00377DFD" w:rsidRDefault="00415257" w:rsidP="00377DFD">
      <w:r>
        <w:rPr>
          <w:rStyle w:val="CommentReference"/>
        </w:rPr>
        <w:annotationRef/>
      </w:r>
      <w:r w:rsidR="00377DFD">
        <w:rPr>
          <w:sz w:val="20"/>
          <w:szCs w:val="20"/>
        </w:rPr>
        <w:t>These reference numbers seem incorrect?</w:t>
      </w:r>
    </w:p>
  </w:comment>
  <w:comment w:id="197" w:author="Juan Li" w:date="2026-05-14T15:12:00Z" w:initials="JL">
    <w:p w14:paraId="377F13E8" w14:textId="77777777" w:rsidR="008D3E2F" w:rsidRDefault="00115024" w:rsidP="008D3E2F">
      <w:r>
        <w:rPr>
          <w:rStyle w:val="CommentReference"/>
        </w:rPr>
        <w:annotationRef/>
      </w:r>
      <w:r w:rsidR="008D3E2F">
        <w:rPr>
          <w:sz w:val="20"/>
          <w:szCs w:val="20"/>
        </w:rPr>
        <w:t xml:space="preserve">In the repo, I implemented this using some in-house functions that follow the recipes design. </w:t>
      </w:r>
    </w:p>
  </w:comment>
  <w:comment w:id="210" w:author="Juan Li" w:date="2026-05-14T15:23:00Z" w:initials="JL">
    <w:p w14:paraId="09164C0A" w14:textId="77777777" w:rsidR="009B49B4" w:rsidRDefault="009B49B4" w:rsidP="009B49B4">
      <w:r>
        <w:rPr>
          <w:rStyle w:val="CommentReference"/>
        </w:rPr>
        <w:annotationRef/>
      </w:r>
      <w:r>
        <w:rPr>
          <w:sz w:val="20"/>
          <w:szCs w:val="20"/>
        </w:rPr>
        <w:t>Maybe we can move this to appendix?</w:t>
      </w:r>
    </w:p>
  </w:comment>
  <w:comment w:id="236" w:author="Juan Li" w:date="2026-05-26T20:08:00Z" w:initials="JL">
    <w:p w14:paraId="6297BDCD" w14:textId="77777777" w:rsidR="00265A90" w:rsidRDefault="00265A90" w:rsidP="00265A90">
      <w:r>
        <w:rPr>
          <w:rStyle w:val="CommentReference"/>
        </w:rPr>
        <w:annotationRef/>
      </w:r>
      <w:r>
        <w:rPr>
          <w:sz w:val="20"/>
          <w:szCs w:val="20"/>
        </w:rPr>
        <w:t>In the current repo, `prep` and `bake` are not specifically implemented. But I can see they are useful and will add them.</w:t>
      </w:r>
    </w:p>
    <w:p w14:paraId="494474F5" w14:textId="77777777" w:rsidR="00265A90" w:rsidRDefault="00265A90" w:rsidP="00265A90">
      <w:r>
        <w:rPr>
          <w:sz w:val="20"/>
          <w:szCs w:val="20"/>
        </w:rPr>
        <w:t>DISCUSSION, should we create a package for this?</w:t>
      </w:r>
    </w:p>
  </w:comment>
  <w:comment w:id="300" w:author="Juan Li" w:date="2026-05-26T17:38:00Z" w:initials="JL">
    <w:p w14:paraId="14679F98" w14:textId="77777777" w:rsidR="00242F09" w:rsidRDefault="00242F09" w:rsidP="00242F09">
      <w:r>
        <w:rPr>
          <w:rStyle w:val="CommentReference"/>
        </w:rPr>
        <w:annotationRef/>
      </w:r>
      <w:r>
        <w:rPr>
          <w:sz w:val="20"/>
          <w:szCs w:val="20"/>
        </w:rPr>
        <w:t>This is more of a discussion point, IF we want to have sequential models (equal to remove missing variables) instead of one centered models (equal to mean imputation).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BDB46" w15:done="0"/>
  <w15:commentEx w15:paraId="1A7FCFA1" w15:done="0"/>
  <w15:commentEx w15:paraId="377F13E8" w15:done="0"/>
  <w15:commentEx w15:paraId="09164C0A" w15:done="0"/>
  <w15:commentEx w15:paraId="494474F5" w15:done="0"/>
  <w15:commentEx w15:paraId="14679F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65090" w16cex:dateUtc="2026-05-14T14:35:00Z"/>
  <w16cex:commentExtensible w16cex:durableId="4EF8E1D8" w16cex:dateUtc="2026-05-14T15:40:00Z"/>
  <w16cex:commentExtensible w16cex:durableId="1C4F38E3" w16cex:dateUtc="2026-05-14T19:12:00Z"/>
  <w16cex:commentExtensible w16cex:durableId="166BE498" w16cex:dateUtc="2026-05-14T19:23:00Z"/>
  <w16cex:commentExtensible w16cex:durableId="2E5BCFD8" w16cex:dateUtc="2026-05-27T00:08:00Z"/>
  <w16cex:commentExtensible w16cex:durableId="5C2C0689" w16cex:dateUtc="2026-05-26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BDB46" w16cid:durableId="4F565090"/>
  <w16cid:commentId w16cid:paraId="1A7FCFA1" w16cid:durableId="4EF8E1D8"/>
  <w16cid:commentId w16cid:paraId="377F13E8" w16cid:durableId="1C4F38E3"/>
  <w16cid:commentId w16cid:paraId="09164C0A" w16cid:durableId="166BE498"/>
  <w16cid:commentId w16cid:paraId="494474F5" w16cid:durableId="2E5BCFD8"/>
  <w16cid:commentId w16cid:paraId="14679F98" w16cid:durableId="5C2C06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6559" w14:textId="77777777" w:rsidR="00304617" w:rsidRDefault="00304617">
      <w:r>
        <w:separator/>
      </w:r>
    </w:p>
  </w:endnote>
  <w:endnote w:type="continuationSeparator" w:id="0">
    <w:p w14:paraId="235B9368" w14:textId="77777777" w:rsidR="00304617" w:rsidRDefault="00304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2124" w14:textId="77777777" w:rsidR="00C979F9" w:rsidRDefault="00000000">
    <w:pPr>
      <w:pBdr>
        <w:top w:val="single" w:sz="6" w:space="1" w:color="2E75B6"/>
      </w:pBdr>
      <w:jc w:val="right"/>
    </w:pPr>
    <w:r>
      <w:rPr>
        <w:rFonts w:ascii="Arial" w:eastAsia="Arial" w:hAnsi="Arial" w:cs="Arial"/>
        <w:color w:val="555555"/>
        <w:sz w:val="18"/>
        <w:szCs w:val="18"/>
      </w:rPr>
      <w:t xml:space="preserve">Page </w:t>
    </w:r>
    <w:r>
      <w:rPr>
        <w:rFonts w:ascii="Arial" w:eastAsia="Arial" w:hAnsi="Arial" w:cs="Arial"/>
        <w:color w:val="1A3557"/>
        <w:sz w:val="18"/>
        <w:szCs w:val="18"/>
      </w:rPr>
      <w:fldChar w:fldCharType="begin"/>
    </w:r>
    <w:r>
      <w:rPr>
        <w:rFonts w:ascii="Arial" w:eastAsia="Arial" w:hAnsi="Arial" w:cs="Arial"/>
        <w:color w:val="1A3557"/>
        <w:sz w:val="18"/>
        <w:szCs w:val="18"/>
      </w:rPr>
      <w:instrText>PAGE</w:instrText>
    </w:r>
    <w:r>
      <w:rPr>
        <w:rFonts w:ascii="Arial" w:eastAsia="Arial" w:hAnsi="Arial" w:cs="Arial"/>
        <w:color w:val="1A3557"/>
        <w:sz w:val="18"/>
        <w:szCs w:val="18"/>
      </w:rPr>
      <w:fldChar w:fldCharType="separate"/>
    </w:r>
    <w:r w:rsidR="00D10E1C">
      <w:rPr>
        <w:rFonts w:ascii="Arial" w:eastAsia="Arial" w:hAnsi="Arial" w:cs="Arial"/>
        <w:noProof/>
        <w:color w:val="1A3557"/>
        <w:sz w:val="18"/>
        <w:szCs w:val="18"/>
      </w:rPr>
      <w:t>1</w:t>
    </w:r>
    <w:r>
      <w:rPr>
        <w:rFonts w:ascii="Arial" w:eastAsia="Arial" w:hAnsi="Arial" w:cs="Arial"/>
        <w:color w:val="1A355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CF16" w14:textId="77777777" w:rsidR="00304617" w:rsidRDefault="00304617">
      <w:r>
        <w:separator/>
      </w:r>
    </w:p>
  </w:footnote>
  <w:footnote w:type="continuationSeparator" w:id="0">
    <w:p w14:paraId="1BDFC484" w14:textId="77777777" w:rsidR="00304617" w:rsidRDefault="00304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433" w14:textId="55AA163D" w:rsidR="00C979F9" w:rsidRDefault="00000000">
    <w:pPr>
      <w:pBdr>
        <w:bottom w:val="single" w:sz="6" w:space="1" w:color="2E75B6"/>
      </w:pBdr>
    </w:pPr>
    <w:r>
      <w:rPr>
        <w:rFonts w:ascii="Arial" w:eastAsia="Arial" w:hAnsi="Arial" w:cs="Arial"/>
        <w:b/>
        <w:bCs/>
        <w:color w:val="1A3557"/>
        <w:sz w:val="18"/>
        <w:szCs w:val="18"/>
      </w:rPr>
      <w:t xml:space="preserve">Centering in Clinical Prediction Models  </w:t>
    </w:r>
    <w:r>
      <w:rPr>
        <w:rFonts w:ascii="Arial" w:eastAsia="Arial" w:hAnsi="Arial" w:cs="Arial"/>
        <w:i/>
        <w:iCs/>
        <w:color w:val="555555"/>
        <w:sz w:val="18"/>
        <w:szCs w:val="18"/>
      </w:rPr>
      <w:t>Li et al.</w:t>
    </w:r>
    <w:r w:rsidR="00D10E1C">
      <w:rPr>
        <w:rFonts w:ascii="Arial" w:eastAsia="Arial" w:hAnsi="Arial" w:cs="Arial"/>
        <w:i/>
        <w:iCs/>
        <w:color w:val="555555"/>
        <w:sz w:val="18"/>
        <w:szCs w:val="18"/>
      </w:rPr>
      <w:t xml:space="preserve"> </w:t>
    </w:r>
    <w:r>
      <w:rPr>
        <w:rFonts w:ascii="Arial" w:eastAsia="Arial" w:hAnsi="Arial" w:cs="Arial"/>
        <w:i/>
        <w:iCs/>
        <w:color w:val="555555"/>
        <w:sz w:val="18"/>
        <w:szCs w:val="18"/>
      </w:rPr>
      <w:t>Statistics in 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3A05"/>
    <w:multiLevelType w:val="hybridMultilevel"/>
    <w:tmpl w:val="076E7C5A"/>
    <w:lvl w:ilvl="0" w:tplc="72D2739E">
      <w:start w:val="1"/>
      <w:numFmt w:val="decimal"/>
      <w:lvlText w:val="%1."/>
      <w:lvlJc w:val="left"/>
      <w:pPr>
        <w:ind w:left="740" w:hanging="380"/>
      </w:pPr>
      <w:rPr>
        <w:rFonts w:hint="default"/>
        <w:b/>
        <w:color w:val="2E75B6"/>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C82472"/>
    <w:multiLevelType w:val="hybridMultilevel"/>
    <w:tmpl w:val="DB560432"/>
    <w:lvl w:ilvl="0" w:tplc="3B4AF816">
      <w:start w:val="1"/>
      <w:numFmt w:val="bullet"/>
      <w:lvlText w:val="●"/>
      <w:lvlJc w:val="left"/>
      <w:pPr>
        <w:ind w:left="720" w:hanging="360"/>
      </w:pPr>
    </w:lvl>
    <w:lvl w:ilvl="1" w:tplc="0A444038">
      <w:start w:val="1"/>
      <w:numFmt w:val="bullet"/>
      <w:lvlText w:val="○"/>
      <w:lvlJc w:val="left"/>
      <w:pPr>
        <w:ind w:left="1440" w:hanging="360"/>
      </w:pPr>
    </w:lvl>
    <w:lvl w:ilvl="2" w:tplc="1F86E02C">
      <w:start w:val="1"/>
      <w:numFmt w:val="bullet"/>
      <w:lvlText w:val="■"/>
      <w:lvlJc w:val="left"/>
      <w:pPr>
        <w:ind w:left="2160" w:hanging="360"/>
      </w:pPr>
    </w:lvl>
    <w:lvl w:ilvl="3" w:tplc="AB6CB9C8">
      <w:start w:val="1"/>
      <w:numFmt w:val="bullet"/>
      <w:lvlText w:val="●"/>
      <w:lvlJc w:val="left"/>
      <w:pPr>
        <w:ind w:left="2880" w:hanging="360"/>
      </w:pPr>
    </w:lvl>
    <w:lvl w:ilvl="4" w:tplc="BB6A5C88">
      <w:start w:val="1"/>
      <w:numFmt w:val="bullet"/>
      <w:lvlText w:val="○"/>
      <w:lvlJc w:val="left"/>
      <w:pPr>
        <w:ind w:left="3600" w:hanging="360"/>
      </w:pPr>
    </w:lvl>
    <w:lvl w:ilvl="5" w:tplc="36246B68">
      <w:start w:val="1"/>
      <w:numFmt w:val="bullet"/>
      <w:lvlText w:val="■"/>
      <w:lvlJc w:val="left"/>
      <w:pPr>
        <w:ind w:left="4320" w:hanging="360"/>
      </w:pPr>
    </w:lvl>
    <w:lvl w:ilvl="6" w:tplc="DF381168">
      <w:start w:val="1"/>
      <w:numFmt w:val="bullet"/>
      <w:lvlText w:val="●"/>
      <w:lvlJc w:val="left"/>
      <w:pPr>
        <w:ind w:left="5040" w:hanging="360"/>
      </w:pPr>
    </w:lvl>
    <w:lvl w:ilvl="7" w:tplc="2D8E0EAC">
      <w:start w:val="1"/>
      <w:numFmt w:val="bullet"/>
      <w:lvlText w:val="●"/>
      <w:lvlJc w:val="left"/>
      <w:pPr>
        <w:ind w:left="5760" w:hanging="360"/>
      </w:pPr>
    </w:lvl>
    <w:lvl w:ilvl="8" w:tplc="349233FA">
      <w:start w:val="1"/>
      <w:numFmt w:val="bullet"/>
      <w:lvlText w:val="●"/>
      <w:lvlJc w:val="left"/>
      <w:pPr>
        <w:ind w:left="6480" w:hanging="360"/>
      </w:pPr>
    </w:lvl>
  </w:abstractNum>
  <w:abstractNum w:abstractNumId="2" w15:restartNumberingAfterBreak="0">
    <w:nsid w:val="543C3B4C"/>
    <w:multiLevelType w:val="hybridMultilevel"/>
    <w:tmpl w:val="0CDA8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5099573">
    <w:abstractNumId w:val="1"/>
    <w:lvlOverride w:ilvl="0">
      <w:startOverride w:val="1"/>
    </w:lvlOverride>
  </w:num>
  <w:num w:numId="2" w16cid:durableId="1990398258">
    <w:abstractNumId w:val="2"/>
  </w:num>
  <w:num w:numId="3" w16cid:durableId="2236885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Li">
    <w15:presenceInfo w15:providerId="AD" w15:userId="S::juli@ohri.ca::be45ae26-5bd3-4343-afb3-99032b3d8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9F9"/>
    <w:rsid w:val="00001A19"/>
    <w:rsid w:val="0000280E"/>
    <w:rsid w:val="000332D1"/>
    <w:rsid w:val="00043B1D"/>
    <w:rsid w:val="00060409"/>
    <w:rsid w:val="00082A09"/>
    <w:rsid w:val="00082B5A"/>
    <w:rsid w:val="000A7C07"/>
    <w:rsid w:val="000C11E1"/>
    <w:rsid w:val="000F20D1"/>
    <w:rsid w:val="001025EF"/>
    <w:rsid w:val="00115024"/>
    <w:rsid w:val="00116F15"/>
    <w:rsid w:val="001337E0"/>
    <w:rsid w:val="0016217A"/>
    <w:rsid w:val="00164050"/>
    <w:rsid w:val="0017711C"/>
    <w:rsid w:val="001947A5"/>
    <w:rsid w:val="00197FFC"/>
    <w:rsid w:val="001B2826"/>
    <w:rsid w:val="001B49AB"/>
    <w:rsid w:val="001F1D5E"/>
    <w:rsid w:val="001F3F37"/>
    <w:rsid w:val="0021461E"/>
    <w:rsid w:val="0023750D"/>
    <w:rsid w:val="00242F09"/>
    <w:rsid w:val="00265A90"/>
    <w:rsid w:val="002A0190"/>
    <w:rsid w:val="002B21F6"/>
    <w:rsid w:val="002B42F1"/>
    <w:rsid w:val="002B6D9E"/>
    <w:rsid w:val="002C37E6"/>
    <w:rsid w:val="002D22F8"/>
    <w:rsid w:val="002D6ED7"/>
    <w:rsid w:val="00304617"/>
    <w:rsid w:val="00324806"/>
    <w:rsid w:val="0033241F"/>
    <w:rsid w:val="00335758"/>
    <w:rsid w:val="00355B23"/>
    <w:rsid w:val="00361916"/>
    <w:rsid w:val="00363A77"/>
    <w:rsid w:val="00377DFD"/>
    <w:rsid w:val="003A4038"/>
    <w:rsid w:val="003D1115"/>
    <w:rsid w:val="003F5652"/>
    <w:rsid w:val="00415257"/>
    <w:rsid w:val="00417558"/>
    <w:rsid w:val="00417A03"/>
    <w:rsid w:val="00426692"/>
    <w:rsid w:val="00430D65"/>
    <w:rsid w:val="00484ACC"/>
    <w:rsid w:val="004C0E0F"/>
    <w:rsid w:val="004F6244"/>
    <w:rsid w:val="005051FC"/>
    <w:rsid w:val="00512E14"/>
    <w:rsid w:val="00517A49"/>
    <w:rsid w:val="00517BCA"/>
    <w:rsid w:val="005B6A04"/>
    <w:rsid w:val="005C3BBC"/>
    <w:rsid w:val="005D7C00"/>
    <w:rsid w:val="005E6C53"/>
    <w:rsid w:val="005F0AF2"/>
    <w:rsid w:val="00605056"/>
    <w:rsid w:val="006150C6"/>
    <w:rsid w:val="00633D1E"/>
    <w:rsid w:val="00647D14"/>
    <w:rsid w:val="00655F3B"/>
    <w:rsid w:val="00674B56"/>
    <w:rsid w:val="00686793"/>
    <w:rsid w:val="006A1383"/>
    <w:rsid w:val="007048CA"/>
    <w:rsid w:val="00706FAA"/>
    <w:rsid w:val="00730478"/>
    <w:rsid w:val="00733132"/>
    <w:rsid w:val="00741122"/>
    <w:rsid w:val="00782168"/>
    <w:rsid w:val="00786310"/>
    <w:rsid w:val="007A7087"/>
    <w:rsid w:val="007C2B8D"/>
    <w:rsid w:val="007C2C4B"/>
    <w:rsid w:val="007E0BE2"/>
    <w:rsid w:val="007F4FFE"/>
    <w:rsid w:val="00804D1A"/>
    <w:rsid w:val="00810087"/>
    <w:rsid w:val="00825698"/>
    <w:rsid w:val="008543C8"/>
    <w:rsid w:val="00892401"/>
    <w:rsid w:val="008A2173"/>
    <w:rsid w:val="008B0B44"/>
    <w:rsid w:val="008C5B99"/>
    <w:rsid w:val="008D3E2F"/>
    <w:rsid w:val="0093096F"/>
    <w:rsid w:val="00942ED2"/>
    <w:rsid w:val="009541CE"/>
    <w:rsid w:val="00960A03"/>
    <w:rsid w:val="00972A50"/>
    <w:rsid w:val="00974519"/>
    <w:rsid w:val="00983682"/>
    <w:rsid w:val="009B326F"/>
    <w:rsid w:val="009B49B4"/>
    <w:rsid w:val="009B5032"/>
    <w:rsid w:val="009D386A"/>
    <w:rsid w:val="009D78FF"/>
    <w:rsid w:val="009E04A9"/>
    <w:rsid w:val="009F74B4"/>
    <w:rsid w:val="00A06646"/>
    <w:rsid w:val="00A07128"/>
    <w:rsid w:val="00A670CD"/>
    <w:rsid w:val="00A7431C"/>
    <w:rsid w:val="00A74BBC"/>
    <w:rsid w:val="00A92DEF"/>
    <w:rsid w:val="00AC002B"/>
    <w:rsid w:val="00B16DC8"/>
    <w:rsid w:val="00B518F0"/>
    <w:rsid w:val="00B51AC7"/>
    <w:rsid w:val="00B55447"/>
    <w:rsid w:val="00B621E2"/>
    <w:rsid w:val="00B62A77"/>
    <w:rsid w:val="00B82AB3"/>
    <w:rsid w:val="00B8416D"/>
    <w:rsid w:val="00BA4BF4"/>
    <w:rsid w:val="00BC0C75"/>
    <w:rsid w:val="00BC1F2E"/>
    <w:rsid w:val="00BD29FB"/>
    <w:rsid w:val="00BF268A"/>
    <w:rsid w:val="00C063AB"/>
    <w:rsid w:val="00C1033D"/>
    <w:rsid w:val="00C15CC8"/>
    <w:rsid w:val="00C4406E"/>
    <w:rsid w:val="00C47421"/>
    <w:rsid w:val="00C83EAF"/>
    <w:rsid w:val="00C979F9"/>
    <w:rsid w:val="00CA59EF"/>
    <w:rsid w:val="00CA5F75"/>
    <w:rsid w:val="00CD765E"/>
    <w:rsid w:val="00D10E1C"/>
    <w:rsid w:val="00D15FB3"/>
    <w:rsid w:val="00D211C2"/>
    <w:rsid w:val="00D46558"/>
    <w:rsid w:val="00DB1AF2"/>
    <w:rsid w:val="00DF11D2"/>
    <w:rsid w:val="00E053B4"/>
    <w:rsid w:val="00E0780A"/>
    <w:rsid w:val="00E40E91"/>
    <w:rsid w:val="00E46E10"/>
    <w:rsid w:val="00E86513"/>
    <w:rsid w:val="00EA0E52"/>
    <w:rsid w:val="00EC05B6"/>
    <w:rsid w:val="00ED0EA5"/>
    <w:rsid w:val="00EF643A"/>
    <w:rsid w:val="00F028E4"/>
    <w:rsid w:val="00F111D6"/>
    <w:rsid w:val="00F30DEA"/>
    <w:rsid w:val="00F43C36"/>
    <w:rsid w:val="00F637A6"/>
    <w:rsid w:val="00F6763D"/>
    <w:rsid w:val="00F73255"/>
    <w:rsid w:val="00F91D5F"/>
    <w:rsid w:val="00FD515A"/>
    <w:rsid w:val="00FD561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94F5"/>
  <w15:docId w15:val="{F9AF690D-8830-4067-9A49-48C6216E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1A3557"/>
      <w:sz w:val="28"/>
      <w:szCs w:val="28"/>
    </w:rPr>
  </w:style>
  <w:style w:type="paragraph" w:styleId="Heading2">
    <w:name w:val="heading 2"/>
    <w:link w:val="Heading2Char"/>
    <w:uiPriority w:val="9"/>
    <w:unhideWhenUsed/>
    <w:qFormat/>
    <w:pPr>
      <w:spacing w:before="240" w:after="120"/>
      <w:outlineLvl w:val="1"/>
    </w:pPr>
    <w:rPr>
      <w:rFonts w:ascii="Arial" w:eastAsia="Arial" w:hAnsi="Arial" w:cs="Arial"/>
      <w:b/>
      <w:bCs/>
      <w:color w:val="2E75B6"/>
    </w:rPr>
  </w:style>
  <w:style w:type="paragraph" w:styleId="Heading3">
    <w:name w:val="heading 3"/>
    <w:uiPriority w:val="9"/>
    <w:unhideWhenUsed/>
    <w:qFormat/>
    <w:pPr>
      <w:spacing w:before="180" w:after="80"/>
      <w:outlineLvl w:val="2"/>
    </w:pPr>
    <w:rPr>
      <w:rFonts w:ascii="Arial" w:eastAsia="Arial" w:hAnsi="Arial" w:cs="Arial"/>
      <w:b/>
      <w:bCs/>
      <w:i/>
      <w:i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0E1C"/>
    <w:pPr>
      <w:tabs>
        <w:tab w:val="center" w:pos="4680"/>
        <w:tab w:val="right" w:pos="9360"/>
      </w:tabs>
    </w:pPr>
  </w:style>
  <w:style w:type="character" w:customStyle="1" w:styleId="HeaderChar">
    <w:name w:val="Header Char"/>
    <w:basedOn w:val="DefaultParagraphFont"/>
    <w:link w:val="Header"/>
    <w:uiPriority w:val="99"/>
    <w:rsid w:val="00D10E1C"/>
  </w:style>
  <w:style w:type="paragraph" w:styleId="Footer">
    <w:name w:val="footer"/>
    <w:basedOn w:val="Normal"/>
    <w:link w:val="FooterChar"/>
    <w:uiPriority w:val="99"/>
    <w:unhideWhenUsed/>
    <w:rsid w:val="00D10E1C"/>
    <w:pPr>
      <w:tabs>
        <w:tab w:val="center" w:pos="4680"/>
        <w:tab w:val="right" w:pos="9360"/>
      </w:tabs>
    </w:pPr>
  </w:style>
  <w:style w:type="character" w:customStyle="1" w:styleId="FooterChar">
    <w:name w:val="Footer Char"/>
    <w:basedOn w:val="DefaultParagraphFont"/>
    <w:link w:val="Footer"/>
    <w:uiPriority w:val="99"/>
    <w:rsid w:val="00D10E1C"/>
  </w:style>
  <w:style w:type="paragraph" w:styleId="Revision">
    <w:name w:val="Revision"/>
    <w:hidden/>
    <w:uiPriority w:val="99"/>
    <w:semiHidden/>
    <w:rsid w:val="00426692"/>
  </w:style>
  <w:style w:type="character" w:styleId="CommentReference">
    <w:name w:val="annotation reference"/>
    <w:basedOn w:val="DefaultParagraphFont"/>
    <w:uiPriority w:val="99"/>
    <w:semiHidden/>
    <w:unhideWhenUsed/>
    <w:rsid w:val="00197FFC"/>
    <w:rPr>
      <w:sz w:val="16"/>
      <w:szCs w:val="16"/>
    </w:rPr>
  </w:style>
  <w:style w:type="paragraph" w:styleId="CommentText">
    <w:name w:val="annotation text"/>
    <w:basedOn w:val="Normal"/>
    <w:link w:val="CommentTextChar"/>
    <w:uiPriority w:val="99"/>
    <w:semiHidden/>
    <w:unhideWhenUsed/>
    <w:rsid w:val="00197FFC"/>
    <w:rPr>
      <w:sz w:val="20"/>
      <w:szCs w:val="20"/>
    </w:rPr>
  </w:style>
  <w:style w:type="character" w:customStyle="1" w:styleId="CommentTextChar">
    <w:name w:val="Comment Text Char"/>
    <w:basedOn w:val="DefaultParagraphFont"/>
    <w:link w:val="CommentText"/>
    <w:uiPriority w:val="99"/>
    <w:semiHidden/>
    <w:rsid w:val="00197FFC"/>
    <w:rPr>
      <w:sz w:val="20"/>
      <w:szCs w:val="20"/>
    </w:rPr>
  </w:style>
  <w:style w:type="paragraph" w:styleId="CommentSubject">
    <w:name w:val="annotation subject"/>
    <w:basedOn w:val="CommentText"/>
    <w:next w:val="CommentText"/>
    <w:link w:val="CommentSubjectChar"/>
    <w:uiPriority w:val="99"/>
    <w:semiHidden/>
    <w:unhideWhenUsed/>
    <w:rsid w:val="00197FFC"/>
    <w:rPr>
      <w:b/>
      <w:bCs/>
    </w:rPr>
  </w:style>
  <w:style w:type="character" w:customStyle="1" w:styleId="CommentSubjectChar">
    <w:name w:val="Comment Subject Char"/>
    <w:basedOn w:val="CommentTextChar"/>
    <w:link w:val="CommentSubject"/>
    <w:uiPriority w:val="99"/>
    <w:semiHidden/>
    <w:rsid w:val="00197FFC"/>
    <w:rPr>
      <w:b/>
      <w:bCs/>
      <w:sz w:val="20"/>
      <w:szCs w:val="20"/>
    </w:rPr>
  </w:style>
  <w:style w:type="character" w:styleId="UnresolvedMention">
    <w:name w:val="Unresolved Mention"/>
    <w:basedOn w:val="DefaultParagraphFont"/>
    <w:uiPriority w:val="99"/>
    <w:semiHidden/>
    <w:unhideWhenUsed/>
    <w:rsid w:val="00082A09"/>
    <w:rPr>
      <w:color w:val="605E5C"/>
      <w:shd w:val="clear" w:color="auto" w:fill="E1DFDD"/>
    </w:rPr>
  </w:style>
  <w:style w:type="character" w:styleId="PlaceholderText">
    <w:name w:val="Placeholder Text"/>
    <w:basedOn w:val="DefaultParagraphFont"/>
    <w:uiPriority w:val="99"/>
    <w:semiHidden/>
    <w:rsid w:val="00AC002B"/>
    <w:rPr>
      <w:color w:val="666666"/>
    </w:rPr>
  </w:style>
  <w:style w:type="character" w:customStyle="1" w:styleId="Heading2Char">
    <w:name w:val="Heading 2 Char"/>
    <w:basedOn w:val="DefaultParagraphFont"/>
    <w:link w:val="Heading2"/>
    <w:uiPriority w:val="9"/>
    <w:rsid w:val="00633D1E"/>
    <w:rPr>
      <w:rFonts w:ascii="Arial" w:eastAsia="Arial" w:hAnsi="Arial" w:cs="Arial"/>
      <w:b/>
      <w:bCs/>
      <w:color w:val="2E75B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tefvanbuuren.name/fim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idymodels.org"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88AB3-53F3-B64E-8B6B-61E6EF322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19</Pages>
  <Words>8270</Words>
  <Characters>47144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Li</cp:lastModifiedBy>
  <cp:revision>129</cp:revision>
  <cp:lastPrinted>2026-05-14T16:27:00Z</cp:lastPrinted>
  <dcterms:created xsi:type="dcterms:W3CDTF">2026-05-09T10:35:00Z</dcterms:created>
  <dcterms:modified xsi:type="dcterms:W3CDTF">2026-06-10T23:51:00Z</dcterms:modified>
</cp:coreProperties>
</file>