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D8B50" w14:textId="580856A6" w:rsidR="002810BC" w:rsidRDefault="002810BC" w:rsidP="00CB48F1">
      <w:pPr>
        <w:pStyle w:val="Heading3"/>
        <w:spacing w:after="0"/>
        <w:jc w:val="center"/>
        <w:rPr>
          <w:b/>
          <w:bCs/>
          <w:color w:val="BF4E14" w:themeColor="accent2" w:themeShade="BF"/>
          <w:sz w:val="36"/>
          <w:szCs w:val="36"/>
        </w:rPr>
      </w:pPr>
      <w:bookmarkStart w:id="0" w:name="the-original-linear-regression"/>
      <w:r w:rsidRPr="009E7C19">
        <w:rPr>
          <w:b/>
          <w:bCs/>
          <w:color w:val="BF4E14" w:themeColor="accent2" w:themeShade="BF"/>
          <w:sz w:val="36"/>
          <w:szCs w:val="36"/>
        </w:rPr>
        <w:t xml:space="preserve">Mathematics Behind Recentering in </w:t>
      </w:r>
      <w:r w:rsidR="009E7C19" w:rsidRPr="009E7C19">
        <w:rPr>
          <w:b/>
          <w:bCs/>
          <w:color w:val="BF4E14" w:themeColor="accent2" w:themeShade="BF"/>
          <w:sz w:val="36"/>
          <w:szCs w:val="36"/>
        </w:rPr>
        <w:t>Regression</w:t>
      </w:r>
      <w:r w:rsidRPr="009E7C19">
        <w:rPr>
          <w:b/>
          <w:bCs/>
          <w:color w:val="BF4E14" w:themeColor="accent2" w:themeShade="BF"/>
          <w:sz w:val="36"/>
          <w:szCs w:val="36"/>
        </w:rPr>
        <w:t xml:space="preserve"> Models</w:t>
      </w:r>
    </w:p>
    <w:p w14:paraId="79047142" w14:textId="5621619B" w:rsidR="007E2421" w:rsidRPr="009D5843" w:rsidRDefault="007E2421" w:rsidP="007E2421">
      <w:pPr>
        <w:pStyle w:val="BodyText"/>
        <w:jc w:val="center"/>
        <w:rPr>
          <w:sz w:val="20"/>
          <w:szCs w:val="20"/>
        </w:rPr>
      </w:pPr>
      <w:r w:rsidRPr="009D5843">
        <w:rPr>
          <w:sz w:val="20"/>
          <w:szCs w:val="20"/>
        </w:rPr>
        <w:t>Massoud Amini</w:t>
      </w:r>
    </w:p>
    <w:p w14:paraId="57AA3662" w14:textId="77777777" w:rsidR="002810BC" w:rsidRDefault="002810BC">
      <w:pPr>
        <w:pStyle w:val="Heading3"/>
        <w:rPr>
          <w:b/>
          <w:bCs/>
        </w:rPr>
      </w:pPr>
    </w:p>
    <w:p w14:paraId="5DB98D4C" w14:textId="7C0E9D01" w:rsidR="00655C55" w:rsidRDefault="00747201">
      <w:pPr>
        <w:pStyle w:val="Heading3"/>
      </w:pPr>
      <w:r>
        <w:rPr>
          <w:b/>
          <w:bCs/>
        </w:rPr>
        <w:t>Linear regression</w:t>
      </w:r>
    </w:p>
    <w:p w14:paraId="0287661F" w14:textId="5ECAB6E1" w:rsidR="00655C55" w:rsidRDefault="00000000" w:rsidP="00747201">
      <w:pPr>
        <w:pStyle w:val="FirstParagraph"/>
      </w:pPr>
      <m:oMathPara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ε</m:t>
          </m:r>
        </m:oMath>
      </m:oMathPara>
      <w:bookmarkStart w:id="1" w:name="recenter-the-predictors"/>
      <w:bookmarkEnd w:id="0"/>
    </w:p>
    <w:p w14:paraId="1F656A69" w14:textId="627B02B1" w:rsidR="00655C55" w:rsidRDefault="00000000">
      <w:pPr>
        <w:pStyle w:val="FirstParagraph"/>
      </w:pPr>
      <w:r>
        <w:t>Define centered predictors</w:t>
      </w:r>
    </w:p>
    <w:p w14:paraId="10B00C00" w14:textId="5FE02F03" w:rsidR="00655C55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</m:oMath>
      </m:oMathPara>
    </w:p>
    <w:p w14:paraId="4CC91BEA" w14:textId="77777777" w:rsidR="00655C55" w:rsidRDefault="00000000">
      <w:pPr>
        <w:pStyle w:val="FirstParagraph"/>
      </w:pPr>
      <w:r>
        <w:t>and optionally the centered outcome:</w:t>
      </w:r>
    </w:p>
    <w:p w14:paraId="5A40B786" w14:textId="77777777" w:rsidR="00655C55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</m:oMath>
      </m:oMathPara>
    </w:p>
    <w:p w14:paraId="1E3FAEB4" w14:textId="1046E312" w:rsidR="00655C55" w:rsidRDefault="00000000" w:rsidP="00747201">
      <w:pPr>
        <w:pStyle w:val="FirstParagraph"/>
      </w:pPr>
      <w:bookmarkStart w:id="2" w:name="substitute-and-expand"/>
      <w:bookmarkEnd w:id="1"/>
      <w:r w:rsidRPr="00747201">
        <w:t>Substitute and expand</w:t>
      </w:r>
    </w:p>
    <w:p w14:paraId="766C1894" w14:textId="77777777" w:rsidR="00655C55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ε</m:t>
          </m:r>
        </m:oMath>
      </m:oMathPara>
    </w:p>
    <w:p w14:paraId="2BF7DA0E" w14:textId="77777777" w:rsidR="00655C55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ε</m:t>
          </m:r>
        </m:oMath>
      </m:oMathPara>
    </w:p>
    <w:p w14:paraId="5E752154" w14:textId="2894D1DB" w:rsidR="00655C55" w:rsidRDefault="00000000">
      <w:pPr>
        <w:pStyle w:val="FirstParagraph"/>
      </w:pPr>
      <w:r>
        <w:t>Group</w:t>
      </w:r>
      <w:r w:rsidR="00747201">
        <w:t xml:space="preserve"> </w:t>
      </w:r>
      <w:r>
        <w:t>terms</w:t>
      </w:r>
      <w:r w:rsidR="00747201">
        <w:t xml:space="preserve"> to get </w:t>
      </w:r>
    </w:p>
    <w:p w14:paraId="6A7C48C3" w14:textId="2097BDC0" w:rsidR="002810BC" w:rsidRPr="00FB35C3" w:rsidRDefault="00000000" w:rsidP="009E7C19">
      <w:pPr>
        <w:pStyle w:val="BodyText"/>
        <w:rPr>
          <w:ins w:id="3" w:author="Juan Li" w:date="2025-10-27T12:40:00Z" w16du:dateUtc="2025-10-27T16:40:00Z"/>
        </w:rPr>
      </w:pPr>
      <m:oMathPara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w:bookmarkStart w:id="4" w:name="OLE_LINK1"/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  <w:bookmarkEnd w:id="4"/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new intercept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ε</m:t>
          </m:r>
        </m:oMath>
      </m:oMathPara>
      <w:bookmarkStart w:id="5" w:name="the-baseline-model"/>
      <w:bookmarkEnd w:id="2"/>
    </w:p>
    <w:p w14:paraId="73D9C793" w14:textId="3B56235E" w:rsidR="00FB35C3" w:rsidRDefault="00FB35C3" w:rsidP="009E7C19">
      <w:pPr>
        <w:pStyle w:val="BodyText"/>
        <w:rPr>
          <w:ins w:id="6" w:author="Juan Li" w:date="2025-10-27T12:46:00Z" w16du:dateUtc="2025-10-27T16:46:00Z"/>
        </w:rPr>
      </w:pPr>
      <w:ins w:id="7" w:author="Juan Li" w:date="2025-10-27T12:40:00Z" w16du:dateUtc="2025-10-27T16:40:00Z">
        <w:r>
          <w:t>Al</w:t>
        </w:r>
      </w:ins>
      <w:ins w:id="8" w:author="Juan Li" w:date="2025-10-27T12:41:00Z" w16du:dateUtc="2025-10-27T16:41:00Z">
        <w:r>
          <w:t xml:space="preserve">so need to prove that the new intercept is equal to </w:t>
        </w:r>
      </w:ins>
      <m:oMath>
        <m:acc>
          <m:accPr>
            <m:chr m:val="‾"/>
            <m:ctrlPr>
              <w:ins w:id="9" w:author="Juan Li" w:date="2025-10-27T12:41:00Z" w16du:dateUtc="2025-10-27T16:41:00Z">
                <w:rPr>
                  <w:rFonts w:ascii="Cambria Math" w:hAnsi="Cambria Math"/>
                </w:rPr>
              </w:ins>
            </m:ctrlPr>
          </m:accPr>
          <m:e>
            <m:r>
              <w:ins w:id="10" w:author="Juan Li" w:date="2025-10-27T12:41:00Z" w16du:dateUtc="2025-10-27T16:41:00Z">
                <w:rPr>
                  <w:rFonts w:ascii="Cambria Math" w:hAnsi="Cambria Math"/>
                </w:rPr>
                <m:t>Y</m:t>
              </w:ins>
            </m:r>
          </m:e>
        </m:acc>
      </m:oMath>
    </w:p>
    <w:p w14:paraId="120E6B03" w14:textId="4335F770" w:rsidR="0069010A" w:rsidRPr="0069010A" w:rsidRDefault="00000000" w:rsidP="0069010A">
      <w:pPr>
        <w:pStyle w:val="BodyText"/>
        <w:jc w:val="center"/>
        <w:rPr>
          <w:ins w:id="11" w:author="Juan Li" w:date="2025-10-27T12:50:00Z" w16du:dateUtc="2025-10-27T16:50:00Z"/>
        </w:rPr>
      </w:pPr>
      <m:oMathPara>
        <m:oMath>
          <m:acc>
            <m:accPr>
              <m:chr m:val="‾"/>
              <m:ctrlPr>
                <w:ins w:id="12" w:author="Juan Li" w:date="2025-10-27T12:46:00Z" w16du:dateUtc="2025-10-27T16:46:00Z">
                  <w:rPr>
                    <w:rFonts w:ascii="Cambria Math" w:hAnsi="Cambria Math"/>
                  </w:rPr>
                </w:ins>
              </m:ctrlPr>
            </m:accPr>
            <m:e>
              <m:r>
                <w:ins w:id="13" w:author="Juan Li" w:date="2025-10-27T12:46:00Z" w16du:dateUtc="2025-10-27T16:46:00Z">
                  <w:rPr>
                    <w:rFonts w:ascii="Cambria Math" w:hAnsi="Cambria Math"/>
                  </w:rPr>
                  <m:t>Y</m:t>
                </w:ins>
              </m:r>
            </m:e>
          </m:acc>
          <m:r>
            <w:ins w:id="14" w:author="Juan Li" w:date="2025-10-27T12:46:00Z" w16du:dateUtc="2025-10-27T16:46:00Z">
              <w:rPr>
                <w:rFonts w:ascii="Cambria Math" w:hAnsi="Cambria Math"/>
              </w:rPr>
              <m:t xml:space="preserve">= </m:t>
            </w:ins>
          </m:r>
          <m:f>
            <m:fPr>
              <m:ctrlPr>
                <w:ins w:id="15" w:author="Juan Li" w:date="2025-10-27T12:46:00Z" w16du:dateUtc="2025-10-27T16:46:00Z">
                  <w:rPr>
                    <w:rFonts w:ascii="Cambria Math" w:hAnsi="Cambria Math"/>
                    <w:i/>
                  </w:rPr>
                </w:ins>
              </m:ctrlPr>
            </m:fPr>
            <m:num>
              <m:nary>
                <m:naryPr>
                  <m:chr m:val="∑"/>
                  <m:limLoc m:val="undOvr"/>
                  <m:ctrlPr>
                    <w:ins w:id="16" w:author="Juan Li" w:date="2025-10-27T12:46:00Z" w16du:dateUtc="2025-10-27T16:46:00Z">
                      <w:rPr>
                        <w:rFonts w:ascii="Cambria Math" w:hAnsi="Cambria Math"/>
                        <w:i/>
                      </w:rPr>
                    </w:ins>
                  </m:ctrlPr>
                </m:naryPr>
                <m:sub>
                  <m:r>
                    <w:ins w:id="17" w:author="Juan Li" w:date="2025-10-27T12:47:00Z" w16du:dateUtc="2025-10-27T16:47:00Z">
                      <w:rPr>
                        <w:rFonts w:ascii="Cambria Math" w:hAnsi="Cambria Math"/>
                      </w:rPr>
                      <m:t>j=1</m:t>
                    </w:ins>
                  </m:r>
                </m:sub>
                <m:sup>
                  <m:r>
                    <w:ins w:id="18" w:author="Juan Li" w:date="2025-10-27T12:47:00Z" w16du:dateUtc="2025-10-27T16:47:00Z">
                      <w:rPr>
                        <w:rFonts w:ascii="Cambria Math" w:hAnsi="Cambria Math"/>
                      </w:rPr>
                      <m:t>n</m:t>
                    </w:ins>
                  </m:r>
                </m:sup>
                <m:e>
                  <m:sSub>
                    <m:sSubPr>
                      <m:ctrlPr>
                        <w:ins w:id="19" w:author="Juan Li" w:date="2025-10-27T12:47:00Z" w16du:dateUtc="2025-10-27T16:47:00Z">
                          <w:rPr>
                            <w:rFonts w:ascii="Cambria Math" w:hAnsi="Cambria Math"/>
                            <w:i/>
                          </w:rPr>
                        </w:ins>
                      </m:ctrlPr>
                    </m:sSubPr>
                    <m:e>
                      <m:r>
                        <w:ins w:id="20" w:author="Juan Li" w:date="2025-10-27T12:47:00Z" w16du:dateUtc="2025-10-27T16:47:00Z">
                          <w:rPr>
                            <w:rFonts w:ascii="Cambria Math" w:hAnsi="Cambria Math"/>
                          </w:rPr>
                          <m:t>y</m:t>
                        </w:ins>
                      </m:r>
                    </m:e>
                    <m:sub>
                      <m:r>
                        <w:ins w:id="21" w:author="Juan Li" w:date="2025-10-27T12:47:00Z" w16du:dateUtc="2025-10-27T16:47:00Z">
                          <w:rPr>
                            <w:rFonts w:ascii="Cambria Math" w:hAnsi="Cambria Math"/>
                          </w:rPr>
                          <m:t>j</m:t>
                        </w:ins>
                      </m:r>
                    </m:sub>
                  </m:sSub>
                </m:e>
              </m:nary>
            </m:num>
            <m:den>
              <m:r>
                <w:ins w:id="22" w:author="Juan Li" w:date="2025-10-27T12:46:00Z" w16du:dateUtc="2025-10-27T16:46:00Z">
                  <w:rPr>
                    <w:rFonts w:ascii="Cambria Math" w:hAnsi="Cambria Math"/>
                  </w:rPr>
                  <m:t>n</m:t>
                </w:ins>
              </m:r>
            </m:den>
          </m:f>
          <m:r>
            <w:ins w:id="23" w:author="Juan Li" w:date="2025-10-27T12:54:00Z" w16du:dateUtc="2025-10-27T16:54:00Z">
              <w:rPr>
                <w:rFonts w:ascii="Cambria Math" w:hAnsi="Cambria Math"/>
              </w:rPr>
              <m:t xml:space="preserve">= </m:t>
            </w:ins>
          </m:r>
          <m:f>
            <m:fPr>
              <m:ctrlPr>
                <w:ins w:id="24" w:author="Juan Li" w:date="2025-10-27T12:54:00Z" w16du:dateUtc="2025-10-27T16:54:00Z">
                  <w:rPr>
                    <w:rFonts w:ascii="Cambria Math" w:hAnsi="Cambria Math"/>
                    <w:i/>
                  </w:rPr>
                </w:ins>
              </m:ctrlPr>
            </m:fPr>
            <m:num>
              <m:nary>
                <m:naryPr>
                  <m:chr m:val="∑"/>
                  <m:limLoc m:val="undOvr"/>
                  <m:ctrlPr>
                    <w:ins w:id="25" w:author="Juan Li" w:date="2025-10-27T12:54:00Z" w16du:dateUtc="2025-10-27T16:54:00Z">
                      <w:rPr>
                        <w:rFonts w:ascii="Cambria Math" w:hAnsi="Cambria Math"/>
                        <w:i/>
                      </w:rPr>
                    </w:ins>
                  </m:ctrlPr>
                </m:naryPr>
                <m:sub>
                  <m:r>
                    <w:ins w:id="26" w:author="Juan Li" w:date="2025-10-27T12:54:00Z" w16du:dateUtc="2025-10-27T16:54:00Z">
                      <w:rPr>
                        <w:rFonts w:ascii="Cambria Math" w:hAnsi="Cambria Math"/>
                      </w:rPr>
                      <m:t>j=1</m:t>
                    </w:ins>
                  </m:r>
                </m:sub>
                <m:sup>
                  <m:r>
                    <w:ins w:id="27" w:author="Juan Li" w:date="2025-10-27T12:54:00Z" w16du:dateUtc="2025-10-27T16:54:00Z">
                      <w:rPr>
                        <w:rFonts w:ascii="Cambria Math" w:hAnsi="Cambria Math"/>
                      </w:rPr>
                      <m:t>n</m:t>
                    </w:ins>
                  </m:r>
                </m:sup>
                <m:e>
                  <m:r>
                    <w:ins w:id="28" w:author="Juan Li" w:date="2025-10-27T12:54:00Z" w16du:dateUtc="2025-10-27T16:54:00Z">
                      <w:rPr>
                        <w:rFonts w:ascii="Cambria Math" w:hAnsi="Cambria Math"/>
                      </w:rPr>
                      <m:t>(</m:t>
                    </w:ins>
                  </m:r>
                  <m:sSub>
                    <m:sSubPr>
                      <m:ctrlPr>
                        <w:ins w:id="29" w:author="Juan Li" w:date="2025-10-27T12:54:00Z" w16du:dateUtc="2025-10-27T16:54:00Z">
                          <w:rPr>
                            <w:rFonts w:ascii="Cambria Math" w:hAnsi="Cambria Math"/>
                          </w:rPr>
                        </w:ins>
                      </m:ctrlPr>
                    </m:sSubPr>
                    <m:e>
                      <m:r>
                        <w:ins w:id="30" w:author="Juan Li" w:date="2025-10-27T12:54:00Z" w16du:dateUtc="2025-10-27T16:54:00Z">
                          <w:rPr>
                            <w:rFonts w:ascii="Cambria Math" w:hAnsi="Cambria Math"/>
                          </w:rPr>
                          <m:t>β</m:t>
                        </w:ins>
                      </m:r>
                    </m:e>
                    <m:sub>
                      <m:r>
                        <w:ins w:id="31" w:author="Juan Li" w:date="2025-10-27T12:54:00Z" w16du:dateUtc="2025-10-27T16:54:00Z">
                          <w:rPr>
                            <w:rFonts w:ascii="Cambria Math" w:hAnsi="Cambria Math"/>
                          </w:rPr>
                          <m:t>0</m:t>
                        </w:ins>
                      </m:r>
                    </m:sub>
                  </m:sSub>
                  <m:r>
                    <w:ins w:id="32" w:author="Juan Li" w:date="2025-10-27T12:54:00Z" w16du:dateUtc="2025-10-27T16:54:00Z"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w:ins>
                  </m:r>
                  <m:nary>
                    <m:naryPr>
                      <m:chr m:val="∑"/>
                      <m:limLoc m:val="undOvr"/>
                      <m:ctrlPr>
                        <w:ins w:id="33" w:author="Juan Li" w:date="2025-10-27T12:54:00Z" w16du:dateUtc="2025-10-27T16:54:00Z">
                          <w:rPr>
                            <w:rFonts w:ascii="Cambria Math" w:hAnsi="Cambria Math"/>
                          </w:rPr>
                        </w:ins>
                      </m:ctrlPr>
                    </m:naryPr>
                    <m:sub>
                      <m:r>
                        <w:ins w:id="34" w:author="Juan Li" w:date="2025-10-27T12:54:00Z" w16du:dateUtc="2025-10-27T16:54:00Z">
                          <w:rPr>
                            <w:rFonts w:ascii="Cambria Math" w:hAnsi="Cambria Math"/>
                          </w:rPr>
                          <m:t>i</m:t>
                        </w:ins>
                      </m:r>
                      <m:r>
                        <w:ins w:id="35" w:author="Juan Li" w:date="2025-10-27T12:54:00Z" w16du:dateUtc="2025-10-27T16:54:00Z"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w:ins>
                      </m:r>
                      <m:r>
                        <w:ins w:id="36" w:author="Juan Li" w:date="2025-10-27T12:54:00Z" w16du:dateUtc="2025-10-27T16:54:00Z">
                          <w:rPr>
                            <w:rFonts w:ascii="Cambria Math" w:hAnsi="Cambria Math"/>
                          </w:rPr>
                          <m:t>1</m:t>
                        </w:ins>
                      </m:r>
                    </m:sub>
                    <m:sup>
                      <m:r>
                        <w:ins w:id="37" w:author="Juan Li" w:date="2025-10-27T12:54:00Z" w16du:dateUtc="2025-10-27T16:54:00Z">
                          <w:rPr>
                            <w:rFonts w:ascii="Cambria Math" w:hAnsi="Cambria Math"/>
                          </w:rPr>
                          <m:t>p</m:t>
                        </w:ins>
                      </m:r>
                    </m:sup>
                    <m:e>
                      <m:sSub>
                        <m:sSubPr>
                          <m:ctrlPr>
                            <w:ins w:id="38" w:author="Juan Li" w:date="2025-10-27T12:54:00Z" w16du:dateUtc="2025-10-27T16:54:00Z">
                              <w:rPr>
                                <w:rFonts w:ascii="Cambria Math" w:hAnsi="Cambria Math"/>
                              </w:rPr>
                            </w:ins>
                          </m:ctrlPr>
                        </m:sSubPr>
                        <m:e>
                          <m:r>
                            <w:ins w:id="39" w:author="Juan Li" w:date="2025-10-27T12:54:00Z" w16du:dateUtc="2025-10-27T16:54:00Z">
                              <w:rPr>
                                <w:rFonts w:ascii="Cambria Math" w:hAnsi="Cambria Math"/>
                              </w:rPr>
                              <m:t>β</m:t>
                            </w:ins>
                          </m:r>
                        </m:e>
                        <m:sub>
                          <m:r>
                            <w:ins w:id="40" w:author="Juan Li" w:date="2025-10-27T12:54:00Z" w16du:dateUtc="2025-10-27T16:54:00Z">
                              <w:rPr>
                                <w:rFonts w:ascii="Cambria Math" w:hAnsi="Cambria Math"/>
                              </w:rPr>
                              <m:t>i</m:t>
                            </w:ins>
                          </m:r>
                        </m:sub>
                      </m:sSub>
                    </m:e>
                  </m:nary>
                  <m:sSub>
                    <m:sSubPr>
                      <m:ctrlPr>
                        <w:ins w:id="41" w:author="Juan Li" w:date="2025-10-27T12:54:00Z" w16du:dateUtc="2025-10-27T16:54:00Z">
                          <w:rPr>
                            <w:rFonts w:ascii="Cambria Math" w:hAnsi="Cambria Math"/>
                          </w:rPr>
                        </w:ins>
                      </m:ctrlPr>
                    </m:sSubPr>
                    <m:e>
                      <m:r>
                        <w:ins w:id="42" w:author="Juan Li" w:date="2025-10-27T12:54:00Z" w16du:dateUtc="2025-10-27T16:54:00Z">
                          <w:rPr>
                            <w:rFonts w:ascii="Cambria Math" w:hAnsi="Cambria Math"/>
                          </w:rPr>
                          <m:t>x</m:t>
                        </w:ins>
                      </m:r>
                    </m:e>
                    <m:sub>
                      <m:r>
                        <w:ins w:id="43" w:author="Juan Li" w:date="2025-10-27T12:54:00Z" w16du:dateUtc="2025-10-27T16:54:00Z">
                          <w:rPr>
                            <w:rFonts w:ascii="Cambria Math" w:hAnsi="Cambria Math"/>
                          </w:rPr>
                          <m:t>ij</m:t>
                        </w:ins>
                      </m:r>
                    </m:sub>
                  </m:sSub>
                  <m:r>
                    <w:ins w:id="44" w:author="Juan Li" w:date="2025-10-27T12:54:00Z" w16du:dateUtc="2025-10-27T16:54:00Z"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w:ins>
                  </m:r>
                  <m:r>
                    <w:ins w:id="45" w:author="Juan Li" w:date="2025-10-27T12:54:00Z" w16du:dateUtc="2025-10-27T16:54:00Z">
                      <w:rPr>
                        <w:rFonts w:ascii="Cambria Math" w:hAnsi="Cambria Math"/>
                      </w:rPr>
                      <m:t>ε)</m:t>
                    </w:ins>
                  </m:r>
                </m:e>
              </m:nary>
            </m:num>
            <m:den>
              <m:r>
                <w:ins w:id="46" w:author="Juan Li" w:date="2025-10-27T12:54:00Z" w16du:dateUtc="2025-10-27T16:54:00Z">
                  <w:rPr>
                    <w:rFonts w:ascii="Cambria Math" w:hAnsi="Cambria Math"/>
                  </w:rPr>
                  <m:t>n</m:t>
                </w:ins>
              </m:r>
            </m:den>
          </m:f>
          <m:r>
            <w:ins w:id="47" w:author="Juan Li" w:date="2025-10-27T12:55:00Z" w16du:dateUtc="2025-10-27T16:55:00Z">
              <w:rPr>
                <w:rFonts w:ascii="Cambria Math" w:hAnsi="Cambria Math"/>
              </w:rPr>
              <m:t xml:space="preserve">= </m:t>
            </w:ins>
          </m:r>
          <m:limLow>
            <m:limLowPr>
              <m:ctrlPr>
                <w:ins w:id="48" w:author="Juan Li" w:date="2025-10-27T12:56:00Z" w16du:dateUtc="2025-10-27T16:56:00Z">
                  <w:rPr>
                    <w:rFonts w:ascii="Cambria Math" w:hAnsi="Cambria Math"/>
                  </w:rPr>
                </w:ins>
              </m:ctrlPr>
            </m:limLowPr>
            <m:e>
              <m:limLow>
                <m:limLowPr>
                  <m:ctrlPr>
                    <w:ins w:id="49" w:author="Juan Li" w:date="2025-10-27T12:56:00Z" w16du:dateUtc="2025-10-27T16:56:00Z">
                      <w:rPr>
                        <w:rFonts w:ascii="Cambria Math" w:hAnsi="Cambria Math"/>
                      </w:rPr>
                    </w:ins>
                  </m:ctrlPr>
                </m:limLowPr>
                <m:e>
                  <m:sSub>
                    <m:sSubPr>
                      <m:ctrlPr>
                        <w:ins w:id="50" w:author="Juan Li" w:date="2025-10-27T12:56:00Z" w16du:dateUtc="2025-10-27T16:56:00Z">
                          <w:rPr>
                            <w:rFonts w:ascii="Cambria Math" w:hAnsi="Cambria Math"/>
                          </w:rPr>
                        </w:ins>
                      </m:ctrlPr>
                    </m:sSubPr>
                    <m:e>
                      <m:r>
                        <w:ins w:id="51" w:author="Juan Li" w:date="2025-10-27T12:56:00Z" w16du:dateUtc="2025-10-27T16:56:00Z">
                          <w:rPr>
                            <w:rFonts w:ascii="Cambria Math" w:hAnsi="Cambria Math"/>
                          </w:rPr>
                          <m:t>β</m:t>
                        </w:ins>
                      </m:r>
                    </m:e>
                    <m:sub>
                      <m:r>
                        <w:ins w:id="52" w:author="Juan Li" w:date="2025-10-27T12:56:00Z" w16du:dateUtc="2025-10-27T16:56:00Z">
                          <w:rPr>
                            <w:rFonts w:ascii="Cambria Math" w:hAnsi="Cambria Math"/>
                          </w:rPr>
                          <m:t>0</m:t>
                        </w:ins>
                      </m:r>
                    </m:sub>
                  </m:sSub>
                  <m:r>
                    <w:ins w:id="53" w:author="Juan Li" w:date="2025-10-27T12:56:00Z" w16du:dateUtc="2025-10-27T16:56:00Z">
                      <w:rPr>
                        <w:rFonts w:ascii="Cambria Math" w:hAnsi="Cambria Math"/>
                      </w:rPr>
                      <m:t>+</m:t>
                    </w:ins>
                  </m:r>
                  <m:f>
                    <m:fPr>
                      <m:ctrlPr>
                        <w:ins w:id="54" w:author="Juan Li" w:date="2025-10-27T12:56:00Z" w16du:dateUtc="2025-10-27T16:56:00Z">
                          <w:rPr>
                            <w:rFonts w:ascii="Cambria Math" w:hAnsi="Cambria Math"/>
                            <w:i/>
                          </w:rPr>
                        </w:ins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ctrlPr>
                            <w:ins w:id="55" w:author="Juan Li" w:date="2025-10-27T12:56:00Z" w16du:dateUtc="2025-10-27T16:56:00Z">
                              <w:rPr>
                                <w:rFonts w:ascii="Cambria Math" w:hAnsi="Cambria Math"/>
                                <w:i/>
                              </w:rPr>
                            </w:ins>
                          </m:ctrlPr>
                        </m:naryPr>
                        <m:sub>
                          <m:r>
                            <w:ins w:id="56" w:author="Juan Li" w:date="2025-10-27T12:56:00Z" w16du:dateUtc="2025-10-27T16:56:00Z">
                              <w:rPr>
                                <w:rFonts w:ascii="Cambria Math" w:hAnsi="Cambria Math"/>
                              </w:rPr>
                              <m:t>j=1</m:t>
                            </w:ins>
                          </m:r>
                        </m:sub>
                        <m:sup>
                          <m:r>
                            <w:ins w:id="57" w:author="Juan Li" w:date="2025-10-27T12:56:00Z" w16du:dateUtc="2025-10-27T16:56:00Z">
                              <w:rPr>
                                <w:rFonts w:ascii="Cambria Math" w:hAnsi="Cambria Math"/>
                              </w:rPr>
                              <m:t>n</m:t>
                            </w:ins>
                          </m:r>
                        </m:sup>
                        <m:e>
                          <m:r>
                            <w:ins w:id="58" w:author="Juan Li" w:date="2025-10-27T12:56:00Z" w16du:dateUtc="2025-10-27T16:56:00Z">
                              <w:rPr>
                                <w:rFonts w:ascii="Cambria Math" w:hAnsi="Cambria Math"/>
                              </w:rPr>
                              <m:t>(</m:t>
                            </w:ins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ins w:id="59" w:author="Juan Li" w:date="2025-10-27T12:56:00Z" w16du:dateUtc="2025-10-27T16:56:00Z">
                                  <w:rPr>
                                    <w:rFonts w:ascii="Cambria Math" w:hAnsi="Cambria Math"/>
                                  </w:rPr>
                                </w:ins>
                              </m:ctrlPr>
                            </m:naryPr>
                            <m:sub>
                              <m:r>
                                <w:ins w:id="60" w:author="Juan Li" w:date="2025-10-27T12:56:00Z" w16du:dateUtc="2025-10-27T16:56:00Z">
                                  <w:rPr>
                                    <w:rFonts w:ascii="Cambria Math" w:hAnsi="Cambria Math"/>
                                  </w:rPr>
                                  <m:t>i</m:t>
                                </w:ins>
                              </m:r>
                              <m:r>
                                <w:ins w:id="61" w:author="Juan Li" w:date="2025-10-27T12:56:00Z" w16du:dateUtc="2025-10-27T16:56:00Z"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=</m:t>
                                </w:ins>
                              </m:r>
                              <m:r>
                                <w:ins w:id="62" w:author="Juan Li" w:date="2025-10-27T12:56:00Z" w16du:dateUtc="2025-10-27T16:56:00Z">
                                  <w:rPr>
                                    <w:rFonts w:ascii="Cambria Math" w:hAnsi="Cambria Math"/>
                                  </w:rPr>
                                  <m:t>1</m:t>
                                </w:ins>
                              </m:r>
                            </m:sub>
                            <m:sup>
                              <m:r>
                                <w:ins w:id="63" w:author="Juan Li" w:date="2025-10-27T12:56:00Z" w16du:dateUtc="2025-10-27T16:56:00Z">
                                  <w:rPr>
                                    <w:rFonts w:ascii="Cambria Math" w:hAnsi="Cambria Math"/>
                                  </w:rPr>
                                  <m:t>p</m:t>
                                </w:ins>
                              </m:r>
                            </m:sup>
                            <m:e>
                              <m:sSub>
                                <m:sSubPr>
                                  <m:ctrlPr>
                                    <w:ins w:id="64" w:author="Juan Li" w:date="2025-10-27T12:56:00Z" w16du:dateUtc="2025-10-27T16:56:00Z">
                                      <w:rPr>
                                        <w:rFonts w:ascii="Cambria Math" w:hAnsi="Cambria Math"/>
                                      </w:rPr>
                                    </w:ins>
                                  </m:ctrlPr>
                                </m:sSubPr>
                                <m:e>
                                  <m:r>
                                    <w:ins w:id="65" w:author="Juan Li" w:date="2025-10-27T12:56:00Z" w16du:dateUtc="2025-10-27T16:56:00Z">
                                      <w:rPr>
                                        <w:rFonts w:ascii="Cambria Math" w:hAnsi="Cambria Math"/>
                                      </w:rPr>
                                      <m:t>β</m:t>
                                    </w:ins>
                                  </m:r>
                                </m:e>
                                <m:sub>
                                  <m:r>
                                    <w:ins w:id="66" w:author="Juan Li" w:date="2025-10-27T12:56:00Z" w16du:dateUtc="2025-10-27T16:56:00Z"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w:ins>
                                  </m:r>
                                </m:sub>
                              </m:sSub>
                            </m:e>
                          </m:nary>
                          <m:sSub>
                            <m:sSubPr>
                              <m:ctrlPr>
                                <w:ins w:id="67" w:author="Juan Li" w:date="2025-10-27T12:56:00Z" w16du:dateUtc="2025-10-27T16:56:00Z">
                                  <w:rPr>
                                    <w:rFonts w:ascii="Cambria Math" w:hAnsi="Cambria Math"/>
                                  </w:rPr>
                                </w:ins>
                              </m:ctrlPr>
                            </m:sSubPr>
                            <m:e>
                              <m:r>
                                <w:ins w:id="68" w:author="Juan Li" w:date="2025-10-27T12:56:00Z" w16du:dateUtc="2025-10-27T16:56:00Z">
                                  <w:rPr>
                                    <w:rFonts w:ascii="Cambria Math" w:hAnsi="Cambria Math"/>
                                  </w:rPr>
                                  <m:t>x</m:t>
                                </w:ins>
                              </m:r>
                            </m:e>
                            <m:sub>
                              <m:r>
                                <w:ins w:id="69" w:author="Juan Li" w:date="2025-10-27T12:56:00Z" w16du:dateUtc="2025-10-27T16:56:00Z">
                                  <w:rPr>
                                    <w:rFonts w:ascii="Cambria Math" w:hAnsi="Cambria Math"/>
                                  </w:rPr>
                                  <m:t>ij</m:t>
                                </w:ins>
                              </m:r>
                            </m:sub>
                          </m:sSub>
                          <m:r>
                            <w:ins w:id="70" w:author="Juan Li" w:date="2025-10-27T12:56:00Z" w16du:dateUtc="2025-10-27T16:56:00Z">
                              <w:rPr>
                                <w:rFonts w:ascii="Cambria Math" w:hAnsi="Cambria Math"/>
                              </w:rPr>
                              <m:t>)</m:t>
                            </w:ins>
                          </m:r>
                        </m:e>
                      </m:nary>
                    </m:num>
                    <m:den>
                      <m:r>
                        <w:ins w:id="71" w:author="Juan Li" w:date="2025-10-27T12:56:00Z" w16du:dateUtc="2025-10-27T16:56:00Z">
                          <w:rPr>
                            <w:rFonts w:ascii="Cambria Math" w:hAnsi="Cambria Math"/>
                          </w:rPr>
                          <m:t>n</m:t>
                        </w:ins>
                      </m:r>
                    </m:den>
                  </m:f>
                </m:e>
                <m:lim>
                  <m:r>
                    <w:ins w:id="72" w:author="Juan Li" w:date="2025-10-27T12:56:00Z" w16du:dateUtc="2025-10-27T16:56:00Z">
                      <m:rPr>
                        <m:sty m:val="p"/>
                      </m:rPr>
                      <w:rPr>
                        <w:rFonts w:ascii="Cambria Math" w:hAnsi="Cambria Math"/>
                      </w:rPr>
                      <m:t>⏟</m:t>
                    </w:ins>
                  </m:r>
                </m:lim>
              </m:limLow>
            </m:e>
            <m:lim>
              <m:r>
                <w:ins w:id="73" w:author="Juan Li" w:date="2025-10-27T12:56:00Z" w16du:dateUtc="2025-10-27T16:56:00Z">
                  <m:rPr>
                    <m:sty m:val="p"/>
                  </m:rPr>
                  <w:rPr>
                    <w:rFonts w:ascii="Cambria Math" w:hAnsi="Cambria Math"/>
                  </w:rPr>
                  <m:t xml:space="preserve">(Note, expectation of the error term </m:t>
                </w:ins>
              </m:r>
              <m:r>
                <w:ins w:id="74" w:author="Juan Li" w:date="2025-10-27T12:56:00Z" w16du:dateUtc="2025-10-27T16:56:00Z">
                  <w:rPr>
                    <w:rFonts w:ascii="Cambria Math" w:hAnsi="Cambria Math"/>
                  </w:rPr>
                  <m:t>ε</m:t>
                </w:ins>
              </m:r>
              <m:r>
                <w:ins w:id="75" w:author="Juan Li" w:date="2025-10-27T12:56:00Z" w16du:dateUtc="2025-10-27T16:56:00Z">
                  <m:rPr>
                    <m:sty m:val="p"/>
                  </m:rPr>
                  <w:rPr>
                    <w:rFonts w:ascii="Cambria Math" w:hAnsi="Cambria Math"/>
                  </w:rPr>
                  <m:t xml:space="preserve"> is 0)</m:t>
                </w:ins>
              </m:r>
            </m:lim>
          </m:limLow>
        </m:oMath>
      </m:oMathPara>
    </w:p>
    <w:p w14:paraId="293AD5BB" w14:textId="5EF0F070" w:rsidR="0069010A" w:rsidRDefault="00000000" w:rsidP="0069010A">
      <w:pPr>
        <w:pStyle w:val="BodyText"/>
        <w:rPr>
          <w:ins w:id="76" w:author="Juan Li" w:date="2025-10-27T12:51:00Z" w16du:dateUtc="2025-10-27T16:51:00Z"/>
        </w:rPr>
      </w:pPr>
      <m:oMathPara>
        <m:oMath>
          <m:acc>
            <m:accPr>
              <m:chr m:val="‾"/>
              <m:ctrlPr>
                <w:ins w:id="77" w:author="Juan Li" w:date="2025-10-27T12:50:00Z" w16du:dateUtc="2025-10-27T16:50:00Z">
                  <w:rPr>
                    <w:rFonts w:ascii="Cambria Math" w:hAnsi="Cambria Math"/>
                  </w:rPr>
                </w:ins>
              </m:ctrlPr>
            </m:accPr>
            <m:e>
              <m:r>
                <w:ins w:id="78" w:author="Juan Li" w:date="2025-10-27T12:50:00Z" w16du:dateUtc="2025-10-27T16:50:00Z">
                  <w:rPr>
                    <w:rFonts w:ascii="Cambria Math" w:hAnsi="Cambria Math"/>
                  </w:rPr>
                  <m:t>Y</m:t>
                </w:ins>
              </m:r>
            </m:e>
          </m:acc>
          <m:r>
            <w:ins w:id="79" w:author="Juan Li" w:date="2025-10-27T12:50:00Z" w16du:dateUtc="2025-10-27T16:50:00Z">
              <w:rPr>
                <w:rFonts w:ascii="Cambria Math" w:hAnsi="Cambria Math"/>
              </w:rPr>
              <m:t xml:space="preserve">= </m:t>
            </w:ins>
          </m:r>
          <m:sSub>
            <m:sSubPr>
              <m:ctrlPr>
                <w:ins w:id="80" w:author="Juan Li" w:date="2025-10-27T12:50:00Z" w16du:dateUtc="2025-10-27T16:50:00Z">
                  <w:rPr>
                    <w:rFonts w:ascii="Cambria Math" w:hAnsi="Cambria Math"/>
                  </w:rPr>
                </w:ins>
              </m:ctrlPr>
            </m:sSubPr>
            <m:e>
              <m:r>
                <w:ins w:id="81" w:author="Juan Li" w:date="2025-10-27T12:50:00Z" w16du:dateUtc="2025-10-27T16:50:00Z">
                  <w:rPr>
                    <w:rFonts w:ascii="Cambria Math" w:hAnsi="Cambria Math"/>
                  </w:rPr>
                  <m:t>β</m:t>
                </w:ins>
              </m:r>
            </m:e>
            <m:sub>
              <m:r>
                <w:ins w:id="82" w:author="Juan Li" w:date="2025-10-27T12:50:00Z" w16du:dateUtc="2025-10-27T16:50:00Z">
                  <w:rPr>
                    <w:rFonts w:ascii="Cambria Math" w:hAnsi="Cambria Math"/>
                  </w:rPr>
                  <m:t>0</m:t>
                </w:ins>
              </m:r>
            </m:sub>
          </m:sSub>
          <m:r>
            <w:ins w:id="83" w:author="Juan Li" w:date="2025-10-27T12:50:00Z" w16du:dateUtc="2025-10-27T16:50:00Z">
              <w:rPr>
                <w:rFonts w:ascii="Cambria Math" w:hAnsi="Cambria Math"/>
              </w:rPr>
              <m:t>+</m:t>
            </w:ins>
          </m:r>
          <m:f>
            <m:fPr>
              <m:ctrlPr>
                <w:ins w:id="84" w:author="Juan Li" w:date="2025-10-27T12:50:00Z" w16du:dateUtc="2025-10-27T16:50:00Z">
                  <w:rPr>
                    <w:rFonts w:ascii="Cambria Math" w:hAnsi="Cambria Math"/>
                    <w:i/>
                  </w:rPr>
                </w:ins>
              </m:ctrlPr>
            </m:fPr>
            <m:num>
              <m:nary>
                <m:naryPr>
                  <m:chr m:val="∑"/>
                  <m:limLoc m:val="undOvr"/>
                  <m:ctrlPr>
                    <w:ins w:id="85" w:author="Juan Li" w:date="2025-10-27T12:50:00Z" w16du:dateUtc="2025-10-27T16:50:00Z">
                      <w:rPr>
                        <w:rFonts w:ascii="Cambria Math" w:hAnsi="Cambria Math"/>
                        <w:i/>
                      </w:rPr>
                    </w:ins>
                  </m:ctrlPr>
                </m:naryPr>
                <m:sub>
                  <m:r>
                    <w:ins w:id="86" w:author="Juan Li" w:date="2025-10-27T12:50:00Z" w16du:dateUtc="2025-10-27T16:50:00Z">
                      <w:rPr>
                        <w:rFonts w:ascii="Cambria Math" w:hAnsi="Cambria Math"/>
                      </w:rPr>
                      <m:t>i=1</m:t>
                    </w:ins>
                  </m:r>
                </m:sub>
                <m:sup>
                  <m:r>
                    <w:ins w:id="87" w:author="Juan Li" w:date="2025-10-27T12:50:00Z" w16du:dateUtc="2025-10-27T16:50:00Z">
                      <w:rPr>
                        <w:rFonts w:ascii="Cambria Math" w:hAnsi="Cambria Math"/>
                      </w:rPr>
                      <m:t>p</m:t>
                    </w:ins>
                  </m:r>
                </m:sup>
                <m:e>
                  <m:r>
                    <w:ins w:id="88" w:author="Juan Li" w:date="2025-10-27T12:50:00Z" w16du:dateUtc="2025-10-27T16:50:00Z">
                      <w:rPr>
                        <w:rFonts w:ascii="Cambria Math" w:hAnsi="Cambria Math"/>
                      </w:rPr>
                      <m:t>(</m:t>
                    </w:ins>
                  </m:r>
                  <m:nary>
                    <m:naryPr>
                      <m:chr m:val="∑"/>
                      <m:limLoc m:val="undOvr"/>
                      <m:ctrlPr>
                        <w:ins w:id="89" w:author="Juan Li" w:date="2025-10-27T12:50:00Z" w16du:dateUtc="2025-10-27T16:50:00Z">
                          <w:rPr>
                            <w:rFonts w:ascii="Cambria Math" w:hAnsi="Cambria Math"/>
                          </w:rPr>
                        </w:ins>
                      </m:ctrlPr>
                    </m:naryPr>
                    <m:sub>
                      <m:r>
                        <w:ins w:id="90" w:author="Juan Li" w:date="2025-10-27T12:50:00Z" w16du:dateUtc="2025-10-27T16:50:00Z">
                          <w:rPr>
                            <w:rFonts w:ascii="Cambria Math" w:hAnsi="Cambria Math"/>
                          </w:rPr>
                          <m:t>j</m:t>
                        </w:ins>
                      </m:r>
                      <m:r>
                        <w:ins w:id="91" w:author="Juan Li" w:date="2025-10-27T12:50:00Z" w16du:dateUtc="2025-10-27T16:50:00Z"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w:ins>
                      </m:r>
                      <m:r>
                        <w:ins w:id="92" w:author="Juan Li" w:date="2025-10-27T12:50:00Z" w16du:dateUtc="2025-10-27T16:50:00Z">
                          <w:rPr>
                            <w:rFonts w:ascii="Cambria Math" w:hAnsi="Cambria Math"/>
                          </w:rPr>
                          <m:t>1</m:t>
                        </w:ins>
                      </m:r>
                    </m:sub>
                    <m:sup>
                      <m:r>
                        <w:ins w:id="93" w:author="Juan Li" w:date="2025-10-27T12:50:00Z" w16du:dateUtc="2025-10-27T16:50:00Z">
                          <w:rPr>
                            <w:rFonts w:ascii="Cambria Math" w:hAnsi="Cambria Math"/>
                          </w:rPr>
                          <m:t>n</m:t>
                        </w:ins>
                      </m:r>
                    </m:sup>
                    <m:e>
                      <m:sSub>
                        <m:sSubPr>
                          <m:ctrlPr>
                            <w:ins w:id="94" w:author="Juan Li" w:date="2025-10-27T12:50:00Z" w16du:dateUtc="2025-10-27T16:50:00Z">
                              <w:rPr>
                                <w:rFonts w:ascii="Cambria Math" w:hAnsi="Cambria Math"/>
                              </w:rPr>
                            </w:ins>
                          </m:ctrlPr>
                        </m:sSubPr>
                        <m:e>
                          <m:r>
                            <w:ins w:id="95" w:author="Juan Li" w:date="2025-10-27T12:50:00Z" w16du:dateUtc="2025-10-27T16:50:00Z">
                              <w:rPr>
                                <w:rFonts w:ascii="Cambria Math" w:hAnsi="Cambria Math"/>
                              </w:rPr>
                              <m:t>β</m:t>
                            </w:ins>
                          </m:r>
                        </m:e>
                        <m:sub>
                          <m:r>
                            <w:ins w:id="96" w:author="Juan Li" w:date="2025-10-27T12:50:00Z" w16du:dateUtc="2025-10-27T16:50:00Z">
                              <w:rPr>
                                <w:rFonts w:ascii="Cambria Math" w:hAnsi="Cambria Math"/>
                              </w:rPr>
                              <m:t>i</m:t>
                            </w:ins>
                          </m:r>
                        </m:sub>
                      </m:sSub>
                    </m:e>
                  </m:nary>
                  <m:sSub>
                    <m:sSubPr>
                      <m:ctrlPr>
                        <w:ins w:id="97" w:author="Juan Li" w:date="2025-10-27T12:50:00Z" w16du:dateUtc="2025-10-27T16:50:00Z">
                          <w:rPr>
                            <w:rFonts w:ascii="Cambria Math" w:hAnsi="Cambria Math"/>
                          </w:rPr>
                        </w:ins>
                      </m:ctrlPr>
                    </m:sSubPr>
                    <m:e>
                      <m:r>
                        <w:ins w:id="98" w:author="Juan Li" w:date="2025-10-27T12:50:00Z" w16du:dateUtc="2025-10-27T16:50:00Z">
                          <w:rPr>
                            <w:rFonts w:ascii="Cambria Math" w:hAnsi="Cambria Math"/>
                          </w:rPr>
                          <m:t>x</m:t>
                        </w:ins>
                      </m:r>
                    </m:e>
                    <m:sub>
                      <m:r>
                        <w:ins w:id="99" w:author="Juan Li" w:date="2025-10-27T12:50:00Z" w16du:dateUtc="2025-10-27T16:50:00Z">
                          <w:rPr>
                            <w:rFonts w:ascii="Cambria Math" w:hAnsi="Cambria Math"/>
                          </w:rPr>
                          <m:t>ij</m:t>
                        </w:ins>
                      </m:r>
                    </m:sub>
                  </m:sSub>
                  <m:r>
                    <w:ins w:id="100" w:author="Juan Li" w:date="2025-10-27T12:50:00Z" w16du:dateUtc="2025-10-27T16:50:00Z">
                      <w:rPr>
                        <w:rFonts w:ascii="Cambria Math" w:hAnsi="Cambria Math"/>
                      </w:rPr>
                      <m:t>)</m:t>
                    </w:ins>
                  </m:r>
                </m:e>
              </m:nary>
            </m:num>
            <m:den>
              <m:r>
                <w:ins w:id="101" w:author="Juan Li" w:date="2025-10-27T12:50:00Z" w16du:dateUtc="2025-10-27T16:50:00Z">
                  <w:rPr>
                    <w:rFonts w:ascii="Cambria Math" w:hAnsi="Cambria Math"/>
                  </w:rPr>
                  <m:t>n</m:t>
                </w:ins>
              </m:r>
            </m:den>
          </m:f>
          <m:r>
            <w:ins w:id="102" w:author="Juan Li" w:date="2025-10-27T12:57:00Z" w16du:dateUtc="2025-10-27T16:57:00Z">
              <w:rPr>
                <w:rFonts w:ascii="Cambria Math" w:hAnsi="Cambria Math"/>
              </w:rPr>
              <m:t xml:space="preserve">= </m:t>
            </w:ins>
          </m:r>
          <m:sSub>
            <m:sSubPr>
              <m:ctrlPr>
                <w:ins w:id="103" w:author="Juan Li" w:date="2025-10-27T12:57:00Z" w16du:dateUtc="2025-10-27T16:57:00Z">
                  <w:rPr>
                    <w:rFonts w:ascii="Cambria Math" w:hAnsi="Cambria Math"/>
                  </w:rPr>
                </w:ins>
              </m:ctrlPr>
            </m:sSubPr>
            <m:e>
              <m:r>
                <w:ins w:id="104" w:author="Juan Li" w:date="2025-10-27T12:57:00Z" w16du:dateUtc="2025-10-27T16:57:00Z">
                  <w:rPr>
                    <w:rFonts w:ascii="Cambria Math" w:hAnsi="Cambria Math"/>
                  </w:rPr>
                  <m:t>β</m:t>
                </w:ins>
              </m:r>
            </m:e>
            <m:sub>
              <m:r>
                <w:ins w:id="105" w:author="Juan Li" w:date="2025-10-27T12:57:00Z" w16du:dateUtc="2025-10-27T16:57:00Z">
                  <w:rPr>
                    <w:rFonts w:ascii="Cambria Math" w:hAnsi="Cambria Math"/>
                  </w:rPr>
                  <m:t>0</m:t>
                </w:ins>
              </m:r>
            </m:sub>
          </m:sSub>
          <m:r>
            <w:ins w:id="106" w:author="Juan Li" w:date="2025-10-27T12:57:00Z" w16du:dateUtc="2025-10-27T16:57:00Z">
              <w:rPr>
                <w:rFonts w:ascii="Cambria Math" w:hAnsi="Cambria Math"/>
              </w:rPr>
              <m:t>+</m:t>
            </w:ins>
          </m:r>
          <m:nary>
            <m:naryPr>
              <m:chr m:val="∑"/>
              <m:limLoc m:val="undOvr"/>
              <m:ctrlPr>
                <w:ins w:id="107" w:author="Juan Li" w:date="2025-10-27T12:57:00Z" w16du:dateUtc="2025-10-27T16:57:00Z">
                  <w:rPr>
                    <w:rFonts w:ascii="Cambria Math" w:hAnsi="Cambria Math"/>
                    <w:i/>
                  </w:rPr>
                </w:ins>
              </m:ctrlPr>
            </m:naryPr>
            <m:sub>
              <m:r>
                <w:ins w:id="108" w:author="Juan Li" w:date="2025-10-27T12:57:00Z" w16du:dateUtc="2025-10-27T16:57:00Z">
                  <w:rPr>
                    <w:rFonts w:ascii="Cambria Math" w:hAnsi="Cambria Math"/>
                  </w:rPr>
                  <m:t>i=1</m:t>
                </w:ins>
              </m:r>
            </m:sub>
            <m:sup>
              <m:r>
                <w:ins w:id="109" w:author="Juan Li" w:date="2025-10-27T12:57:00Z" w16du:dateUtc="2025-10-27T16:57:00Z">
                  <w:rPr>
                    <w:rFonts w:ascii="Cambria Math" w:hAnsi="Cambria Math"/>
                  </w:rPr>
                  <m:t>p</m:t>
                </w:ins>
              </m:r>
            </m:sup>
            <m:e>
              <m:f>
                <m:fPr>
                  <m:ctrlPr>
                    <w:ins w:id="110" w:author="Juan Li" w:date="2025-10-27T12:57:00Z" w16du:dateUtc="2025-10-27T16:57:00Z">
                      <w:rPr>
                        <w:rFonts w:ascii="Cambria Math" w:hAnsi="Cambria Math"/>
                      </w:rPr>
                    </w:ins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ins w:id="111" w:author="Juan Li" w:date="2025-10-27T12:57:00Z" w16du:dateUtc="2025-10-27T16:57:00Z">
                          <w:rPr>
                            <w:rFonts w:ascii="Cambria Math" w:hAnsi="Cambria Math"/>
                          </w:rPr>
                        </w:ins>
                      </m:ctrlPr>
                    </m:naryPr>
                    <m:sub>
                      <m:r>
                        <w:ins w:id="112" w:author="Juan Li" w:date="2025-10-27T12:57:00Z" w16du:dateUtc="2025-10-27T16:57:00Z">
                          <w:rPr>
                            <w:rFonts w:ascii="Cambria Math" w:hAnsi="Cambria Math"/>
                          </w:rPr>
                          <m:t>j</m:t>
                        </w:ins>
                      </m:r>
                      <m:r>
                        <w:ins w:id="113" w:author="Juan Li" w:date="2025-10-27T12:57:00Z" w16du:dateUtc="2025-10-27T16:57:00Z"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w:ins>
                      </m:r>
                      <m:r>
                        <w:ins w:id="114" w:author="Juan Li" w:date="2025-10-27T12:57:00Z" w16du:dateUtc="2025-10-27T16:57:00Z">
                          <w:rPr>
                            <w:rFonts w:ascii="Cambria Math" w:hAnsi="Cambria Math"/>
                          </w:rPr>
                          <m:t>1</m:t>
                        </w:ins>
                      </m:r>
                    </m:sub>
                    <m:sup>
                      <m:r>
                        <w:ins w:id="115" w:author="Juan Li" w:date="2025-10-27T12:57:00Z" w16du:dateUtc="2025-10-27T16:57:00Z">
                          <w:rPr>
                            <w:rFonts w:ascii="Cambria Math" w:hAnsi="Cambria Math"/>
                          </w:rPr>
                          <m:t>n</m:t>
                        </w:ins>
                      </m:r>
                    </m:sup>
                    <m:e>
                      <m:sSub>
                        <m:sSubPr>
                          <m:ctrlPr>
                            <w:ins w:id="116" w:author="Juan Li" w:date="2025-10-27T12:57:00Z" w16du:dateUtc="2025-10-27T16:57:00Z">
                              <w:rPr>
                                <w:rFonts w:ascii="Cambria Math" w:hAnsi="Cambria Math"/>
                              </w:rPr>
                            </w:ins>
                          </m:ctrlPr>
                        </m:sSubPr>
                        <m:e>
                          <m:r>
                            <w:ins w:id="117" w:author="Juan Li" w:date="2025-10-27T12:57:00Z" w16du:dateUtc="2025-10-27T16:57:00Z">
                              <w:rPr>
                                <w:rFonts w:ascii="Cambria Math" w:hAnsi="Cambria Math"/>
                              </w:rPr>
                              <m:t>β</m:t>
                            </w:ins>
                          </m:r>
                        </m:e>
                        <m:sub>
                          <m:r>
                            <w:ins w:id="118" w:author="Juan Li" w:date="2025-10-27T12:57:00Z" w16du:dateUtc="2025-10-27T16:57:00Z">
                              <w:rPr>
                                <w:rFonts w:ascii="Cambria Math" w:hAnsi="Cambria Math"/>
                              </w:rPr>
                              <m:t>i</m:t>
                            </w:ins>
                          </m:r>
                        </m:sub>
                      </m:sSub>
                    </m:e>
                  </m:nary>
                  <m:sSub>
                    <m:sSubPr>
                      <m:ctrlPr>
                        <w:ins w:id="119" w:author="Juan Li" w:date="2025-10-27T12:57:00Z" w16du:dateUtc="2025-10-27T16:57:00Z">
                          <w:rPr>
                            <w:rFonts w:ascii="Cambria Math" w:hAnsi="Cambria Math"/>
                          </w:rPr>
                        </w:ins>
                      </m:ctrlPr>
                    </m:sSubPr>
                    <m:e>
                      <m:r>
                        <w:ins w:id="120" w:author="Juan Li" w:date="2025-10-27T12:57:00Z" w16du:dateUtc="2025-10-27T16:57:00Z">
                          <w:rPr>
                            <w:rFonts w:ascii="Cambria Math" w:hAnsi="Cambria Math"/>
                          </w:rPr>
                          <m:t>x</m:t>
                        </w:ins>
                      </m:r>
                    </m:e>
                    <m:sub>
                      <m:r>
                        <w:ins w:id="121" w:author="Juan Li" w:date="2025-10-27T12:57:00Z" w16du:dateUtc="2025-10-27T16:57:00Z">
                          <w:rPr>
                            <w:rFonts w:ascii="Cambria Math" w:hAnsi="Cambria Math"/>
                          </w:rPr>
                          <m:t>ij</m:t>
                        </w:ins>
                      </m:r>
                    </m:sub>
                  </m:sSub>
                </m:num>
                <m:den>
                  <m:r>
                    <w:ins w:id="122" w:author="Juan Li" w:date="2025-10-27T12:57:00Z" w16du:dateUtc="2025-10-27T16:57:00Z">
                      <w:rPr>
                        <w:rFonts w:ascii="Cambria Math" w:hAnsi="Cambria Math"/>
                      </w:rPr>
                      <m:t>n</m:t>
                    </w:ins>
                  </m:r>
                </m:den>
              </m:f>
            </m:e>
          </m:nary>
          <m:r>
            <w:ins w:id="123" w:author="Juan Li" w:date="2025-10-27T12:58:00Z" w16du:dateUtc="2025-10-27T16:58:00Z">
              <w:rPr>
                <w:rFonts w:ascii="Cambria Math" w:hAnsi="Cambria Math"/>
              </w:rPr>
              <m:t xml:space="preserve">= </m:t>
            </w:ins>
          </m:r>
          <m:sSub>
            <m:sSubPr>
              <m:ctrlPr>
                <w:ins w:id="124" w:author="Juan Li" w:date="2025-10-27T12:58:00Z" w16du:dateUtc="2025-10-27T16:58:00Z">
                  <w:rPr>
                    <w:rFonts w:ascii="Cambria Math" w:hAnsi="Cambria Math"/>
                  </w:rPr>
                </w:ins>
              </m:ctrlPr>
            </m:sSubPr>
            <m:e>
              <m:r>
                <w:ins w:id="125" w:author="Juan Li" w:date="2025-10-27T12:58:00Z" w16du:dateUtc="2025-10-27T16:58:00Z">
                  <w:rPr>
                    <w:rFonts w:ascii="Cambria Math" w:hAnsi="Cambria Math"/>
                  </w:rPr>
                  <m:t>β</m:t>
                </w:ins>
              </m:r>
            </m:e>
            <m:sub>
              <m:r>
                <w:ins w:id="126" w:author="Juan Li" w:date="2025-10-27T12:58:00Z" w16du:dateUtc="2025-10-27T16:58:00Z">
                  <w:rPr>
                    <w:rFonts w:ascii="Cambria Math" w:hAnsi="Cambria Math"/>
                  </w:rPr>
                  <m:t>0</m:t>
                </w:ins>
              </m:r>
            </m:sub>
          </m:sSub>
          <m:r>
            <w:ins w:id="127" w:author="Juan Li" w:date="2025-10-27T12:58:00Z" w16du:dateUtc="2025-10-27T16:58:00Z">
              <w:rPr>
                <w:rFonts w:ascii="Cambria Math" w:hAnsi="Cambria Math"/>
              </w:rPr>
              <m:t>+</m:t>
            </w:ins>
          </m:r>
          <m:nary>
            <m:naryPr>
              <m:chr m:val="∑"/>
              <m:limLoc m:val="undOvr"/>
              <m:ctrlPr>
                <w:ins w:id="128" w:author="Juan Li" w:date="2025-10-27T12:58:00Z" w16du:dateUtc="2025-10-27T16:58:00Z">
                  <w:rPr>
                    <w:rFonts w:ascii="Cambria Math" w:hAnsi="Cambria Math"/>
                    <w:i/>
                  </w:rPr>
                </w:ins>
              </m:ctrlPr>
            </m:naryPr>
            <m:sub>
              <m:r>
                <w:ins w:id="129" w:author="Juan Li" w:date="2025-10-27T12:58:00Z" w16du:dateUtc="2025-10-27T16:58:00Z">
                  <w:rPr>
                    <w:rFonts w:ascii="Cambria Math" w:hAnsi="Cambria Math"/>
                  </w:rPr>
                  <m:t>i=1</m:t>
                </w:ins>
              </m:r>
            </m:sub>
            <m:sup>
              <m:r>
                <w:ins w:id="130" w:author="Juan Li" w:date="2025-10-27T12:58:00Z" w16du:dateUtc="2025-10-27T16:58:00Z">
                  <w:rPr>
                    <w:rFonts w:ascii="Cambria Math" w:hAnsi="Cambria Math"/>
                  </w:rPr>
                  <m:t>p</m:t>
                </w:ins>
              </m:r>
            </m:sup>
            <m:e>
              <m:f>
                <m:fPr>
                  <m:ctrlPr>
                    <w:ins w:id="131" w:author="Juan Li" w:date="2025-10-27T12:58:00Z" w16du:dateUtc="2025-10-27T16:58:00Z">
                      <w:rPr>
                        <w:rFonts w:ascii="Cambria Math" w:hAnsi="Cambria Math"/>
                      </w:rPr>
                    </w:ins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ins w:id="132" w:author="Juan Li" w:date="2025-10-27T12:58:00Z" w16du:dateUtc="2025-10-27T16:58:00Z">
                          <w:rPr>
                            <w:rFonts w:ascii="Cambria Math" w:hAnsi="Cambria Math"/>
                          </w:rPr>
                        </w:ins>
                      </m:ctrlPr>
                    </m:naryPr>
                    <m:sub>
                      <m:r>
                        <w:ins w:id="133" w:author="Juan Li" w:date="2025-10-27T12:58:00Z" w16du:dateUtc="2025-10-27T16:58:00Z">
                          <w:rPr>
                            <w:rFonts w:ascii="Cambria Math" w:hAnsi="Cambria Math"/>
                          </w:rPr>
                          <m:t>j</m:t>
                        </w:ins>
                      </m:r>
                      <m:r>
                        <w:ins w:id="134" w:author="Juan Li" w:date="2025-10-27T12:58:00Z" w16du:dateUtc="2025-10-27T16:58:00Z"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w:ins>
                      </m:r>
                      <m:r>
                        <w:ins w:id="135" w:author="Juan Li" w:date="2025-10-27T12:58:00Z" w16du:dateUtc="2025-10-27T16:58:00Z">
                          <w:rPr>
                            <w:rFonts w:ascii="Cambria Math" w:hAnsi="Cambria Math"/>
                          </w:rPr>
                          <m:t>1</m:t>
                        </w:ins>
                      </m:r>
                    </m:sub>
                    <m:sup>
                      <m:r>
                        <w:ins w:id="136" w:author="Juan Li" w:date="2025-10-27T12:58:00Z" w16du:dateUtc="2025-10-27T16:58:00Z">
                          <w:rPr>
                            <w:rFonts w:ascii="Cambria Math" w:hAnsi="Cambria Math"/>
                          </w:rPr>
                          <m:t>n</m:t>
                        </w:ins>
                      </m:r>
                    </m:sup>
                    <m:e>
                      <m:sSub>
                        <m:sSubPr>
                          <m:ctrlPr>
                            <w:ins w:id="137" w:author="Juan Li" w:date="2025-10-27T12:58:00Z" w16du:dateUtc="2025-10-27T16:58:00Z">
                              <w:rPr>
                                <w:rFonts w:ascii="Cambria Math" w:hAnsi="Cambria Math"/>
                              </w:rPr>
                            </w:ins>
                          </m:ctrlPr>
                        </m:sSubPr>
                        <m:e>
                          <m:r>
                            <w:ins w:id="138" w:author="Juan Li" w:date="2025-10-27T12:58:00Z" w16du:dateUtc="2025-10-27T16:58:00Z">
                              <w:rPr>
                                <w:rFonts w:ascii="Cambria Math" w:hAnsi="Cambria Math"/>
                              </w:rPr>
                              <m:t>β</m:t>
                            </w:ins>
                          </m:r>
                        </m:e>
                        <m:sub>
                          <m:r>
                            <w:ins w:id="139" w:author="Juan Li" w:date="2025-10-27T12:58:00Z" w16du:dateUtc="2025-10-27T16:58:00Z">
                              <w:rPr>
                                <w:rFonts w:ascii="Cambria Math" w:hAnsi="Cambria Math"/>
                              </w:rPr>
                              <m:t>i</m:t>
                            </w:ins>
                          </m:r>
                        </m:sub>
                      </m:sSub>
                    </m:e>
                  </m:nary>
                  <m:sSub>
                    <m:sSubPr>
                      <m:ctrlPr>
                        <w:ins w:id="140" w:author="Juan Li" w:date="2025-10-27T12:58:00Z" w16du:dateUtc="2025-10-27T16:58:00Z">
                          <w:rPr>
                            <w:rFonts w:ascii="Cambria Math" w:hAnsi="Cambria Math"/>
                          </w:rPr>
                        </w:ins>
                      </m:ctrlPr>
                    </m:sSubPr>
                    <m:e>
                      <m:r>
                        <w:ins w:id="141" w:author="Juan Li" w:date="2025-10-27T12:58:00Z" w16du:dateUtc="2025-10-27T16:58:00Z">
                          <w:rPr>
                            <w:rFonts w:ascii="Cambria Math" w:hAnsi="Cambria Math"/>
                          </w:rPr>
                          <m:t>x</m:t>
                        </w:ins>
                      </m:r>
                    </m:e>
                    <m:sub>
                      <m:r>
                        <w:ins w:id="142" w:author="Juan Li" w:date="2025-10-27T12:58:00Z" w16du:dateUtc="2025-10-27T16:58:00Z">
                          <w:rPr>
                            <w:rFonts w:ascii="Cambria Math" w:hAnsi="Cambria Math"/>
                          </w:rPr>
                          <m:t>ij</m:t>
                        </w:ins>
                      </m:r>
                    </m:sub>
                  </m:sSub>
                </m:num>
                <m:den>
                  <m:r>
                    <w:ins w:id="143" w:author="Juan Li" w:date="2025-10-27T12:58:00Z" w16du:dateUtc="2025-10-27T16:58:00Z">
                      <w:rPr>
                        <w:rFonts w:ascii="Cambria Math" w:hAnsi="Cambria Math"/>
                      </w:rPr>
                      <m:t>n</m:t>
                    </w:ins>
                  </m:r>
                </m:den>
              </m:f>
            </m:e>
          </m:nary>
          <m:r>
            <w:ins w:id="144" w:author="Juan Li" w:date="2025-10-27T12:58:00Z" w16du:dateUtc="2025-10-27T16:58:00Z">
              <w:rPr>
                <w:rFonts w:ascii="Cambria Math" w:hAnsi="Cambria Math"/>
              </w:rPr>
              <m:t>=</m:t>
            </w:ins>
          </m:r>
          <m:sSub>
            <m:sSubPr>
              <m:ctrlPr>
                <w:ins w:id="145" w:author="Juan Li" w:date="2025-10-27T12:58:00Z" w16du:dateUtc="2025-10-27T16:58:00Z">
                  <w:rPr>
                    <w:rFonts w:ascii="Cambria Math" w:hAnsi="Cambria Math"/>
                  </w:rPr>
                </w:ins>
              </m:ctrlPr>
            </m:sSubPr>
            <m:e>
              <m:r>
                <w:ins w:id="146" w:author="Juan Li" w:date="2025-10-27T12:58:00Z" w16du:dateUtc="2025-10-27T16:58:00Z">
                  <w:rPr>
                    <w:rFonts w:ascii="Cambria Math" w:hAnsi="Cambria Math"/>
                  </w:rPr>
                  <m:t>β</m:t>
                </w:ins>
              </m:r>
            </m:e>
            <m:sub>
              <m:r>
                <w:ins w:id="147" w:author="Juan Li" w:date="2025-10-27T12:58:00Z" w16du:dateUtc="2025-10-27T16:58:00Z">
                  <w:rPr>
                    <w:rFonts w:ascii="Cambria Math" w:hAnsi="Cambria Math"/>
                  </w:rPr>
                  <m:t>0</m:t>
                </w:ins>
              </m:r>
            </m:sub>
          </m:sSub>
          <m:r>
            <w:ins w:id="148" w:author="Juan Li" w:date="2025-10-27T12:58:00Z" w16du:dateUtc="2025-10-27T16:58:00Z">
              <m:rPr>
                <m:sty m:val="p"/>
              </m:rPr>
              <w:rPr>
                <w:rFonts w:ascii="Cambria Math" w:hAnsi="Cambria Math"/>
              </w:rPr>
              <m:t>+</m:t>
            </w:ins>
          </m:r>
          <m:nary>
            <m:naryPr>
              <m:chr m:val="∑"/>
              <m:limLoc m:val="undOvr"/>
              <m:supHide m:val="1"/>
              <m:ctrlPr>
                <w:ins w:id="149" w:author="Juan Li" w:date="2025-10-27T12:58:00Z" w16du:dateUtc="2025-10-27T16:58:00Z">
                  <w:rPr>
                    <w:rFonts w:ascii="Cambria Math" w:hAnsi="Cambria Math"/>
                  </w:rPr>
                </w:ins>
              </m:ctrlPr>
            </m:naryPr>
            <m:sub>
              <m:r>
                <w:ins w:id="150" w:author="Juan Li" w:date="2025-10-27T12:58:00Z" w16du:dateUtc="2025-10-27T16:58:00Z">
                  <w:rPr>
                    <w:rFonts w:ascii="Cambria Math" w:hAnsi="Cambria Math"/>
                  </w:rPr>
                  <m:t>i</m:t>
                </w:ins>
              </m:r>
            </m:sub>
            <m:sup>
              <m:r>
                <w:ins w:id="151" w:author="Juan Li" w:date="2025-10-27T12:58:00Z" w16du:dateUtc="2025-10-27T16:58:00Z">
                  <w:rPr>
                    <w:rFonts w:ascii="Cambria Math" w:hAnsi="Cambria Math"/>
                  </w:rPr>
                  <m:t>​</m:t>
                </w:ins>
              </m:r>
            </m:sup>
            <m:e>
              <m:sSub>
                <m:sSubPr>
                  <m:ctrlPr>
                    <w:ins w:id="152" w:author="Juan Li" w:date="2025-10-27T12:58:00Z" w16du:dateUtc="2025-10-27T16:58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153" w:author="Juan Li" w:date="2025-10-27T12:58:00Z" w16du:dateUtc="2025-10-27T16:58:00Z">
                      <w:rPr>
                        <w:rFonts w:ascii="Cambria Math" w:hAnsi="Cambria Math"/>
                      </w:rPr>
                      <m:t>β</m:t>
                    </w:ins>
                  </m:r>
                </m:e>
                <m:sub>
                  <m:r>
                    <w:ins w:id="154" w:author="Juan Li" w:date="2025-10-27T12:58:00Z" w16du:dateUtc="2025-10-27T16:58:00Z">
                      <w:rPr>
                        <w:rFonts w:ascii="Cambria Math" w:hAnsi="Cambria Math"/>
                      </w:rPr>
                      <m:t>i</m:t>
                    </w:ins>
                  </m:r>
                </m:sub>
              </m:sSub>
            </m:e>
          </m:nary>
          <m:acc>
            <m:accPr>
              <m:chr m:val="‾"/>
              <m:ctrlPr>
                <w:ins w:id="155" w:author="Juan Li" w:date="2025-10-27T12:58:00Z" w16du:dateUtc="2025-10-27T16:58:00Z">
                  <w:rPr>
                    <w:rFonts w:ascii="Cambria Math" w:hAnsi="Cambria Math"/>
                  </w:rPr>
                </w:ins>
              </m:ctrlPr>
            </m:accPr>
            <m:e>
              <m:sSub>
                <m:sSubPr>
                  <m:ctrlPr>
                    <w:ins w:id="156" w:author="Juan Li" w:date="2025-10-27T12:58:00Z" w16du:dateUtc="2025-10-27T16:58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157" w:author="Juan Li" w:date="2025-10-27T12:58:00Z" w16du:dateUtc="2025-10-27T16:58:00Z">
                      <w:rPr>
                        <w:rFonts w:ascii="Cambria Math" w:hAnsi="Cambria Math"/>
                      </w:rPr>
                      <m:t>X</m:t>
                    </w:ins>
                  </m:r>
                </m:e>
                <m:sub>
                  <m:r>
                    <w:ins w:id="158" w:author="Juan Li" w:date="2025-10-27T12:58:00Z" w16du:dateUtc="2025-10-27T16:58:00Z">
                      <w:rPr>
                        <w:rFonts w:ascii="Cambria Math" w:hAnsi="Cambria Math"/>
                      </w:rPr>
                      <m:t>i</m:t>
                    </w:ins>
                  </m:r>
                </m:sub>
              </m:sSub>
            </m:e>
          </m:acc>
        </m:oMath>
      </m:oMathPara>
    </w:p>
    <w:p w14:paraId="5CDE3B88" w14:textId="731E4558" w:rsidR="00693391" w:rsidRDefault="00693391">
      <w:pPr>
        <w:rPr>
          <w:ins w:id="159" w:author="Juan Li" w:date="2025-10-27T12:59:00Z" w16du:dateUtc="2025-10-27T16:59:00Z"/>
        </w:rPr>
      </w:pPr>
      <w:ins w:id="160" w:author="Juan Li" w:date="2025-10-27T12:59:00Z" w16du:dateUtc="2025-10-27T16:59:00Z">
        <w:r>
          <w:br w:type="page"/>
        </w:r>
      </w:ins>
    </w:p>
    <w:p w14:paraId="6BFEE71B" w14:textId="16057593" w:rsidR="00655C55" w:rsidRDefault="00000000">
      <w:pPr>
        <w:pStyle w:val="Heading2"/>
      </w:pPr>
      <w:r>
        <w:rPr>
          <w:b/>
          <w:bCs/>
        </w:rPr>
        <w:lastRenderedPageBreak/>
        <w:t xml:space="preserve">The baseline </w:t>
      </w:r>
      <w:r w:rsidR="00747201">
        <w:rPr>
          <w:b/>
          <w:bCs/>
        </w:rPr>
        <w:t xml:space="preserve">logit regression </w:t>
      </w:r>
      <w:r>
        <w:rPr>
          <w:b/>
          <w:bCs/>
        </w:rPr>
        <w:t>model</w:t>
      </w:r>
    </w:p>
    <w:p w14:paraId="48C12D5C" w14:textId="48AAA09A" w:rsidR="00655C55" w:rsidRDefault="00000000" w:rsidP="00747201">
      <w:pPr>
        <w:pStyle w:val="FirstParagraph"/>
      </w:pPr>
      <m:oMathPara>
        <m:oMath>
          <m:r>
            <m:rPr>
              <m:nor/>
            </m:rPr>
            <m:t>logit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8C1892D" w14:textId="70438630" w:rsidR="00655C55" w:rsidRDefault="00000000">
      <w:pPr>
        <w:pStyle w:val="FirstParagraph"/>
      </w:pPr>
      <w:bookmarkStart w:id="161" w:name="if-you-center-the-predictors"/>
      <w:bookmarkEnd w:id="5"/>
      <w:r>
        <w:t>Define</w:t>
      </w:r>
    </w:p>
    <w:p w14:paraId="73B85B76" w14:textId="77777777" w:rsidR="00655C55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</m:oMath>
      </m:oMathPara>
    </w:p>
    <w:p w14:paraId="0299AF17" w14:textId="697FD227" w:rsidR="00655C55" w:rsidRDefault="00000000">
      <w:pPr>
        <w:pStyle w:val="FirstParagraph"/>
      </w:pPr>
      <w:r>
        <w:t>Plug that into the model</w:t>
      </w:r>
    </w:p>
    <w:p w14:paraId="5CDEA426" w14:textId="77777777" w:rsidR="00655C55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logit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6F20071" w14:textId="446F3E39" w:rsidR="00655C55" w:rsidRDefault="00000000" w:rsidP="009E7C19">
      <w:pPr>
        <w:pStyle w:val="FirstParagraph"/>
      </w:pPr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</m:lim>
          </m:limLow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</m:oMath>
      </m:oMathPara>
    </w:p>
    <w:p w14:paraId="54819EEC" w14:textId="7B13258C" w:rsidR="00747201" w:rsidRDefault="00747201" w:rsidP="00747201">
      <w:pPr>
        <w:pStyle w:val="Heading2"/>
      </w:pPr>
      <w:bookmarkStart w:id="162" w:name="if-you-standardize-the-predictors"/>
      <w:bookmarkEnd w:id="161"/>
      <w:r>
        <w:rPr>
          <w:b/>
          <w:bCs/>
        </w:rPr>
        <w:t xml:space="preserve">Logit regression model with standardization </w:t>
      </w:r>
    </w:p>
    <w:p w14:paraId="2B712102" w14:textId="67ADFF9A" w:rsidR="00655C55" w:rsidRDefault="00000000">
      <w:pPr>
        <w:pStyle w:val="FirstParagraph"/>
      </w:pPr>
      <w:r>
        <w:t>Define</w:t>
      </w:r>
    </w:p>
    <w:p w14:paraId="2E0C1FF8" w14:textId="77777777" w:rsidR="00655C55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2233498F" w14:textId="289475E1" w:rsidR="00655C55" w:rsidRDefault="00000000">
      <w:pPr>
        <w:pStyle w:val="FirstParagraph"/>
      </w:pPr>
      <w:r>
        <w:t>Then</w:t>
      </w:r>
    </w:p>
    <w:p w14:paraId="2499ABF9" w14:textId="77777777" w:rsidR="00655C55" w:rsidRPr="00747201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logit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</m:oMath>
      </m:oMathPara>
    </w:p>
    <w:p w14:paraId="22EE73A9" w14:textId="109C4605" w:rsidR="00655C55" w:rsidRPr="002A218C" w:rsidRDefault="00747201" w:rsidP="002A218C">
      <w:pPr>
        <w:pStyle w:val="BodyText"/>
        <w:rPr>
          <w:lang w:val="en-CA"/>
        </w:rPr>
      </w:pPr>
      <w:r>
        <w:rPr>
          <w:lang w:val="en-CA"/>
        </w:rPr>
        <w:t xml:space="preserve">where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  <w:lang w:val="en-CA"/>
          </w:rPr>
          <m:t xml:space="preserve">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CA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CA"/>
              </w:rPr>
            </m:ctrlPr>
          </m:sSubPr>
          <m:e>
            <m:r>
              <w:rPr>
                <w:rFonts w:ascii="Cambria Math" w:hAnsi="Cambria Math"/>
                <w:lang w:val="en-CA"/>
              </w:rPr>
              <m:t>s</m:t>
            </m:r>
          </m:e>
          <m:sub>
            <m:r>
              <w:rPr>
                <w:rFonts w:ascii="Cambria Math" w:hAnsi="Cambria Math"/>
                <w:lang w:val="en-CA"/>
              </w:rPr>
              <m:t>i</m:t>
            </m:r>
          </m:sub>
        </m:sSub>
      </m:oMath>
      <w:r w:rsidRPr="00747201">
        <w:rPr>
          <w:rFonts w:ascii="Arial" w:hAnsi="Arial" w:cs="Arial"/>
          <w:lang w:val="en-CA"/>
        </w:rPr>
        <w:t xml:space="preserve"> </w:t>
      </w:r>
      <w:r w:rsidR="002A218C">
        <w:rPr>
          <w:rFonts w:ascii="Arial" w:hAnsi="Arial" w:cs="Arial"/>
          <w:lang w:val="en-CA"/>
        </w:rPr>
        <w:t>, s</w:t>
      </w:r>
      <w:r w:rsidRPr="00747201">
        <w:rPr>
          <w:lang w:val="en-CA"/>
        </w:rPr>
        <w:t>o slopes change because you’ve rescaled the predictors.</w:t>
      </w:r>
      <w:r w:rsidR="002A218C">
        <w:rPr>
          <w:lang w:val="en-CA"/>
        </w:rPr>
        <w:t xml:space="preserve"> </w:t>
      </w:r>
      <w:r w:rsidRPr="00747201">
        <w:rPr>
          <w:lang w:val="en-CA"/>
        </w:rPr>
        <w:t>The intercept also changes accordingly.</w:t>
      </w:r>
    </w:p>
    <w:p w14:paraId="06F1423D" w14:textId="77777777" w:rsidR="009E7C19" w:rsidRDefault="009E7C19" w:rsidP="002A218C">
      <w:pPr>
        <w:pStyle w:val="Heading3"/>
        <w:rPr>
          <w:b/>
          <w:bCs/>
        </w:rPr>
      </w:pPr>
      <w:bookmarkStart w:id="163" w:name="setup"/>
      <w:bookmarkEnd w:id="162"/>
    </w:p>
    <w:p w14:paraId="73547B3D" w14:textId="4D7E723C" w:rsidR="002A218C" w:rsidRDefault="002A218C" w:rsidP="002A218C">
      <w:pPr>
        <w:pStyle w:val="Heading3"/>
      </w:pPr>
      <w:r>
        <w:rPr>
          <w:b/>
          <w:bCs/>
        </w:rPr>
        <w:t>Linear regression with mixed terms</w:t>
      </w:r>
      <w:r w:rsidR="009E7C19">
        <w:rPr>
          <w:b/>
          <w:bCs/>
        </w:rPr>
        <w:t xml:space="preserve"> (one simple example)</w:t>
      </w:r>
    </w:p>
    <w:p w14:paraId="20247388" w14:textId="3CE591F6" w:rsidR="00655C55" w:rsidRDefault="00000000">
      <w:pPr>
        <w:pStyle w:val="FirstParagraph"/>
      </w:pPr>
      <w:r>
        <w:t xml:space="preserve">Say your model has </w:t>
      </w:r>
      <w:r w:rsidR="009D5843">
        <w:t>two covariates and one</w:t>
      </w:r>
      <w:r>
        <w:t xml:space="preserve"> interaction term</w:t>
      </w:r>
    </w:p>
    <w:p w14:paraId="3170F74F" w14:textId="7E28C62D" w:rsidR="00655C55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ε</m:t>
          </m:r>
        </m:oMath>
      </m:oMathPara>
    </w:p>
    <w:p w14:paraId="55CC4F70" w14:textId="789A439F" w:rsidR="00655C55" w:rsidRDefault="00000000">
      <w:pPr>
        <w:pStyle w:val="FirstParagraph"/>
      </w:pPr>
      <w:r>
        <w:t>or, in logistic regression</w:t>
      </w:r>
    </w:p>
    <w:p w14:paraId="038AC13B" w14:textId="40717D74" w:rsidR="00655C55" w:rsidRDefault="00000000" w:rsidP="002A218C">
      <w:pPr>
        <w:pStyle w:val="BodyText"/>
      </w:pPr>
      <m:oMathPara>
        <m:oMath>
          <m:r>
            <m:rPr>
              <m:nor/>
            </m:rPr>
            <m:t>logit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))=</m:t>
          </m:r>
          <w:bookmarkStart w:id="164" w:name="_Hlk212281447"/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w:bookmarkEnd w:id="164"/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D23A941" w14:textId="1A76361A" w:rsidR="00655C55" w:rsidRPr="002A218C" w:rsidRDefault="00000000">
      <w:pPr>
        <w:pStyle w:val="Heading2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bookmarkStart w:id="165" w:name="if-you-center-variables"/>
      <w:bookmarkEnd w:id="163"/>
      <w:r w:rsidRPr="002A218C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If you center </w:t>
      </w:r>
      <w:r w:rsidR="002A218C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only original </w:t>
      </w:r>
      <w:r w:rsidRPr="002A218C">
        <w:rPr>
          <w:rFonts w:asciiTheme="minorHAnsi" w:eastAsiaTheme="minorEastAsia" w:hAnsiTheme="minorHAnsi" w:cstheme="minorBidi"/>
          <w:color w:val="auto"/>
          <w:sz w:val="24"/>
          <w:szCs w:val="24"/>
        </w:rPr>
        <w:t>variables</w:t>
      </w:r>
    </w:p>
    <w:p w14:paraId="5C2124FD" w14:textId="564711B2" w:rsidR="00655C55" w:rsidRDefault="009D5843">
      <w:pPr>
        <w:pStyle w:val="FirstParagraph"/>
      </w:pPr>
      <w:r>
        <w:t>let</w:t>
      </w:r>
    </w:p>
    <w:p w14:paraId="7E94D9D8" w14:textId="77777777" w:rsidR="00655C55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</m:oMath>
      </m:oMathPara>
    </w:p>
    <w:p w14:paraId="2F762ECD" w14:textId="7D0D4E8F" w:rsidR="00655C55" w:rsidRDefault="009D5843">
      <w:pPr>
        <w:pStyle w:val="FirstParagraph"/>
      </w:pPr>
      <w:r>
        <w:lastRenderedPageBreak/>
        <w:t>then</w:t>
      </w:r>
    </w:p>
    <w:p w14:paraId="4741F7C5" w14:textId="6AECE8C5" w:rsidR="00655C55" w:rsidRPr="00A5326E" w:rsidRDefault="00000000" w:rsidP="00A5326E">
      <w:pPr>
        <w:pStyle w:val="BodyTex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</w:rPr>
            <m:t>)(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</w:rPr>
            <m:t>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</m:oMath>
      </m:oMathPara>
    </w:p>
    <w:p w14:paraId="63E78A3A" w14:textId="56655C06" w:rsidR="00A31532" w:rsidRPr="002A218C" w:rsidRDefault="002A218C" w:rsidP="002A218C">
      <w:pPr>
        <w:pStyle w:val="BodyText"/>
        <w:rPr>
          <w:lang w:val="en-CA"/>
        </w:rPr>
      </w:pPr>
      <w:r w:rsidRPr="002A218C">
        <w:rPr>
          <w:lang w:val="en-CA"/>
        </w:rPr>
        <w:t>Substitute back into the model (either linear or logit)</w:t>
      </w:r>
    </w:p>
    <w:p w14:paraId="6F7E9AE7" w14:textId="073033B9" w:rsidR="002A218C" w:rsidRPr="002A218C" w:rsidRDefault="002A218C" w:rsidP="002A218C">
      <w:pPr>
        <w:pStyle w:val="BodyText"/>
        <w:rPr>
          <w:lang w:val="en-CA"/>
        </w:rPr>
      </w:pPr>
      <m:oMathPara>
        <m:oMath>
          <m:r>
            <w:rPr>
              <w:rFonts w:ascii="Cambria Math" w:hAnsi="Cambria Math"/>
              <w:lang w:val="en-CA"/>
            </w:rPr>
            <m:t>Y =</m:t>
          </m:r>
          <m:limLow>
            <m:limLowPr>
              <m:ctrlPr>
                <w:rPr>
                  <w:rFonts w:ascii="Cambria Math" w:hAnsi="Cambria Math"/>
                  <w:i/>
                  <w:lang w:val="en-CA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groupChr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lang w:val="en-CA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CA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acc>
                            <m:accPr>
                              <m:chr m:val="‾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acc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</m:groupChr>
            </m:e>
            <m:lim>
              <m:r>
                <m:rPr>
                  <m:sty m:val="p"/>
                </m:rPr>
                <w:rPr>
                  <w:rFonts w:ascii="Cambria Math" w:hAnsi="Cambria Math"/>
                  <w:lang w:val="en-CA"/>
                </w:rPr>
                <m:t>new intercept</m:t>
              </m:r>
            </m:lim>
          </m:limLow>
          <m:r>
            <w:rPr>
              <w:rFonts w:ascii="Cambria Math" w:hAnsi="Cambria Math"/>
              <w:lang w:val="en-CA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  <w:lang w:val="en-CA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CA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acc>
            </m:e>
          </m:d>
          <m:sSubSup>
            <m:sSubSupPr>
              <m:ctrlPr>
                <w:rPr>
                  <w:rFonts w:ascii="Cambria Math" w:hAnsi="Cambria Math"/>
                  <w:i/>
                  <w:lang w:val="en-CA"/>
                </w:rPr>
              </m:ctrlPr>
            </m:sSubSupPr>
            <m:e>
              <m:r>
                <w:rPr>
                  <w:rFonts w:ascii="Cambria Math" w:hAnsi="Cambria Math"/>
                  <w:lang w:val="en-CA"/>
                </w:rPr>
                <m:t>X</m:t>
              </m:r>
            </m:e>
            <m:sub>
              <m:r>
                <w:rPr>
                  <w:rFonts w:ascii="Cambria Math" w:hAnsi="Cambria Math"/>
                  <w:lang w:val="en-CA"/>
                </w:rPr>
                <m:t>1</m:t>
              </m:r>
            </m:sub>
            <m:sup>
              <m:r>
                <w:rPr>
                  <w:rFonts w:ascii="Cambria Math" w:hAnsi="Cambria Math"/>
                  <w:lang w:val="en-CA"/>
                </w:rPr>
                <m:t>'</m:t>
              </m:r>
            </m:sup>
          </m:sSubSup>
          <m:r>
            <w:rPr>
              <w:rFonts w:ascii="Cambria Math" w:hAnsi="Cambria Math"/>
              <w:lang w:val="en-CA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  <w:lang w:val="en-CA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CA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acc>
            </m:e>
          </m:d>
          <m:sSubSup>
            <m:sSubSupPr>
              <m:ctrlPr>
                <w:rPr>
                  <w:rFonts w:ascii="Cambria Math" w:hAnsi="Cambria Math"/>
                  <w:i/>
                  <w:lang w:val="en-CA"/>
                </w:rPr>
              </m:ctrlPr>
            </m:sSubSupPr>
            <m:e>
              <m:r>
                <w:rPr>
                  <w:rFonts w:ascii="Cambria Math" w:hAnsi="Cambria Math"/>
                  <w:lang w:val="en-CA"/>
                </w:rPr>
                <m:t>X</m:t>
              </m:r>
            </m:e>
            <m:sub>
              <m:r>
                <w:rPr>
                  <w:rFonts w:ascii="Cambria Math" w:hAnsi="Cambria Math"/>
                  <w:lang w:val="en-CA"/>
                </w:rPr>
                <m:t>2</m:t>
              </m:r>
            </m:sub>
            <m:sup>
              <m:r>
                <w:rPr>
                  <w:rFonts w:ascii="Cambria Math" w:hAnsi="Cambria Math"/>
                  <w:lang w:val="en-CA"/>
                </w:rPr>
                <m:t>'</m:t>
              </m:r>
            </m:sup>
          </m:sSubSup>
          <m:r>
            <w:rPr>
              <w:rFonts w:ascii="Cambria Math" w:hAnsi="Cambria Math"/>
              <w:lang w:val="en-CA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lang w:val="en-CA"/>
                </w:rPr>
              </m:ctrlPr>
            </m:sSubPr>
            <m:e>
              <m:r>
                <w:rPr>
                  <w:rFonts w:ascii="Cambria Math" w:hAnsi="Cambria Math"/>
                  <w:lang w:val="en-CA"/>
                </w:rPr>
                <m:t>β</m:t>
              </m:r>
            </m:e>
            <m:sub>
              <m:r>
                <w:rPr>
                  <w:rFonts w:ascii="Cambria Math" w:hAnsi="Cambria Math"/>
                  <w:lang w:val="en-CA"/>
                </w:rPr>
                <m:t>3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CA"/>
                </w:rPr>
              </m:ctrlPr>
            </m:sSubSupPr>
            <m:e>
              <m:r>
                <w:rPr>
                  <w:rFonts w:ascii="Cambria Math" w:hAnsi="Cambria Math"/>
                  <w:lang w:val="en-CA"/>
                </w:rPr>
                <m:t>X</m:t>
              </m:r>
            </m:e>
            <m:sub>
              <m:r>
                <w:rPr>
                  <w:rFonts w:ascii="Cambria Math" w:hAnsi="Cambria Math"/>
                  <w:lang w:val="en-CA"/>
                </w:rPr>
                <m:t>1</m:t>
              </m:r>
            </m:sub>
            <m:sup>
              <m:r>
                <w:rPr>
                  <w:rFonts w:ascii="Cambria Math" w:hAnsi="Cambria Math"/>
                  <w:lang w:val="en-CA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  <w:lang w:val="en-CA"/>
                </w:rPr>
              </m:ctrlPr>
            </m:sSubSupPr>
            <m:e>
              <m:r>
                <w:rPr>
                  <w:rFonts w:ascii="Cambria Math" w:hAnsi="Cambria Math"/>
                  <w:lang w:val="en-CA"/>
                </w:rPr>
                <m:t>X</m:t>
              </m:r>
            </m:e>
            <m:sub>
              <m:r>
                <w:rPr>
                  <w:rFonts w:ascii="Cambria Math" w:hAnsi="Cambria Math"/>
                  <w:lang w:val="en-CA"/>
                </w:rPr>
                <m:t>2</m:t>
              </m:r>
            </m:sub>
            <m:sup>
              <m:r>
                <w:rPr>
                  <w:rFonts w:ascii="Cambria Math" w:hAnsi="Cambria Math"/>
                  <w:lang w:val="en-CA"/>
                </w:rPr>
                <m:t>'</m:t>
              </m:r>
            </m:sup>
          </m:sSubSup>
          <m:r>
            <w:rPr>
              <w:rFonts w:ascii="Cambria Math" w:hAnsi="Cambria Math"/>
              <w:lang w:val="en-CA"/>
            </w:rPr>
            <m:t>+ε</m:t>
          </m:r>
        </m:oMath>
      </m:oMathPara>
    </w:p>
    <w:p w14:paraId="13419FA8" w14:textId="4850AC4E" w:rsidR="002A218C" w:rsidRDefault="002A218C" w:rsidP="002A218C">
      <w:pPr>
        <w:pStyle w:val="BodyText"/>
        <w:rPr>
          <w:lang w:val="en-CA"/>
        </w:rPr>
      </w:pPr>
      <w:r>
        <w:rPr>
          <w:lang w:val="en-CA"/>
        </w:rPr>
        <w:t>or</w:t>
      </w:r>
    </w:p>
    <w:p w14:paraId="344F6496" w14:textId="782480E0" w:rsidR="00655C55" w:rsidRDefault="002A218C" w:rsidP="009E7C19">
      <w:pPr>
        <w:pStyle w:val="BodyText"/>
      </w:pPr>
      <m:oMathPara>
        <m:oMath>
          <m:r>
            <m:rPr>
              <m:nor/>
            </m:rPr>
            <m:t>logit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  <w:lang w:val="en-CA"/>
            </w:rPr>
            <m:t>=</m:t>
          </m:r>
          <w:commentRangeStart w:id="166"/>
          <m:limLow>
            <m:limLowPr>
              <m:ctrlPr>
                <w:rPr>
                  <w:rFonts w:ascii="Cambria Math" w:hAnsi="Cambria Math"/>
                  <w:i/>
                  <w:lang w:val="en-CA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groupChr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lang w:val="en-CA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CA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acc>
                            <m:accPr>
                              <m:chr m:val="‾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acc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</m:groupChr>
            </m:e>
            <m:lim>
              <m:r>
                <m:rPr>
                  <m:sty m:val="p"/>
                </m:rPr>
                <w:rPr>
                  <w:rFonts w:ascii="Cambria Math" w:hAnsi="Cambria Math"/>
                  <w:lang w:val="en-CA"/>
                </w:rPr>
                <m:t>new intercept</m:t>
              </m:r>
            </m:lim>
          </m:limLow>
          <m:r>
            <w:rPr>
              <w:rFonts w:ascii="Cambria Math" w:hAnsi="Cambria Math"/>
              <w:lang w:val="en-CA"/>
            </w:rPr>
            <m:t xml:space="preserve">+ </m:t>
          </m:r>
          <w:commentRangeEnd w:id="166"/>
          <m:r>
            <w:rPr>
              <w:rStyle w:val="CommentReference"/>
              <w:rFonts w:ascii="Cambria Math" w:hAnsi="Cambria Math"/>
              <w:i/>
              <w:sz w:val="24"/>
              <w:szCs w:val="24"/>
              <w:lang w:val="en-CA"/>
            </w:rPr>
            <w:commentReference w:id="166"/>
          </m:r>
          <m:d>
            <m:dPr>
              <m:ctrlPr>
                <w:rPr>
                  <w:rFonts w:ascii="Cambria Math" w:hAnsi="Cambria Math"/>
                  <w:i/>
                  <w:lang w:val="en-CA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CA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acc>
            </m:e>
          </m:d>
          <m:sSubSup>
            <m:sSubSupPr>
              <m:ctrlPr>
                <w:rPr>
                  <w:rFonts w:ascii="Cambria Math" w:hAnsi="Cambria Math"/>
                  <w:i/>
                  <w:lang w:val="en-CA"/>
                </w:rPr>
              </m:ctrlPr>
            </m:sSubSupPr>
            <m:e>
              <m:r>
                <w:rPr>
                  <w:rFonts w:ascii="Cambria Math" w:hAnsi="Cambria Math"/>
                  <w:lang w:val="en-CA"/>
                </w:rPr>
                <m:t>X</m:t>
              </m:r>
            </m:e>
            <m:sub>
              <m:r>
                <w:rPr>
                  <w:rFonts w:ascii="Cambria Math" w:hAnsi="Cambria Math"/>
                  <w:lang w:val="en-CA"/>
                </w:rPr>
                <m:t>1</m:t>
              </m:r>
            </m:sub>
            <m:sup>
              <m:r>
                <w:rPr>
                  <w:rFonts w:ascii="Cambria Math" w:hAnsi="Cambria Math"/>
                  <w:lang w:val="en-CA"/>
                </w:rPr>
                <m:t>'</m:t>
              </m:r>
            </m:sup>
          </m:sSubSup>
          <m:r>
            <w:rPr>
              <w:rFonts w:ascii="Cambria Math" w:hAnsi="Cambria Math"/>
              <w:lang w:val="en-CA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  <w:lang w:val="en-CA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CA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acc>
            </m:e>
          </m:d>
          <m:sSubSup>
            <m:sSubSupPr>
              <m:ctrlPr>
                <w:rPr>
                  <w:rFonts w:ascii="Cambria Math" w:hAnsi="Cambria Math"/>
                  <w:i/>
                  <w:lang w:val="en-CA"/>
                </w:rPr>
              </m:ctrlPr>
            </m:sSubSupPr>
            <m:e>
              <m:r>
                <w:rPr>
                  <w:rFonts w:ascii="Cambria Math" w:hAnsi="Cambria Math"/>
                  <w:lang w:val="en-CA"/>
                </w:rPr>
                <m:t>X</m:t>
              </m:r>
            </m:e>
            <m:sub>
              <m:r>
                <w:rPr>
                  <w:rFonts w:ascii="Cambria Math" w:hAnsi="Cambria Math"/>
                  <w:lang w:val="en-CA"/>
                </w:rPr>
                <m:t>2</m:t>
              </m:r>
            </m:sub>
            <m:sup>
              <m:r>
                <w:rPr>
                  <w:rFonts w:ascii="Cambria Math" w:hAnsi="Cambria Math"/>
                  <w:lang w:val="en-CA"/>
                </w:rPr>
                <m:t>'</m:t>
              </m:r>
            </m:sup>
          </m:sSubSup>
          <m:r>
            <w:rPr>
              <w:rFonts w:ascii="Cambria Math" w:hAnsi="Cambria Math"/>
              <w:lang w:val="en-CA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lang w:val="en-CA"/>
                </w:rPr>
              </m:ctrlPr>
            </m:sSubPr>
            <m:e>
              <m:r>
                <w:rPr>
                  <w:rFonts w:ascii="Cambria Math" w:hAnsi="Cambria Math"/>
                  <w:lang w:val="en-CA"/>
                </w:rPr>
                <m:t>β</m:t>
              </m:r>
            </m:e>
            <m:sub>
              <m:r>
                <w:rPr>
                  <w:rFonts w:ascii="Cambria Math" w:hAnsi="Cambria Math"/>
                  <w:lang w:val="en-CA"/>
                </w:rPr>
                <m:t>3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CA"/>
                </w:rPr>
              </m:ctrlPr>
            </m:sSubSupPr>
            <m:e>
              <m:r>
                <w:rPr>
                  <w:rFonts w:ascii="Cambria Math" w:hAnsi="Cambria Math"/>
                  <w:lang w:val="en-CA"/>
                </w:rPr>
                <m:t>X</m:t>
              </m:r>
            </m:e>
            <m:sub>
              <m:r>
                <w:rPr>
                  <w:rFonts w:ascii="Cambria Math" w:hAnsi="Cambria Math"/>
                  <w:lang w:val="en-CA"/>
                </w:rPr>
                <m:t>1</m:t>
              </m:r>
            </m:sub>
            <m:sup>
              <m:r>
                <w:rPr>
                  <w:rFonts w:ascii="Cambria Math" w:hAnsi="Cambria Math"/>
                  <w:lang w:val="en-CA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  <w:lang w:val="en-CA"/>
                </w:rPr>
              </m:ctrlPr>
            </m:sSubSupPr>
            <m:e>
              <m:r>
                <w:rPr>
                  <w:rFonts w:ascii="Cambria Math" w:hAnsi="Cambria Math"/>
                  <w:lang w:val="en-CA"/>
                </w:rPr>
                <m:t>X</m:t>
              </m:r>
            </m:e>
            <m:sub>
              <m:r>
                <w:rPr>
                  <w:rFonts w:ascii="Cambria Math" w:hAnsi="Cambria Math"/>
                  <w:lang w:val="en-CA"/>
                </w:rPr>
                <m:t>2</m:t>
              </m:r>
            </m:sub>
            <m:sup>
              <m:r>
                <w:rPr>
                  <w:rFonts w:ascii="Cambria Math" w:hAnsi="Cambria Math"/>
                  <w:lang w:val="en-CA"/>
                </w:rPr>
                <m:t>'</m:t>
              </m:r>
            </m:sup>
          </m:sSubSup>
          <m:r>
            <w:rPr>
              <w:rFonts w:ascii="Cambria Math" w:hAnsi="Cambria Math"/>
              <w:lang w:val="en-CA"/>
            </w:rPr>
            <m:t>+ε</m:t>
          </m:r>
        </m:oMath>
      </m:oMathPara>
    </w:p>
    <w:p w14:paraId="42211C7D" w14:textId="107F35FA" w:rsidR="00983869" w:rsidRDefault="00983869" w:rsidP="00983869">
      <w:pPr>
        <w:pStyle w:val="FirstParagraph"/>
        <w:rPr>
          <w:ins w:id="167" w:author="Juan Li" w:date="2025-10-27T13:50:00Z" w16du:dateUtc="2025-10-27T17:50:00Z"/>
        </w:rPr>
      </w:pPr>
      <w:bookmarkStart w:id="168" w:name="why-centering-helps"/>
      <w:bookmarkEnd w:id="165"/>
      <w:ins w:id="169" w:author="Juan Li" w:date="2025-10-27T13:49:00Z" w16du:dateUtc="2025-10-27T17:49:00Z">
        <w:r w:rsidRPr="00983869">
          <w:t xml:space="preserve">Linear </w:t>
        </w:r>
        <w:r>
          <w:t>regression</w:t>
        </w:r>
      </w:ins>
      <w:ins w:id="170" w:author="Juan Li" w:date="2025-10-27T13:50:00Z" w16du:dateUtc="2025-10-27T17:50:00Z">
        <w:r>
          <w:t>, when only center predictors, not interaction terms:</w:t>
        </w:r>
      </w:ins>
    </w:p>
    <w:p w14:paraId="098834B7" w14:textId="77777777" w:rsidR="00983869" w:rsidRPr="00A31532" w:rsidRDefault="00983869" w:rsidP="00983869">
      <w:pPr>
        <w:pStyle w:val="BodyText"/>
        <w:rPr>
          <w:ins w:id="171" w:author="Juan Li" w:date="2025-10-27T13:50:00Z" w16du:dateUtc="2025-10-27T17:50:00Z"/>
        </w:rPr>
      </w:pPr>
      <m:oMathPara>
        <m:oMath>
          <m:r>
            <w:ins w:id="172" w:author="Juan Li" w:date="2025-10-27T13:50:00Z" w16du:dateUtc="2025-10-27T17:50:00Z">
              <w:rPr>
                <w:rFonts w:ascii="Cambria Math" w:hAnsi="Cambria Math"/>
                <w:lang w:val="en-CA"/>
              </w:rPr>
              <m:t>Y =</m:t>
            </w:ins>
          </m:r>
          <m:sSub>
            <m:sSubPr>
              <m:ctrlPr>
                <w:ins w:id="173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sSubPr>
            <m:e>
              <m:r>
                <w:ins w:id="174" w:author="Juan Li" w:date="2025-10-27T13:50:00Z" w16du:dateUtc="2025-10-27T17:50:00Z">
                  <w:rPr>
                    <w:rFonts w:ascii="Cambria Math" w:hAnsi="Cambria Math"/>
                  </w:rPr>
                  <m:t>β</m:t>
                </w:ins>
              </m:r>
            </m:e>
            <m:sub>
              <m:r>
                <w:ins w:id="175" w:author="Juan Li" w:date="2025-10-27T13:50:00Z" w16du:dateUtc="2025-10-27T17:50:00Z">
                  <w:rPr>
                    <w:rFonts w:ascii="Cambria Math" w:hAnsi="Cambria Math"/>
                  </w:rPr>
                  <m:t>0</m:t>
                </w:ins>
              </m:r>
            </m:sub>
          </m:sSub>
          <m:r>
            <w:ins w:id="176" w:author="Juan Li" w:date="2025-10-27T13:50:00Z" w16du:dateUtc="2025-10-27T17:50:00Z">
              <m:rPr>
                <m:sty m:val="p"/>
              </m:rPr>
              <w:rPr>
                <w:rFonts w:ascii="Cambria Math" w:hAnsi="Cambria Math"/>
              </w:rPr>
              <m:t>+</m:t>
            </w:ins>
          </m:r>
          <m:sSub>
            <m:sSubPr>
              <m:ctrlPr>
                <w:ins w:id="177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sSubPr>
            <m:e>
              <m:r>
                <w:ins w:id="178" w:author="Juan Li" w:date="2025-10-27T13:50:00Z" w16du:dateUtc="2025-10-27T17:50:00Z">
                  <w:rPr>
                    <w:rFonts w:ascii="Cambria Math" w:hAnsi="Cambria Math"/>
                  </w:rPr>
                  <m:t>β</m:t>
                </w:ins>
              </m:r>
            </m:e>
            <m:sub>
              <m:r>
                <w:ins w:id="179" w:author="Juan Li" w:date="2025-10-27T13:50:00Z" w16du:dateUtc="2025-10-27T17:50:00Z">
                  <w:rPr>
                    <w:rFonts w:ascii="Cambria Math" w:hAnsi="Cambria Math"/>
                  </w:rPr>
                  <m:t>1</m:t>
                </w:ins>
              </m:r>
            </m:sub>
          </m:sSub>
          <m:r>
            <w:ins w:id="180" w:author="Juan Li" w:date="2025-10-27T13:50:00Z" w16du:dateUtc="2025-10-27T17:50:00Z">
              <m:rPr>
                <m:sty m:val="p"/>
              </m:rPr>
              <w:rPr>
                <w:rFonts w:ascii="Cambria Math" w:hAnsi="Cambria Math"/>
              </w:rPr>
              <m:t>(</m:t>
            </w:ins>
          </m:r>
          <m:sSubSup>
            <m:sSubSupPr>
              <m:ctrlPr>
                <w:ins w:id="181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sSubSupPr>
            <m:e>
              <m:r>
                <w:ins w:id="182" w:author="Juan Li" w:date="2025-10-27T13:50:00Z" w16du:dateUtc="2025-10-27T17:50:00Z">
                  <w:rPr>
                    <w:rFonts w:ascii="Cambria Math" w:hAnsi="Cambria Math"/>
                  </w:rPr>
                  <m:t>X</m:t>
                </w:ins>
              </m:r>
            </m:e>
            <m:sub>
              <m:r>
                <w:ins w:id="183" w:author="Juan Li" w:date="2025-10-27T13:50:00Z" w16du:dateUtc="2025-10-27T17:50:00Z">
                  <w:rPr>
                    <w:rFonts w:ascii="Cambria Math" w:hAnsi="Cambria Math"/>
                  </w:rPr>
                  <m:t>1</m:t>
                </w:ins>
              </m:r>
            </m:sub>
            <m:sup>
              <m:r>
                <w:ins w:id="184" w:author="Juan Li" w:date="2025-10-27T13:50:00Z" w16du:dateUtc="2025-10-27T17:50:00Z">
                  <m:rPr>
                    <m:sty m:val="p"/>
                  </m:rPr>
                  <w:rPr>
                    <w:rFonts w:ascii="Cambria Math" w:hAnsi="Cambria Math"/>
                  </w:rPr>
                  <m:t>'</m:t>
                </w:ins>
              </m:r>
            </m:sup>
          </m:sSubSup>
          <m:r>
            <w:ins w:id="185" w:author="Juan Li" w:date="2025-10-27T13:50:00Z" w16du:dateUtc="2025-10-27T17:50:00Z">
              <m:rPr>
                <m:sty m:val="p"/>
              </m:rPr>
              <w:rPr>
                <w:rFonts w:ascii="Cambria Math" w:hAnsi="Cambria Math"/>
              </w:rPr>
              <m:t>+</m:t>
            </w:ins>
          </m:r>
          <m:acc>
            <m:accPr>
              <m:chr m:val="‾"/>
              <m:ctrlPr>
                <w:ins w:id="186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accPr>
            <m:e>
              <m:sSub>
                <m:sSubPr>
                  <m:ctrlPr>
                    <w:ins w:id="187" w:author="Juan Li" w:date="2025-10-27T13:50:00Z" w16du:dateUtc="2025-10-27T17:50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188" w:author="Juan Li" w:date="2025-10-27T13:50:00Z" w16du:dateUtc="2025-10-27T17:50:00Z">
                      <w:rPr>
                        <w:rFonts w:ascii="Cambria Math" w:hAnsi="Cambria Math"/>
                      </w:rPr>
                      <m:t>X</m:t>
                    </w:ins>
                  </m:r>
                </m:e>
                <m:sub>
                  <m:r>
                    <w:ins w:id="189" w:author="Juan Li" w:date="2025-10-27T13:50:00Z" w16du:dateUtc="2025-10-27T17:50:00Z">
                      <w:rPr>
                        <w:rFonts w:ascii="Cambria Math" w:hAnsi="Cambria Math"/>
                      </w:rPr>
                      <m:t>1</m:t>
                    </w:ins>
                  </m:r>
                </m:sub>
              </m:sSub>
            </m:e>
          </m:acc>
          <m:r>
            <w:ins w:id="190" w:author="Juan Li" w:date="2025-10-27T13:50:00Z" w16du:dateUtc="2025-10-27T17:50:00Z">
              <m:rPr>
                <m:sty m:val="p"/>
              </m:rPr>
              <w:rPr>
                <w:rFonts w:ascii="Cambria Math" w:hAnsi="Cambria Math"/>
              </w:rPr>
              <m:t>)+</m:t>
            </w:ins>
          </m:r>
          <m:sSub>
            <m:sSubPr>
              <m:ctrlPr>
                <w:ins w:id="191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sSubPr>
            <m:e>
              <m:r>
                <w:ins w:id="192" w:author="Juan Li" w:date="2025-10-27T13:50:00Z" w16du:dateUtc="2025-10-27T17:50:00Z">
                  <w:rPr>
                    <w:rFonts w:ascii="Cambria Math" w:hAnsi="Cambria Math"/>
                  </w:rPr>
                  <m:t>β</m:t>
                </w:ins>
              </m:r>
            </m:e>
            <m:sub>
              <m:r>
                <w:ins w:id="193" w:author="Juan Li" w:date="2025-10-27T13:50:00Z" w16du:dateUtc="2025-10-27T17:50:00Z">
                  <w:rPr>
                    <w:rFonts w:ascii="Cambria Math" w:hAnsi="Cambria Math"/>
                  </w:rPr>
                  <m:t>2</m:t>
                </w:ins>
              </m:r>
            </m:sub>
          </m:sSub>
          <m:r>
            <w:ins w:id="194" w:author="Juan Li" w:date="2025-10-27T13:50:00Z" w16du:dateUtc="2025-10-27T17:50:00Z">
              <m:rPr>
                <m:sty m:val="p"/>
              </m:rPr>
              <w:rPr>
                <w:rFonts w:ascii="Cambria Math" w:hAnsi="Cambria Math"/>
              </w:rPr>
              <m:t>(</m:t>
            </w:ins>
          </m:r>
          <m:sSubSup>
            <m:sSubSupPr>
              <m:ctrlPr>
                <w:ins w:id="195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sSubSupPr>
            <m:e>
              <m:r>
                <w:ins w:id="196" w:author="Juan Li" w:date="2025-10-27T13:50:00Z" w16du:dateUtc="2025-10-27T17:50:00Z">
                  <w:rPr>
                    <w:rFonts w:ascii="Cambria Math" w:hAnsi="Cambria Math"/>
                  </w:rPr>
                  <m:t>X</m:t>
                </w:ins>
              </m:r>
            </m:e>
            <m:sub>
              <m:r>
                <w:ins w:id="197" w:author="Juan Li" w:date="2025-10-27T13:50:00Z" w16du:dateUtc="2025-10-27T17:50:00Z">
                  <w:rPr>
                    <w:rFonts w:ascii="Cambria Math" w:hAnsi="Cambria Math"/>
                  </w:rPr>
                  <m:t>2</m:t>
                </w:ins>
              </m:r>
            </m:sub>
            <m:sup>
              <m:r>
                <w:ins w:id="198" w:author="Juan Li" w:date="2025-10-27T13:50:00Z" w16du:dateUtc="2025-10-27T17:50:00Z">
                  <m:rPr>
                    <m:sty m:val="p"/>
                  </m:rPr>
                  <w:rPr>
                    <w:rFonts w:ascii="Cambria Math" w:hAnsi="Cambria Math"/>
                  </w:rPr>
                  <m:t>'</m:t>
                </w:ins>
              </m:r>
            </m:sup>
          </m:sSubSup>
          <m:r>
            <w:ins w:id="199" w:author="Juan Li" w:date="2025-10-27T13:50:00Z" w16du:dateUtc="2025-10-27T17:50:00Z">
              <m:rPr>
                <m:sty m:val="p"/>
              </m:rPr>
              <w:rPr>
                <w:rFonts w:ascii="Cambria Math" w:hAnsi="Cambria Math"/>
              </w:rPr>
              <m:t>+</m:t>
            </w:ins>
          </m:r>
          <m:acc>
            <m:accPr>
              <m:chr m:val="‾"/>
              <m:ctrlPr>
                <w:ins w:id="200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accPr>
            <m:e>
              <m:sSub>
                <m:sSubPr>
                  <m:ctrlPr>
                    <w:ins w:id="201" w:author="Juan Li" w:date="2025-10-27T13:50:00Z" w16du:dateUtc="2025-10-27T17:50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202" w:author="Juan Li" w:date="2025-10-27T13:50:00Z" w16du:dateUtc="2025-10-27T17:50:00Z">
                      <w:rPr>
                        <w:rFonts w:ascii="Cambria Math" w:hAnsi="Cambria Math"/>
                      </w:rPr>
                      <m:t>X</m:t>
                    </w:ins>
                  </m:r>
                </m:e>
                <m:sub>
                  <m:r>
                    <w:ins w:id="203" w:author="Juan Li" w:date="2025-10-27T13:50:00Z" w16du:dateUtc="2025-10-27T17:50:00Z">
                      <w:rPr>
                        <w:rFonts w:ascii="Cambria Math" w:hAnsi="Cambria Math"/>
                      </w:rPr>
                      <m:t>2</m:t>
                    </w:ins>
                  </m:r>
                </m:sub>
              </m:sSub>
            </m:e>
          </m:acc>
          <m:r>
            <w:ins w:id="204" w:author="Juan Li" w:date="2025-10-27T13:50:00Z" w16du:dateUtc="2025-10-27T17:50:00Z">
              <m:rPr>
                <m:sty m:val="p"/>
              </m:rPr>
              <w:rPr>
                <w:rFonts w:ascii="Cambria Math" w:hAnsi="Cambria Math"/>
              </w:rPr>
              <m:t>)+</m:t>
            </w:ins>
          </m:r>
          <m:sSub>
            <m:sSubPr>
              <m:ctrlPr>
                <w:ins w:id="205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sSubPr>
            <m:e>
              <m:r>
                <w:ins w:id="206" w:author="Juan Li" w:date="2025-10-27T13:50:00Z" w16du:dateUtc="2025-10-27T17:50:00Z">
                  <w:rPr>
                    <w:rFonts w:ascii="Cambria Math" w:hAnsi="Cambria Math"/>
                  </w:rPr>
                  <m:t>β</m:t>
                </w:ins>
              </m:r>
            </m:e>
            <m:sub>
              <m:r>
                <w:ins w:id="207" w:author="Juan Li" w:date="2025-10-27T13:50:00Z" w16du:dateUtc="2025-10-27T17:50:00Z">
                  <w:rPr>
                    <w:rFonts w:ascii="Cambria Math" w:hAnsi="Cambria Math"/>
                  </w:rPr>
                  <m:t>3</m:t>
                </w:ins>
              </m:r>
            </m:sub>
          </m:sSub>
          <m:r>
            <w:ins w:id="208" w:author="Juan Li" w:date="2025-10-27T13:50:00Z" w16du:dateUtc="2025-10-27T17:50:00Z">
              <m:rPr>
                <m:sty m:val="p"/>
              </m:rPr>
              <w:rPr>
                <w:rFonts w:ascii="Cambria Math" w:hAnsi="Cambria Math"/>
              </w:rPr>
              <m:t>(</m:t>
            </w:ins>
          </m:r>
          <m:sSubSup>
            <m:sSubSupPr>
              <m:ctrlPr>
                <w:ins w:id="209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sSubSupPr>
            <m:e>
              <m:r>
                <w:ins w:id="210" w:author="Juan Li" w:date="2025-10-27T13:50:00Z" w16du:dateUtc="2025-10-27T17:50:00Z">
                  <w:rPr>
                    <w:rFonts w:ascii="Cambria Math" w:hAnsi="Cambria Math"/>
                  </w:rPr>
                  <m:t>X</m:t>
                </w:ins>
              </m:r>
            </m:e>
            <m:sub>
              <m:r>
                <w:ins w:id="211" w:author="Juan Li" w:date="2025-10-27T13:50:00Z" w16du:dateUtc="2025-10-27T17:50:00Z">
                  <w:rPr>
                    <w:rFonts w:ascii="Cambria Math" w:hAnsi="Cambria Math"/>
                  </w:rPr>
                  <m:t>1</m:t>
                </w:ins>
              </m:r>
            </m:sub>
            <m:sup>
              <m:r>
                <w:ins w:id="212" w:author="Juan Li" w:date="2025-10-27T13:50:00Z" w16du:dateUtc="2025-10-27T17:50:00Z">
                  <m:rPr>
                    <m:sty m:val="p"/>
                  </m:rPr>
                  <w:rPr>
                    <w:rFonts w:ascii="Cambria Math" w:hAnsi="Cambria Math"/>
                  </w:rPr>
                  <m:t>'</m:t>
                </w:ins>
              </m:r>
            </m:sup>
          </m:sSubSup>
          <m:sSubSup>
            <m:sSubSupPr>
              <m:ctrlPr>
                <w:ins w:id="213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sSubSupPr>
            <m:e>
              <m:r>
                <w:ins w:id="214" w:author="Juan Li" w:date="2025-10-27T13:50:00Z" w16du:dateUtc="2025-10-27T17:50:00Z">
                  <w:rPr>
                    <w:rFonts w:ascii="Cambria Math" w:hAnsi="Cambria Math"/>
                  </w:rPr>
                  <m:t>X</m:t>
                </w:ins>
              </m:r>
            </m:e>
            <m:sub>
              <m:r>
                <w:ins w:id="215" w:author="Juan Li" w:date="2025-10-27T13:50:00Z" w16du:dateUtc="2025-10-27T17:50:00Z">
                  <w:rPr>
                    <w:rFonts w:ascii="Cambria Math" w:hAnsi="Cambria Math"/>
                  </w:rPr>
                  <m:t>2</m:t>
                </w:ins>
              </m:r>
            </m:sub>
            <m:sup>
              <m:r>
                <w:ins w:id="216" w:author="Juan Li" w:date="2025-10-27T13:50:00Z" w16du:dateUtc="2025-10-27T17:50:00Z">
                  <m:rPr>
                    <m:sty m:val="p"/>
                  </m:rPr>
                  <w:rPr>
                    <w:rFonts w:ascii="Cambria Math" w:hAnsi="Cambria Math"/>
                  </w:rPr>
                  <m:t>'</m:t>
                </w:ins>
              </m:r>
            </m:sup>
          </m:sSubSup>
          <m:r>
            <w:ins w:id="217" w:author="Juan Li" w:date="2025-10-27T13:50:00Z" w16du:dateUtc="2025-10-27T17:50:00Z">
              <m:rPr>
                <m:sty m:val="p"/>
              </m:rPr>
              <w:rPr>
                <w:rFonts w:ascii="Cambria Math" w:hAnsi="Cambria Math"/>
              </w:rPr>
              <m:t>+</m:t>
            </w:ins>
          </m:r>
          <m:acc>
            <m:accPr>
              <m:chr m:val="‾"/>
              <m:ctrlPr>
                <w:ins w:id="218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accPr>
            <m:e>
              <m:sSub>
                <m:sSubPr>
                  <m:ctrlPr>
                    <w:ins w:id="219" w:author="Juan Li" w:date="2025-10-27T13:50:00Z" w16du:dateUtc="2025-10-27T17:50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220" w:author="Juan Li" w:date="2025-10-27T13:50:00Z" w16du:dateUtc="2025-10-27T17:50:00Z">
                      <w:rPr>
                        <w:rFonts w:ascii="Cambria Math" w:hAnsi="Cambria Math"/>
                      </w:rPr>
                      <m:t>X</m:t>
                    </w:ins>
                  </m:r>
                </m:e>
                <m:sub>
                  <m:r>
                    <w:ins w:id="221" w:author="Juan Li" w:date="2025-10-27T13:50:00Z" w16du:dateUtc="2025-10-27T17:50:00Z">
                      <w:rPr>
                        <w:rFonts w:ascii="Cambria Math" w:hAnsi="Cambria Math"/>
                      </w:rPr>
                      <m:t>1</m:t>
                    </w:ins>
                  </m:r>
                </m:sub>
              </m:sSub>
            </m:e>
          </m:acc>
          <m:sSubSup>
            <m:sSubSupPr>
              <m:ctrlPr>
                <w:ins w:id="222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sSubSupPr>
            <m:e>
              <m:r>
                <w:ins w:id="223" w:author="Juan Li" w:date="2025-10-27T13:50:00Z" w16du:dateUtc="2025-10-27T17:50:00Z">
                  <w:rPr>
                    <w:rFonts w:ascii="Cambria Math" w:hAnsi="Cambria Math"/>
                  </w:rPr>
                  <m:t>X</m:t>
                </w:ins>
              </m:r>
            </m:e>
            <m:sub>
              <m:r>
                <w:ins w:id="224" w:author="Juan Li" w:date="2025-10-27T13:50:00Z" w16du:dateUtc="2025-10-27T17:50:00Z">
                  <w:rPr>
                    <w:rFonts w:ascii="Cambria Math" w:hAnsi="Cambria Math"/>
                  </w:rPr>
                  <m:t>2</m:t>
                </w:ins>
              </m:r>
            </m:sub>
            <m:sup>
              <m:r>
                <w:ins w:id="225" w:author="Juan Li" w:date="2025-10-27T13:50:00Z" w16du:dateUtc="2025-10-27T17:50:00Z">
                  <m:rPr>
                    <m:sty m:val="p"/>
                  </m:rPr>
                  <w:rPr>
                    <w:rFonts w:ascii="Cambria Math" w:hAnsi="Cambria Math"/>
                  </w:rPr>
                  <m:t>'</m:t>
                </w:ins>
              </m:r>
            </m:sup>
          </m:sSubSup>
          <m:r>
            <w:ins w:id="226" w:author="Juan Li" w:date="2025-10-27T13:50:00Z" w16du:dateUtc="2025-10-27T17:50:00Z">
              <m:rPr>
                <m:sty m:val="p"/>
              </m:rPr>
              <w:rPr>
                <w:rFonts w:ascii="Cambria Math" w:hAnsi="Cambria Math"/>
              </w:rPr>
              <m:t>+</m:t>
            </w:ins>
          </m:r>
          <m:acc>
            <m:accPr>
              <m:chr m:val="‾"/>
              <m:ctrlPr>
                <w:ins w:id="227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accPr>
            <m:e>
              <m:sSub>
                <m:sSubPr>
                  <m:ctrlPr>
                    <w:ins w:id="228" w:author="Juan Li" w:date="2025-10-27T13:50:00Z" w16du:dateUtc="2025-10-27T17:50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229" w:author="Juan Li" w:date="2025-10-27T13:50:00Z" w16du:dateUtc="2025-10-27T17:50:00Z">
                      <w:rPr>
                        <w:rFonts w:ascii="Cambria Math" w:hAnsi="Cambria Math"/>
                      </w:rPr>
                      <m:t>X</m:t>
                    </w:ins>
                  </m:r>
                </m:e>
                <m:sub>
                  <m:r>
                    <w:ins w:id="230" w:author="Juan Li" w:date="2025-10-27T13:50:00Z" w16du:dateUtc="2025-10-27T17:50:00Z">
                      <w:rPr>
                        <w:rFonts w:ascii="Cambria Math" w:hAnsi="Cambria Math"/>
                      </w:rPr>
                      <m:t>2</m:t>
                    </w:ins>
                  </m:r>
                </m:sub>
              </m:sSub>
            </m:e>
          </m:acc>
          <m:sSubSup>
            <m:sSubSupPr>
              <m:ctrlPr>
                <w:ins w:id="231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sSubSupPr>
            <m:e>
              <m:r>
                <w:ins w:id="232" w:author="Juan Li" w:date="2025-10-27T13:50:00Z" w16du:dateUtc="2025-10-27T17:50:00Z">
                  <w:rPr>
                    <w:rFonts w:ascii="Cambria Math" w:hAnsi="Cambria Math"/>
                  </w:rPr>
                  <m:t>X</m:t>
                </w:ins>
              </m:r>
            </m:e>
            <m:sub>
              <m:r>
                <w:ins w:id="233" w:author="Juan Li" w:date="2025-10-27T13:50:00Z" w16du:dateUtc="2025-10-27T17:50:00Z">
                  <w:rPr>
                    <w:rFonts w:ascii="Cambria Math" w:hAnsi="Cambria Math"/>
                  </w:rPr>
                  <m:t>1</m:t>
                </w:ins>
              </m:r>
            </m:sub>
            <m:sup>
              <m:r>
                <w:ins w:id="234" w:author="Juan Li" w:date="2025-10-27T13:50:00Z" w16du:dateUtc="2025-10-27T17:50:00Z">
                  <m:rPr>
                    <m:sty m:val="p"/>
                  </m:rPr>
                  <w:rPr>
                    <w:rFonts w:ascii="Cambria Math" w:hAnsi="Cambria Math"/>
                  </w:rPr>
                  <m:t>'</m:t>
                </w:ins>
              </m:r>
            </m:sup>
          </m:sSubSup>
          <m:r>
            <w:ins w:id="235" w:author="Juan Li" w:date="2025-10-27T13:50:00Z" w16du:dateUtc="2025-10-27T17:50:00Z">
              <m:rPr>
                <m:sty m:val="p"/>
              </m:rPr>
              <w:rPr>
                <w:rFonts w:ascii="Cambria Math" w:hAnsi="Cambria Math"/>
              </w:rPr>
              <m:t>+</m:t>
            </w:ins>
          </m:r>
          <m:acc>
            <m:accPr>
              <m:chr m:val="‾"/>
              <m:ctrlPr>
                <w:ins w:id="236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accPr>
            <m:e>
              <m:sSub>
                <m:sSubPr>
                  <m:ctrlPr>
                    <w:ins w:id="237" w:author="Juan Li" w:date="2025-10-27T13:50:00Z" w16du:dateUtc="2025-10-27T17:50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238" w:author="Juan Li" w:date="2025-10-27T13:50:00Z" w16du:dateUtc="2025-10-27T17:50:00Z">
                      <w:rPr>
                        <w:rFonts w:ascii="Cambria Math" w:hAnsi="Cambria Math"/>
                      </w:rPr>
                      <m:t>X</m:t>
                    </w:ins>
                  </m:r>
                </m:e>
                <m:sub>
                  <m:r>
                    <w:ins w:id="239" w:author="Juan Li" w:date="2025-10-27T13:50:00Z" w16du:dateUtc="2025-10-27T17:50:00Z">
                      <w:rPr>
                        <w:rFonts w:ascii="Cambria Math" w:hAnsi="Cambria Math"/>
                      </w:rPr>
                      <m:t>1</m:t>
                    </w:ins>
                  </m:r>
                </m:sub>
              </m:sSub>
            </m:e>
          </m:acc>
          <m:acc>
            <m:accPr>
              <m:chr m:val="‾"/>
              <m:ctrlPr>
                <w:ins w:id="240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accPr>
            <m:e>
              <m:sSub>
                <m:sSubPr>
                  <m:ctrlPr>
                    <w:ins w:id="241" w:author="Juan Li" w:date="2025-10-27T13:50:00Z" w16du:dateUtc="2025-10-27T17:50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242" w:author="Juan Li" w:date="2025-10-27T13:50:00Z" w16du:dateUtc="2025-10-27T17:50:00Z">
                      <w:rPr>
                        <w:rFonts w:ascii="Cambria Math" w:hAnsi="Cambria Math"/>
                      </w:rPr>
                      <m:t>X</m:t>
                    </w:ins>
                  </m:r>
                </m:e>
                <m:sub>
                  <m:r>
                    <w:ins w:id="243" w:author="Juan Li" w:date="2025-10-27T13:50:00Z" w16du:dateUtc="2025-10-27T17:50:00Z">
                      <w:rPr>
                        <w:rFonts w:ascii="Cambria Math" w:hAnsi="Cambria Math"/>
                      </w:rPr>
                      <m:t>2</m:t>
                    </w:ins>
                  </m:r>
                </m:sub>
              </m:sSub>
            </m:e>
          </m:acc>
          <m:r>
            <w:ins w:id="244" w:author="Juan Li" w:date="2025-10-27T13:50:00Z" w16du:dateUtc="2025-10-27T17:50:00Z">
              <m:rPr>
                <m:sty m:val="p"/>
              </m:rPr>
              <w:rPr>
                <w:rFonts w:ascii="Cambria Math" w:hAnsi="Cambria Math"/>
              </w:rPr>
              <m:t>)+</m:t>
            </w:ins>
          </m:r>
          <m:r>
            <w:ins w:id="245" w:author="Juan Li" w:date="2025-10-27T13:50:00Z" w16du:dateUtc="2025-10-27T17:50:00Z">
              <w:rPr>
                <w:rFonts w:ascii="Cambria Math" w:hAnsi="Cambria Math"/>
              </w:rPr>
              <m:t>ε</m:t>
            </w:ins>
          </m:r>
        </m:oMath>
      </m:oMathPara>
    </w:p>
    <w:p w14:paraId="495AFE7C" w14:textId="77777777" w:rsidR="00983869" w:rsidRPr="002A218C" w:rsidRDefault="00983869" w:rsidP="00983869">
      <w:pPr>
        <w:pStyle w:val="BodyText"/>
        <w:rPr>
          <w:ins w:id="246" w:author="Juan Li" w:date="2025-10-27T13:50:00Z" w16du:dateUtc="2025-10-27T17:50:00Z"/>
          <w:lang w:val="en-CA"/>
        </w:rPr>
      </w:pPr>
      <m:oMathPara>
        <m:oMath>
          <m:r>
            <w:ins w:id="247" w:author="Juan Li" w:date="2025-10-27T13:50:00Z" w16du:dateUtc="2025-10-27T17:50:00Z">
              <w:rPr>
                <w:rFonts w:ascii="Cambria Math" w:hAnsi="Cambria Math"/>
                <w:lang w:val="en-CA"/>
              </w:rPr>
              <m:t>Y =</m:t>
            </w:ins>
          </m:r>
          <m:limLow>
            <m:limLowPr>
              <m:ctrlPr>
                <w:ins w:id="248" w:author="Juan Li" w:date="2025-10-27T13:50:00Z" w16du:dateUtc="2025-10-27T17:50:00Z">
                  <w:rPr>
                    <w:rFonts w:ascii="Cambria Math" w:hAnsi="Cambria Math"/>
                    <w:i/>
                    <w:lang w:val="en-CA"/>
                  </w:rPr>
                </w:ins>
              </m:ctrlPr>
            </m:limLowPr>
            <m:e>
              <m:groupChr>
                <m:groupChrPr>
                  <m:ctrlPr>
                    <w:ins w:id="249" w:author="Juan Li" w:date="2025-10-27T13:50:00Z" w16du:dateUtc="2025-10-27T17:50:00Z">
                      <w:rPr>
                        <w:rFonts w:ascii="Cambria Math" w:hAnsi="Cambria Math"/>
                        <w:i/>
                        <w:lang w:val="en-CA"/>
                      </w:rPr>
                    </w:ins>
                  </m:ctrlPr>
                </m:groupChrPr>
                <m:e>
                  <m:d>
                    <m:dPr>
                      <m:begChr m:val="{"/>
                      <m:endChr m:val="}"/>
                      <m:ctrlPr>
                        <w:ins w:id="250" w:author="Juan Li" w:date="2025-10-27T13:50:00Z" w16du:dateUtc="2025-10-27T17:50:00Z">
                          <w:rPr>
                            <w:rFonts w:ascii="Cambria Math" w:hAnsi="Cambria Math"/>
                            <w:i/>
                            <w:lang w:val="en-CA"/>
                          </w:rPr>
                        </w:ins>
                      </m:ctrlPr>
                    </m:dPr>
                    <m:e>
                      <m:sSub>
                        <m:sSubPr>
                          <m:ctrlPr>
                            <w:ins w:id="251" w:author="Juan Li" w:date="2025-10-27T13:50:00Z" w16du:dateUtc="2025-10-27T17:50:00Z">
                              <w:rPr>
                                <w:rFonts w:ascii="Cambria Math" w:hAnsi="Cambria Math"/>
                              </w:rPr>
                            </w:ins>
                          </m:ctrlPr>
                        </m:sSubPr>
                        <m:e>
                          <m:r>
                            <w:ins w:id="252" w:author="Juan Li" w:date="2025-10-27T13:50:00Z" w16du:dateUtc="2025-10-27T17:50:00Z">
                              <w:rPr>
                                <w:rFonts w:ascii="Cambria Math" w:hAnsi="Cambria Math"/>
                              </w:rPr>
                              <m:t>(β</m:t>
                            </w:ins>
                          </m:r>
                        </m:e>
                        <m:sub>
                          <m:r>
                            <w:ins w:id="253" w:author="Juan Li" w:date="2025-10-27T13:50:00Z" w16du:dateUtc="2025-10-27T17:50:00Z">
                              <w:rPr>
                                <w:rFonts w:ascii="Cambria Math" w:hAnsi="Cambria Math"/>
                              </w:rPr>
                              <m:t>0</m:t>
                            </w:ins>
                          </m:r>
                        </m:sub>
                      </m:sSub>
                      <m:r>
                        <w:ins w:id="254" w:author="Juan Li" w:date="2025-10-27T13:50:00Z" w16du:dateUtc="2025-10-27T17:50:00Z"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w:ins>
                      </m:r>
                      <m:sSub>
                        <m:sSubPr>
                          <m:ctrlPr>
                            <w:ins w:id="255" w:author="Juan Li" w:date="2025-10-27T13:50:00Z" w16du:dateUtc="2025-10-27T17:50:00Z">
                              <w:rPr>
                                <w:rFonts w:ascii="Cambria Math" w:hAnsi="Cambria Math"/>
                              </w:rPr>
                            </w:ins>
                          </m:ctrlPr>
                        </m:sSubPr>
                        <m:e>
                          <m:r>
                            <w:ins w:id="256" w:author="Juan Li" w:date="2025-10-27T13:50:00Z" w16du:dateUtc="2025-10-27T17:50:00Z">
                              <w:rPr>
                                <w:rFonts w:ascii="Cambria Math" w:hAnsi="Cambria Math"/>
                              </w:rPr>
                              <m:t>β</m:t>
                            </w:ins>
                          </m:r>
                        </m:e>
                        <m:sub>
                          <m:r>
                            <w:ins w:id="257" w:author="Juan Li" w:date="2025-10-27T13:50:00Z" w16du:dateUtc="2025-10-27T17:50:00Z">
                              <w:rPr>
                                <w:rFonts w:ascii="Cambria Math" w:hAnsi="Cambria Math"/>
                              </w:rPr>
                              <m:t>1</m:t>
                            </w:ins>
                          </m:r>
                        </m:sub>
                      </m:sSub>
                      <m:acc>
                        <m:accPr>
                          <m:chr m:val="‾"/>
                          <m:ctrlPr>
                            <w:ins w:id="258" w:author="Juan Li" w:date="2025-10-27T13:50:00Z" w16du:dateUtc="2025-10-27T17:50:00Z">
                              <w:rPr>
                                <w:rFonts w:ascii="Cambria Math" w:hAnsi="Cambria Math"/>
                              </w:rPr>
                            </w:ins>
                          </m:ctrlPr>
                        </m:accPr>
                        <m:e>
                          <m:sSub>
                            <m:sSubPr>
                              <m:ctrlPr>
                                <w:ins w:id="259" w:author="Juan Li" w:date="2025-10-27T13:50:00Z" w16du:dateUtc="2025-10-27T17:50:00Z">
                                  <w:rPr>
                                    <w:rFonts w:ascii="Cambria Math" w:hAnsi="Cambria Math"/>
                                  </w:rPr>
                                </w:ins>
                              </m:ctrlPr>
                            </m:sSubPr>
                            <m:e>
                              <m:r>
                                <w:ins w:id="260" w:author="Juan Li" w:date="2025-10-27T13:50:00Z" w16du:dateUtc="2025-10-27T17:50:00Z">
                                  <w:rPr>
                                    <w:rFonts w:ascii="Cambria Math" w:hAnsi="Cambria Math"/>
                                  </w:rPr>
                                  <m:t>X</m:t>
                                </w:ins>
                              </m:r>
                            </m:e>
                            <m:sub>
                              <m:r>
                                <w:ins w:id="261" w:author="Juan Li" w:date="2025-10-27T13:50:00Z" w16du:dateUtc="2025-10-27T17:50:00Z">
                                  <w:rPr>
                                    <w:rFonts w:ascii="Cambria Math" w:hAnsi="Cambria Math"/>
                                  </w:rPr>
                                  <m:t>1</m:t>
                                </w:ins>
                              </m:r>
                            </m:sub>
                          </m:sSub>
                        </m:e>
                      </m:acc>
                      <m:r>
                        <w:ins w:id="262" w:author="Juan Li" w:date="2025-10-27T13:50:00Z" w16du:dateUtc="2025-10-27T17:50:00Z"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w:ins>
                      </m:r>
                      <m:sSub>
                        <m:sSubPr>
                          <m:ctrlPr>
                            <w:ins w:id="263" w:author="Juan Li" w:date="2025-10-27T13:50:00Z" w16du:dateUtc="2025-10-27T17:50:00Z">
                              <w:rPr>
                                <w:rFonts w:ascii="Cambria Math" w:hAnsi="Cambria Math"/>
                              </w:rPr>
                            </w:ins>
                          </m:ctrlPr>
                        </m:sSubPr>
                        <m:e>
                          <m:r>
                            <w:ins w:id="264" w:author="Juan Li" w:date="2025-10-27T13:50:00Z" w16du:dateUtc="2025-10-27T17:50:00Z">
                              <w:rPr>
                                <w:rFonts w:ascii="Cambria Math" w:hAnsi="Cambria Math"/>
                              </w:rPr>
                              <m:t>β</m:t>
                            </w:ins>
                          </m:r>
                        </m:e>
                        <m:sub>
                          <m:r>
                            <w:ins w:id="265" w:author="Juan Li" w:date="2025-10-27T13:50:00Z" w16du:dateUtc="2025-10-27T17:50:00Z">
                              <w:rPr>
                                <w:rFonts w:ascii="Cambria Math" w:hAnsi="Cambria Math"/>
                              </w:rPr>
                              <m:t>2</m:t>
                            </w:ins>
                          </m:r>
                        </m:sub>
                      </m:sSub>
                      <m:acc>
                        <m:accPr>
                          <m:chr m:val="‾"/>
                          <m:ctrlPr>
                            <w:ins w:id="266" w:author="Juan Li" w:date="2025-10-27T13:50:00Z" w16du:dateUtc="2025-10-27T17:50:00Z">
                              <w:rPr>
                                <w:rFonts w:ascii="Cambria Math" w:hAnsi="Cambria Math"/>
                              </w:rPr>
                            </w:ins>
                          </m:ctrlPr>
                        </m:accPr>
                        <m:e>
                          <m:sSub>
                            <m:sSubPr>
                              <m:ctrlPr>
                                <w:ins w:id="267" w:author="Juan Li" w:date="2025-10-27T13:50:00Z" w16du:dateUtc="2025-10-27T17:50:00Z">
                                  <w:rPr>
                                    <w:rFonts w:ascii="Cambria Math" w:hAnsi="Cambria Math"/>
                                  </w:rPr>
                                </w:ins>
                              </m:ctrlPr>
                            </m:sSubPr>
                            <m:e>
                              <m:r>
                                <w:ins w:id="268" w:author="Juan Li" w:date="2025-10-27T13:50:00Z" w16du:dateUtc="2025-10-27T17:50:00Z">
                                  <w:rPr>
                                    <w:rFonts w:ascii="Cambria Math" w:hAnsi="Cambria Math"/>
                                  </w:rPr>
                                  <m:t>X</m:t>
                                </w:ins>
                              </m:r>
                            </m:e>
                            <m:sub>
                              <m:r>
                                <w:ins w:id="269" w:author="Juan Li" w:date="2025-10-27T13:50:00Z" w16du:dateUtc="2025-10-27T17:50:00Z">
                                  <w:rPr>
                                    <w:rFonts w:ascii="Cambria Math" w:hAnsi="Cambria Math"/>
                                  </w:rPr>
                                  <m:t>2</m:t>
                                </w:ins>
                              </m:r>
                            </m:sub>
                          </m:sSub>
                        </m:e>
                      </m:acc>
                      <m:r>
                        <w:ins w:id="270" w:author="Juan Li" w:date="2025-10-27T13:50:00Z" w16du:dateUtc="2025-10-27T17:50:00Z"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w:ins>
                      </m:r>
                      <m:sSub>
                        <m:sSubPr>
                          <m:ctrlPr>
                            <w:ins w:id="271" w:author="Juan Li" w:date="2025-10-27T13:50:00Z" w16du:dateUtc="2025-10-27T17:50:00Z">
                              <w:rPr>
                                <w:rFonts w:ascii="Cambria Math" w:hAnsi="Cambria Math"/>
                              </w:rPr>
                            </w:ins>
                          </m:ctrlPr>
                        </m:sSubPr>
                        <m:e>
                          <m:r>
                            <w:ins w:id="272" w:author="Juan Li" w:date="2025-10-27T13:50:00Z" w16du:dateUtc="2025-10-27T17:50:00Z">
                              <w:rPr>
                                <w:rFonts w:ascii="Cambria Math" w:hAnsi="Cambria Math"/>
                              </w:rPr>
                              <m:t>β</m:t>
                            </w:ins>
                          </m:r>
                        </m:e>
                        <m:sub>
                          <m:r>
                            <w:ins w:id="273" w:author="Juan Li" w:date="2025-10-27T13:50:00Z" w16du:dateUtc="2025-10-27T17:50:00Z">
                              <w:rPr>
                                <w:rFonts w:ascii="Cambria Math" w:hAnsi="Cambria Math"/>
                              </w:rPr>
                              <m:t>3</m:t>
                            </w:ins>
                          </m:r>
                        </m:sub>
                      </m:sSub>
                      <m:acc>
                        <m:accPr>
                          <m:chr m:val="‾"/>
                          <m:ctrlPr>
                            <w:ins w:id="274" w:author="Juan Li" w:date="2025-10-27T13:50:00Z" w16du:dateUtc="2025-10-27T17:50:00Z">
                              <w:rPr>
                                <w:rFonts w:ascii="Cambria Math" w:hAnsi="Cambria Math"/>
                              </w:rPr>
                            </w:ins>
                          </m:ctrlPr>
                        </m:accPr>
                        <m:e>
                          <m:sSub>
                            <m:sSubPr>
                              <m:ctrlPr>
                                <w:ins w:id="275" w:author="Juan Li" w:date="2025-10-27T13:50:00Z" w16du:dateUtc="2025-10-27T17:50:00Z">
                                  <w:rPr>
                                    <w:rFonts w:ascii="Cambria Math" w:hAnsi="Cambria Math"/>
                                  </w:rPr>
                                </w:ins>
                              </m:ctrlPr>
                            </m:sSubPr>
                            <m:e>
                              <m:r>
                                <w:ins w:id="276" w:author="Juan Li" w:date="2025-10-27T13:50:00Z" w16du:dateUtc="2025-10-27T17:50:00Z">
                                  <w:rPr>
                                    <w:rFonts w:ascii="Cambria Math" w:hAnsi="Cambria Math"/>
                                  </w:rPr>
                                  <m:t>X</m:t>
                                </w:ins>
                              </m:r>
                            </m:e>
                            <m:sub>
                              <m:r>
                                <w:ins w:id="277" w:author="Juan Li" w:date="2025-10-27T13:50:00Z" w16du:dateUtc="2025-10-27T17:50:00Z">
                                  <w:rPr>
                                    <w:rFonts w:ascii="Cambria Math" w:hAnsi="Cambria Math"/>
                                  </w:rPr>
                                  <m:t>1</m:t>
                                </w:ins>
                              </m:r>
                            </m:sub>
                          </m:sSub>
                        </m:e>
                      </m:acc>
                      <m:acc>
                        <m:accPr>
                          <m:chr m:val="‾"/>
                          <m:ctrlPr>
                            <w:ins w:id="278" w:author="Juan Li" w:date="2025-10-27T13:50:00Z" w16du:dateUtc="2025-10-27T17:50:00Z">
                              <w:rPr>
                                <w:rFonts w:ascii="Cambria Math" w:hAnsi="Cambria Math"/>
                              </w:rPr>
                            </w:ins>
                          </m:ctrlPr>
                        </m:accPr>
                        <m:e>
                          <m:sSub>
                            <m:sSubPr>
                              <m:ctrlPr>
                                <w:ins w:id="279" w:author="Juan Li" w:date="2025-10-27T13:50:00Z" w16du:dateUtc="2025-10-27T17:50:00Z">
                                  <w:rPr>
                                    <w:rFonts w:ascii="Cambria Math" w:hAnsi="Cambria Math"/>
                                  </w:rPr>
                                </w:ins>
                              </m:ctrlPr>
                            </m:sSubPr>
                            <m:e>
                              <m:r>
                                <w:ins w:id="280" w:author="Juan Li" w:date="2025-10-27T13:50:00Z" w16du:dateUtc="2025-10-27T17:50:00Z">
                                  <w:rPr>
                                    <w:rFonts w:ascii="Cambria Math" w:hAnsi="Cambria Math"/>
                                  </w:rPr>
                                  <m:t>X</m:t>
                                </w:ins>
                              </m:r>
                            </m:e>
                            <m:sub>
                              <m:r>
                                <w:ins w:id="281" w:author="Juan Li" w:date="2025-10-27T13:50:00Z" w16du:dateUtc="2025-10-27T17:50:00Z">
                                  <w:rPr>
                                    <w:rFonts w:ascii="Cambria Math" w:hAnsi="Cambria Math"/>
                                  </w:rPr>
                                  <m:t>2</m:t>
                                </w:ins>
                              </m:r>
                            </m:sub>
                          </m:sSub>
                        </m:e>
                      </m:acc>
                      <m:r>
                        <w:ins w:id="282" w:author="Juan Li" w:date="2025-10-27T13:50:00Z" w16du:dateUtc="2025-10-27T17:50:00Z"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w:ins>
                      </m:r>
                      <w:commentRangeStart w:id="283"/>
                      <w:commentRangeEnd w:id="283"/>
                      <m:r>
                        <w:ins w:id="284" w:author="Juan Li" w:date="2025-10-27T13:50:00Z" w16du:dateUtc="2025-10-27T17:50:00Z">
                          <w:rPr>
                            <w:rStyle w:val="CommentReference"/>
                            <w:rFonts w:ascii="Cambria Math" w:hAnsi="Cambria Math"/>
                            <w:i/>
                            <w:sz w:val="24"/>
                            <w:szCs w:val="24"/>
                            <w:lang w:val="en-CA"/>
                          </w:rPr>
                          <w:commentReference w:id="283"/>
                        </w:ins>
                      </m:r>
                    </m:e>
                  </m:d>
                </m:e>
              </m:groupChr>
            </m:e>
            <m:lim>
              <m:r>
                <w:ins w:id="285" w:author="Juan Li" w:date="2025-10-27T13:50:00Z" w16du:dateUtc="2025-10-27T17:50:00Z">
                  <m:rPr>
                    <m:sty m:val="p"/>
                  </m:rPr>
                  <w:rPr>
                    <w:rFonts w:ascii="Cambria Math" w:hAnsi="Cambria Math"/>
                    <w:lang w:val="en-CA"/>
                  </w:rPr>
                  <m:t>new intercept</m:t>
                </w:ins>
              </m:r>
            </m:lim>
          </m:limLow>
          <m:r>
            <w:ins w:id="286" w:author="Juan Li" w:date="2025-10-27T13:50:00Z" w16du:dateUtc="2025-10-27T17:50:00Z">
              <m:rPr>
                <m:sty m:val="p"/>
              </m:rPr>
              <w:rPr>
                <w:rFonts w:ascii="Cambria Math" w:hAnsi="Cambria Math"/>
              </w:rPr>
              <m:t>+</m:t>
            </w:ins>
          </m:r>
          <m:sSub>
            <m:sSubPr>
              <m:ctrlPr>
                <w:ins w:id="287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sSubPr>
            <m:e>
              <m:r>
                <w:ins w:id="288" w:author="Juan Li" w:date="2025-10-27T13:50:00Z" w16du:dateUtc="2025-10-27T17:50:00Z">
                  <w:rPr>
                    <w:rFonts w:ascii="Cambria Math" w:hAnsi="Cambria Math"/>
                  </w:rPr>
                  <m:t>(β</m:t>
                </w:ins>
              </m:r>
            </m:e>
            <m:sub>
              <m:r>
                <w:ins w:id="289" w:author="Juan Li" w:date="2025-10-27T13:50:00Z" w16du:dateUtc="2025-10-27T17:50:00Z">
                  <w:rPr>
                    <w:rFonts w:ascii="Cambria Math" w:hAnsi="Cambria Math"/>
                  </w:rPr>
                  <m:t>1</m:t>
                </w:ins>
              </m:r>
            </m:sub>
          </m:sSub>
          <m:r>
            <w:ins w:id="290" w:author="Juan Li" w:date="2025-10-27T13:50:00Z" w16du:dateUtc="2025-10-27T17:50:00Z">
              <m:rPr>
                <m:sty m:val="p"/>
              </m:rPr>
              <w:rPr>
                <w:rFonts w:ascii="Cambria Math" w:hAnsi="Cambria Math"/>
              </w:rPr>
              <m:t>+</m:t>
            </w:ins>
          </m:r>
          <m:sSub>
            <m:sSubPr>
              <m:ctrlPr>
                <w:ins w:id="291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sSubPr>
            <m:e>
              <m:r>
                <w:ins w:id="292" w:author="Juan Li" w:date="2025-10-27T13:50:00Z" w16du:dateUtc="2025-10-27T17:50:00Z">
                  <w:rPr>
                    <w:rFonts w:ascii="Cambria Math" w:hAnsi="Cambria Math"/>
                  </w:rPr>
                  <m:t>β</m:t>
                </w:ins>
              </m:r>
            </m:e>
            <m:sub>
              <m:r>
                <w:ins w:id="293" w:author="Juan Li" w:date="2025-10-27T13:50:00Z" w16du:dateUtc="2025-10-27T17:50:00Z">
                  <w:rPr>
                    <w:rFonts w:ascii="Cambria Math" w:hAnsi="Cambria Math"/>
                  </w:rPr>
                  <m:t>3</m:t>
                </w:ins>
              </m:r>
            </m:sub>
          </m:sSub>
          <m:acc>
            <m:accPr>
              <m:chr m:val="‾"/>
              <m:ctrlPr>
                <w:ins w:id="294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accPr>
            <m:e>
              <m:sSub>
                <m:sSubPr>
                  <m:ctrlPr>
                    <w:ins w:id="295" w:author="Juan Li" w:date="2025-10-27T13:50:00Z" w16du:dateUtc="2025-10-27T17:50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296" w:author="Juan Li" w:date="2025-10-27T13:50:00Z" w16du:dateUtc="2025-10-27T17:50:00Z">
                      <w:rPr>
                        <w:rFonts w:ascii="Cambria Math" w:hAnsi="Cambria Math"/>
                      </w:rPr>
                      <m:t>X</m:t>
                    </w:ins>
                  </m:r>
                </m:e>
                <m:sub>
                  <m:r>
                    <w:ins w:id="297" w:author="Juan Li" w:date="2025-10-27T13:50:00Z" w16du:dateUtc="2025-10-27T17:50:00Z">
                      <w:rPr>
                        <w:rFonts w:ascii="Cambria Math" w:hAnsi="Cambria Math"/>
                      </w:rPr>
                      <m:t>2</m:t>
                    </w:ins>
                  </m:r>
                </m:sub>
              </m:sSub>
            </m:e>
          </m:acc>
          <m:sSubSup>
            <m:sSubSupPr>
              <m:ctrlPr>
                <w:ins w:id="298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sSubSupPr>
            <m:e>
              <m:r>
                <w:ins w:id="299" w:author="Juan Li" w:date="2025-10-27T13:50:00Z" w16du:dateUtc="2025-10-27T17:50:00Z">
                  <w:rPr>
                    <w:rFonts w:ascii="Cambria Math" w:hAnsi="Cambria Math"/>
                  </w:rPr>
                  <m:t>)X</m:t>
                </w:ins>
              </m:r>
            </m:e>
            <m:sub>
              <m:r>
                <w:ins w:id="300" w:author="Juan Li" w:date="2025-10-27T13:50:00Z" w16du:dateUtc="2025-10-27T17:50:00Z">
                  <w:rPr>
                    <w:rFonts w:ascii="Cambria Math" w:hAnsi="Cambria Math"/>
                  </w:rPr>
                  <m:t>1</m:t>
                </w:ins>
              </m:r>
            </m:sub>
            <m:sup>
              <m:r>
                <w:ins w:id="301" w:author="Juan Li" w:date="2025-10-27T13:50:00Z" w16du:dateUtc="2025-10-27T17:50:00Z">
                  <m:rPr>
                    <m:sty m:val="p"/>
                  </m:rPr>
                  <w:rPr>
                    <w:rFonts w:ascii="Cambria Math" w:hAnsi="Cambria Math"/>
                  </w:rPr>
                  <m:t>'</m:t>
                </w:ins>
              </m:r>
            </m:sup>
          </m:sSubSup>
          <m:r>
            <w:ins w:id="302" w:author="Juan Li" w:date="2025-10-27T13:50:00Z" w16du:dateUtc="2025-10-27T17:50:00Z">
              <m:rPr>
                <m:sty m:val="p"/>
              </m:rPr>
              <w:rPr>
                <w:rFonts w:ascii="Cambria Math" w:hAnsi="Cambria Math"/>
              </w:rPr>
              <m:t>+</m:t>
            </w:ins>
          </m:r>
          <m:sSub>
            <m:sSubPr>
              <m:ctrlPr>
                <w:ins w:id="303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sSubPr>
            <m:e>
              <m:r>
                <w:ins w:id="304" w:author="Juan Li" w:date="2025-10-27T13:50:00Z" w16du:dateUtc="2025-10-27T17:50:00Z">
                  <w:rPr>
                    <w:rFonts w:ascii="Cambria Math" w:hAnsi="Cambria Math"/>
                  </w:rPr>
                  <m:t>(β</m:t>
                </w:ins>
              </m:r>
            </m:e>
            <m:sub>
              <m:r>
                <w:ins w:id="305" w:author="Juan Li" w:date="2025-10-27T13:50:00Z" w16du:dateUtc="2025-10-27T17:50:00Z">
                  <w:rPr>
                    <w:rFonts w:ascii="Cambria Math" w:hAnsi="Cambria Math"/>
                  </w:rPr>
                  <m:t>2</m:t>
                </w:ins>
              </m:r>
            </m:sub>
          </m:sSub>
          <m:r>
            <w:ins w:id="306" w:author="Juan Li" w:date="2025-10-27T13:50:00Z" w16du:dateUtc="2025-10-27T17:50:00Z">
              <m:rPr>
                <m:sty m:val="p"/>
              </m:rPr>
              <w:rPr>
                <w:rFonts w:ascii="Cambria Math" w:hAnsi="Cambria Math"/>
              </w:rPr>
              <m:t>+</m:t>
            </w:ins>
          </m:r>
          <m:sSub>
            <m:sSubPr>
              <m:ctrlPr>
                <w:ins w:id="307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sSubPr>
            <m:e>
              <m:r>
                <w:ins w:id="308" w:author="Juan Li" w:date="2025-10-27T13:50:00Z" w16du:dateUtc="2025-10-27T17:50:00Z">
                  <w:rPr>
                    <w:rFonts w:ascii="Cambria Math" w:hAnsi="Cambria Math"/>
                  </w:rPr>
                  <m:t>β</m:t>
                </w:ins>
              </m:r>
            </m:e>
            <m:sub>
              <m:r>
                <w:ins w:id="309" w:author="Juan Li" w:date="2025-10-27T13:50:00Z" w16du:dateUtc="2025-10-27T17:50:00Z">
                  <w:rPr>
                    <w:rFonts w:ascii="Cambria Math" w:hAnsi="Cambria Math"/>
                  </w:rPr>
                  <m:t>3</m:t>
                </w:ins>
              </m:r>
            </m:sub>
          </m:sSub>
          <m:acc>
            <m:accPr>
              <m:chr m:val="‾"/>
              <m:ctrlPr>
                <w:ins w:id="310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accPr>
            <m:e>
              <m:sSub>
                <m:sSubPr>
                  <m:ctrlPr>
                    <w:ins w:id="311" w:author="Juan Li" w:date="2025-10-27T13:50:00Z" w16du:dateUtc="2025-10-27T17:50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312" w:author="Juan Li" w:date="2025-10-27T13:50:00Z" w16du:dateUtc="2025-10-27T17:50:00Z">
                      <w:rPr>
                        <w:rFonts w:ascii="Cambria Math" w:hAnsi="Cambria Math"/>
                      </w:rPr>
                      <m:t>X</m:t>
                    </w:ins>
                  </m:r>
                </m:e>
                <m:sub>
                  <m:r>
                    <w:ins w:id="313" w:author="Juan Li" w:date="2025-10-27T13:50:00Z" w16du:dateUtc="2025-10-27T17:50:00Z">
                      <w:rPr>
                        <w:rFonts w:ascii="Cambria Math" w:hAnsi="Cambria Math"/>
                      </w:rPr>
                      <m:t>1</m:t>
                    </w:ins>
                  </m:r>
                </m:sub>
              </m:sSub>
            </m:e>
          </m:acc>
          <m:sSubSup>
            <m:sSubSupPr>
              <m:ctrlPr>
                <w:ins w:id="314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sSubSupPr>
            <m:e>
              <m:r>
                <w:ins w:id="315" w:author="Juan Li" w:date="2025-10-27T13:50:00Z" w16du:dateUtc="2025-10-27T17:50:00Z">
                  <w:rPr>
                    <w:rFonts w:ascii="Cambria Math" w:hAnsi="Cambria Math"/>
                  </w:rPr>
                  <m:t>)X</m:t>
                </w:ins>
              </m:r>
            </m:e>
            <m:sub>
              <m:r>
                <w:ins w:id="316" w:author="Juan Li" w:date="2025-10-27T13:50:00Z" w16du:dateUtc="2025-10-27T17:50:00Z">
                  <w:rPr>
                    <w:rFonts w:ascii="Cambria Math" w:hAnsi="Cambria Math"/>
                  </w:rPr>
                  <m:t>2</m:t>
                </w:ins>
              </m:r>
            </m:sub>
            <m:sup>
              <m:r>
                <w:ins w:id="317" w:author="Juan Li" w:date="2025-10-27T13:50:00Z" w16du:dateUtc="2025-10-27T17:50:00Z">
                  <m:rPr>
                    <m:sty m:val="p"/>
                  </m:rPr>
                  <w:rPr>
                    <w:rFonts w:ascii="Cambria Math" w:hAnsi="Cambria Math"/>
                  </w:rPr>
                  <m:t>'</m:t>
                </w:ins>
              </m:r>
            </m:sup>
          </m:sSubSup>
          <m:r>
            <w:ins w:id="318" w:author="Juan Li" w:date="2025-10-27T13:50:00Z" w16du:dateUtc="2025-10-27T17:50:00Z">
              <m:rPr>
                <m:sty m:val="p"/>
              </m:rPr>
              <w:rPr>
                <w:rFonts w:ascii="Cambria Math" w:hAnsi="Cambria Math"/>
              </w:rPr>
              <m:t>+</m:t>
            </w:ins>
          </m:r>
          <m:sSub>
            <m:sSubPr>
              <m:ctrlPr>
                <w:ins w:id="319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sSubPr>
            <m:e>
              <m:r>
                <w:ins w:id="320" w:author="Juan Li" w:date="2025-10-27T13:50:00Z" w16du:dateUtc="2025-10-27T17:50:00Z">
                  <w:rPr>
                    <w:rFonts w:ascii="Cambria Math" w:hAnsi="Cambria Math"/>
                  </w:rPr>
                  <m:t>β</m:t>
                </w:ins>
              </m:r>
            </m:e>
            <m:sub>
              <m:r>
                <w:ins w:id="321" w:author="Juan Li" w:date="2025-10-27T13:50:00Z" w16du:dateUtc="2025-10-27T17:50:00Z">
                  <w:rPr>
                    <w:rFonts w:ascii="Cambria Math" w:hAnsi="Cambria Math"/>
                  </w:rPr>
                  <m:t>3</m:t>
                </w:ins>
              </m:r>
            </m:sub>
          </m:sSub>
          <m:sSubSup>
            <m:sSubSupPr>
              <m:ctrlPr>
                <w:ins w:id="322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sSubSupPr>
            <m:e>
              <m:r>
                <w:ins w:id="323" w:author="Juan Li" w:date="2025-10-27T13:50:00Z" w16du:dateUtc="2025-10-27T17:50:00Z">
                  <w:rPr>
                    <w:rFonts w:ascii="Cambria Math" w:hAnsi="Cambria Math"/>
                  </w:rPr>
                  <m:t>X</m:t>
                </w:ins>
              </m:r>
            </m:e>
            <m:sub>
              <m:r>
                <w:ins w:id="324" w:author="Juan Li" w:date="2025-10-27T13:50:00Z" w16du:dateUtc="2025-10-27T17:50:00Z">
                  <w:rPr>
                    <w:rFonts w:ascii="Cambria Math" w:hAnsi="Cambria Math"/>
                  </w:rPr>
                  <m:t>1</m:t>
                </w:ins>
              </m:r>
            </m:sub>
            <m:sup>
              <m:r>
                <w:ins w:id="325" w:author="Juan Li" w:date="2025-10-27T13:50:00Z" w16du:dateUtc="2025-10-27T17:50:00Z">
                  <m:rPr>
                    <m:sty m:val="p"/>
                  </m:rPr>
                  <w:rPr>
                    <w:rFonts w:ascii="Cambria Math" w:hAnsi="Cambria Math"/>
                  </w:rPr>
                  <m:t>'</m:t>
                </w:ins>
              </m:r>
            </m:sup>
          </m:sSubSup>
          <m:sSubSup>
            <m:sSubSupPr>
              <m:ctrlPr>
                <w:ins w:id="326" w:author="Juan Li" w:date="2025-10-27T13:50:00Z" w16du:dateUtc="2025-10-27T17:50:00Z">
                  <w:rPr>
                    <w:rFonts w:ascii="Cambria Math" w:hAnsi="Cambria Math"/>
                  </w:rPr>
                </w:ins>
              </m:ctrlPr>
            </m:sSubSupPr>
            <m:e>
              <m:r>
                <w:ins w:id="327" w:author="Juan Li" w:date="2025-10-27T13:50:00Z" w16du:dateUtc="2025-10-27T17:50:00Z">
                  <w:rPr>
                    <w:rFonts w:ascii="Cambria Math" w:hAnsi="Cambria Math"/>
                  </w:rPr>
                  <m:t>X</m:t>
                </w:ins>
              </m:r>
            </m:e>
            <m:sub>
              <m:r>
                <w:ins w:id="328" w:author="Juan Li" w:date="2025-10-27T13:50:00Z" w16du:dateUtc="2025-10-27T17:50:00Z">
                  <w:rPr>
                    <w:rFonts w:ascii="Cambria Math" w:hAnsi="Cambria Math"/>
                  </w:rPr>
                  <m:t>2</m:t>
                </w:ins>
              </m:r>
            </m:sub>
            <m:sup>
              <m:r>
                <w:ins w:id="329" w:author="Juan Li" w:date="2025-10-27T13:50:00Z" w16du:dateUtc="2025-10-27T17:50:00Z">
                  <m:rPr>
                    <m:sty m:val="p"/>
                  </m:rPr>
                  <w:rPr>
                    <w:rFonts w:ascii="Cambria Math" w:hAnsi="Cambria Math"/>
                  </w:rPr>
                  <m:t>'</m:t>
                </w:ins>
              </m:r>
            </m:sup>
          </m:sSubSup>
          <m:r>
            <w:ins w:id="330" w:author="Juan Li" w:date="2025-10-27T13:50:00Z" w16du:dateUtc="2025-10-27T17:50:00Z">
              <m:rPr>
                <m:sty m:val="p"/>
              </m:rPr>
              <w:rPr>
                <w:rFonts w:ascii="Cambria Math" w:hAnsi="Cambria Math"/>
              </w:rPr>
              <m:t>+</m:t>
            </w:ins>
          </m:r>
          <m:r>
            <w:ins w:id="331" w:author="Juan Li" w:date="2025-10-27T13:50:00Z" w16du:dateUtc="2025-10-27T17:50:00Z">
              <w:rPr>
                <w:rFonts w:ascii="Cambria Math" w:hAnsi="Cambria Math"/>
              </w:rPr>
              <m:t>ε</m:t>
            </w:ins>
          </m:r>
        </m:oMath>
      </m:oMathPara>
    </w:p>
    <w:p w14:paraId="257DAFB4" w14:textId="2F25830A" w:rsidR="00983869" w:rsidRDefault="00983869" w:rsidP="00983869">
      <w:pPr>
        <w:pStyle w:val="BodyText"/>
        <w:rPr>
          <w:ins w:id="332" w:author="Juan Li" w:date="2025-10-27T13:50:00Z" w16du:dateUtc="2025-10-27T17:50:00Z"/>
        </w:rPr>
      </w:pPr>
      <w:ins w:id="333" w:author="Juan Li" w:date="2025-10-27T13:50:00Z" w16du:dateUtc="2025-10-27T17:50:00Z">
        <w:r>
          <w:t>When center both predictors and interaction terms</w:t>
        </w:r>
      </w:ins>
      <w:ins w:id="334" w:author="Juan Li" w:date="2025-10-27T13:52:00Z" w16du:dateUtc="2025-10-27T17:52:00Z">
        <w:r>
          <w:t xml:space="preserve">, i.e. treating </w:t>
        </w:r>
      </w:ins>
      <m:oMath>
        <m:sSub>
          <m:sSubPr>
            <m:ctrlPr>
              <w:ins w:id="335" w:author="Juan Li" w:date="2025-10-27T13:52:00Z" w16du:dateUtc="2025-10-27T17:52:00Z">
                <w:rPr>
                  <w:rFonts w:ascii="Cambria Math" w:hAnsi="Cambria Math"/>
                </w:rPr>
              </w:ins>
            </m:ctrlPr>
          </m:sSubPr>
          <m:e>
            <m:r>
              <w:ins w:id="336" w:author="Juan Li" w:date="2025-10-27T13:52:00Z" w16du:dateUtc="2025-10-27T17:52:00Z">
                <w:rPr>
                  <w:rFonts w:ascii="Cambria Math" w:hAnsi="Cambria Math"/>
                </w:rPr>
                <m:t>X</m:t>
              </w:ins>
            </m:r>
          </m:e>
          <m:sub>
            <m:r>
              <w:ins w:id="337" w:author="Juan Li" w:date="2025-10-27T13:52:00Z" w16du:dateUtc="2025-10-27T17:52:00Z">
                <w:rPr>
                  <w:rFonts w:ascii="Cambria Math" w:hAnsi="Cambria Math"/>
                </w:rPr>
                <m:t>1</m:t>
              </w:ins>
            </m:r>
          </m:sub>
        </m:sSub>
        <m:sSub>
          <m:sSubPr>
            <m:ctrlPr>
              <w:ins w:id="338" w:author="Juan Li" w:date="2025-10-27T13:52:00Z" w16du:dateUtc="2025-10-27T17:52:00Z">
                <w:rPr>
                  <w:rFonts w:ascii="Cambria Math" w:hAnsi="Cambria Math"/>
                </w:rPr>
              </w:ins>
            </m:ctrlPr>
          </m:sSubPr>
          <m:e>
            <m:r>
              <w:ins w:id="339" w:author="Juan Li" w:date="2025-10-27T13:52:00Z" w16du:dateUtc="2025-10-27T17:52:00Z">
                <w:rPr>
                  <w:rFonts w:ascii="Cambria Math" w:hAnsi="Cambria Math"/>
                </w:rPr>
                <m:t>X</m:t>
              </w:ins>
            </m:r>
          </m:e>
          <m:sub>
            <m:r>
              <w:ins w:id="340" w:author="Juan Li" w:date="2025-10-27T13:52:00Z" w16du:dateUtc="2025-10-27T17:52:00Z">
                <w:rPr>
                  <w:rFonts w:ascii="Cambria Math" w:hAnsi="Cambria Math"/>
                </w:rPr>
                <m:t>2</m:t>
              </w:ins>
            </m:r>
          </m:sub>
        </m:sSub>
      </m:oMath>
      <w:ins w:id="341" w:author="Juan Li" w:date="2025-10-27T13:52:00Z" w16du:dateUtc="2025-10-27T17:52:00Z">
        <w:r>
          <w:t xml:space="preserve"> as another independent variable</w:t>
        </w:r>
      </w:ins>
      <w:ins w:id="342" w:author="Juan Li" w:date="2025-10-27T13:54:00Z" w16du:dateUtc="2025-10-27T17:54:00Z">
        <w:r>
          <w:t>, we can maintain the same slopes and ensure tha</w:t>
        </w:r>
      </w:ins>
      <w:ins w:id="343" w:author="Juan Li" w:date="2025-10-27T13:55:00Z" w16du:dateUtc="2025-10-27T17:55:00Z">
        <w:r>
          <w:t>t the new intercept is equal to outcome mean</w:t>
        </w:r>
      </w:ins>
      <w:ins w:id="344" w:author="Juan Li" w:date="2025-10-27T13:50:00Z" w16du:dateUtc="2025-10-27T17:50:00Z">
        <w:r>
          <w:t>:</w:t>
        </w:r>
      </w:ins>
    </w:p>
    <w:p w14:paraId="7D8F740D" w14:textId="77777777" w:rsidR="00983869" w:rsidRDefault="00000000" w:rsidP="00983869">
      <w:pPr>
        <w:pStyle w:val="BodyText"/>
        <w:rPr>
          <w:ins w:id="345" w:author="Juan Li" w:date="2025-10-27T13:51:00Z" w16du:dateUtc="2025-10-27T17:51:00Z"/>
        </w:rPr>
      </w:pPr>
      <m:oMathPara>
        <m:oMathParaPr>
          <m:jc m:val="center"/>
        </m:oMathParaPr>
        <m:oMath>
          <m:sSubSup>
            <m:sSubSupPr>
              <m:ctrlPr>
                <w:ins w:id="346" w:author="Juan Li" w:date="2025-10-27T13:51:00Z" w16du:dateUtc="2025-10-27T17:51:00Z">
                  <w:rPr>
                    <w:rFonts w:ascii="Cambria Math" w:hAnsi="Cambria Math"/>
                  </w:rPr>
                </w:ins>
              </m:ctrlPr>
            </m:sSubSupPr>
            <m:e>
              <m:r>
                <w:ins w:id="347" w:author="Juan Li" w:date="2025-10-27T13:51:00Z" w16du:dateUtc="2025-10-27T17:51:00Z">
                  <w:rPr>
                    <w:rFonts w:ascii="Cambria Math" w:hAnsi="Cambria Math"/>
                  </w:rPr>
                  <m:t>X</m:t>
                </w:ins>
              </m:r>
            </m:e>
            <m:sub>
              <m:r>
                <w:ins w:id="348" w:author="Juan Li" w:date="2025-10-27T13:51:00Z" w16du:dateUtc="2025-10-27T17:51:00Z">
                  <w:rPr>
                    <w:rFonts w:ascii="Cambria Math" w:hAnsi="Cambria Math"/>
                  </w:rPr>
                  <m:t>12</m:t>
                </w:ins>
              </m:r>
            </m:sub>
            <m:sup>
              <m:r>
                <w:ins w:id="349" w:author="Juan Li" w:date="2025-10-27T13:51:00Z" w16du:dateUtc="2025-10-27T17:51:00Z">
                  <m:rPr>
                    <m:sty m:val="p"/>
                  </m:rPr>
                  <w:rPr>
                    <w:rFonts w:ascii="Cambria Math" w:hAnsi="Cambria Math"/>
                  </w:rPr>
                  <m:t>″</m:t>
                </w:ins>
              </m:r>
            </m:sup>
          </m:sSubSup>
          <m:r>
            <w:ins w:id="350" w:author="Juan Li" w:date="2025-10-27T13:51:00Z" w16du:dateUtc="2025-10-27T17:51:00Z">
              <m:rPr>
                <m:sty m:val="p"/>
              </m:rPr>
              <w:rPr>
                <w:rFonts w:ascii="Cambria Math" w:hAnsi="Cambria Math"/>
              </w:rPr>
              <m:t>=(</m:t>
            </w:ins>
          </m:r>
          <m:sSub>
            <m:sSubPr>
              <m:ctrlPr>
                <w:ins w:id="351" w:author="Juan Li" w:date="2025-10-27T13:51:00Z" w16du:dateUtc="2025-10-27T17:51:00Z">
                  <w:rPr>
                    <w:rFonts w:ascii="Cambria Math" w:hAnsi="Cambria Math"/>
                  </w:rPr>
                </w:ins>
              </m:ctrlPr>
            </m:sSubPr>
            <m:e>
              <m:r>
                <w:ins w:id="352" w:author="Juan Li" w:date="2025-10-27T13:51:00Z" w16du:dateUtc="2025-10-27T17:51:00Z">
                  <w:rPr>
                    <w:rFonts w:ascii="Cambria Math" w:hAnsi="Cambria Math"/>
                  </w:rPr>
                  <m:t>X</m:t>
                </w:ins>
              </m:r>
            </m:e>
            <m:sub>
              <m:r>
                <w:ins w:id="353" w:author="Juan Li" w:date="2025-10-27T13:51:00Z" w16du:dateUtc="2025-10-27T17:51:00Z">
                  <w:rPr>
                    <w:rFonts w:ascii="Cambria Math" w:hAnsi="Cambria Math"/>
                  </w:rPr>
                  <m:t>1</m:t>
                </w:ins>
              </m:r>
            </m:sub>
          </m:sSub>
          <m:sSub>
            <m:sSubPr>
              <m:ctrlPr>
                <w:ins w:id="354" w:author="Juan Li" w:date="2025-10-27T13:51:00Z" w16du:dateUtc="2025-10-27T17:51:00Z">
                  <w:rPr>
                    <w:rFonts w:ascii="Cambria Math" w:hAnsi="Cambria Math"/>
                  </w:rPr>
                </w:ins>
              </m:ctrlPr>
            </m:sSubPr>
            <m:e>
              <m:r>
                <w:ins w:id="355" w:author="Juan Li" w:date="2025-10-27T13:51:00Z" w16du:dateUtc="2025-10-27T17:51:00Z">
                  <w:rPr>
                    <w:rFonts w:ascii="Cambria Math" w:hAnsi="Cambria Math"/>
                  </w:rPr>
                  <m:t>X</m:t>
                </w:ins>
              </m:r>
            </m:e>
            <m:sub>
              <m:r>
                <w:ins w:id="356" w:author="Juan Li" w:date="2025-10-27T13:51:00Z" w16du:dateUtc="2025-10-27T17:51:00Z">
                  <w:rPr>
                    <w:rFonts w:ascii="Cambria Math" w:hAnsi="Cambria Math"/>
                  </w:rPr>
                  <m:t>2</m:t>
                </w:ins>
              </m:r>
            </m:sub>
          </m:sSub>
          <m:r>
            <w:ins w:id="357" w:author="Juan Li" w:date="2025-10-27T13:51:00Z" w16du:dateUtc="2025-10-27T17:51:00Z">
              <m:rPr>
                <m:sty m:val="p"/>
              </m:rPr>
              <w:rPr>
                <w:rFonts w:ascii="Cambria Math" w:hAnsi="Cambria Math"/>
              </w:rPr>
              <m:t>)-</m:t>
            </w:ins>
          </m:r>
          <m:bar>
            <m:barPr>
              <m:pos m:val="top"/>
              <m:ctrlPr>
                <w:ins w:id="358" w:author="Juan Li" w:date="2025-10-27T13:51:00Z" w16du:dateUtc="2025-10-27T17:51:00Z">
                  <w:rPr>
                    <w:rFonts w:ascii="Cambria Math" w:hAnsi="Cambria Math"/>
                  </w:rPr>
                </w:ins>
              </m:ctrlPr>
            </m:barPr>
            <m:e>
              <m:r>
                <w:ins w:id="359" w:author="Juan Li" w:date="2025-10-27T13:51:00Z" w16du:dateUtc="2025-10-27T17:51:00Z">
                  <m:rPr>
                    <m:sty m:val="p"/>
                  </m:rPr>
                  <w:rPr>
                    <w:rFonts w:ascii="Cambria Math" w:hAnsi="Cambria Math"/>
                  </w:rPr>
                  <m:t>(</m:t>
                </w:ins>
              </m:r>
              <m:sSub>
                <m:sSubPr>
                  <m:ctrlPr>
                    <w:ins w:id="360" w:author="Juan Li" w:date="2025-10-27T13:51:00Z" w16du:dateUtc="2025-10-27T17:51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361" w:author="Juan Li" w:date="2025-10-27T13:51:00Z" w16du:dateUtc="2025-10-27T17:51:00Z">
                      <w:rPr>
                        <w:rFonts w:ascii="Cambria Math" w:hAnsi="Cambria Math"/>
                      </w:rPr>
                      <m:t>X</m:t>
                    </w:ins>
                  </m:r>
                </m:e>
                <m:sub>
                  <m:r>
                    <w:ins w:id="362" w:author="Juan Li" w:date="2025-10-27T13:51:00Z" w16du:dateUtc="2025-10-27T17:51:00Z">
                      <w:rPr>
                        <w:rFonts w:ascii="Cambria Math" w:hAnsi="Cambria Math"/>
                      </w:rPr>
                      <m:t>1</m:t>
                    </w:ins>
                  </m:r>
                </m:sub>
              </m:sSub>
              <m:sSub>
                <m:sSubPr>
                  <m:ctrlPr>
                    <w:ins w:id="363" w:author="Juan Li" w:date="2025-10-27T13:51:00Z" w16du:dateUtc="2025-10-27T17:51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364" w:author="Juan Li" w:date="2025-10-27T13:51:00Z" w16du:dateUtc="2025-10-27T17:51:00Z">
                      <w:rPr>
                        <w:rFonts w:ascii="Cambria Math" w:hAnsi="Cambria Math"/>
                      </w:rPr>
                      <m:t>X</m:t>
                    </w:ins>
                  </m:r>
                </m:e>
                <m:sub>
                  <m:r>
                    <w:ins w:id="365" w:author="Juan Li" w:date="2025-10-27T13:51:00Z" w16du:dateUtc="2025-10-27T17:51:00Z">
                      <w:rPr>
                        <w:rFonts w:ascii="Cambria Math" w:hAnsi="Cambria Math"/>
                      </w:rPr>
                      <m:t>2</m:t>
                    </w:ins>
                  </m:r>
                </m:sub>
              </m:sSub>
              <m:r>
                <w:ins w:id="366" w:author="Juan Li" w:date="2025-10-27T13:51:00Z" w16du:dateUtc="2025-10-27T17:51:00Z">
                  <m:rPr>
                    <m:sty m:val="p"/>
                  </m:rPr>
                  <w:rPr>
                    <w:rFonts w:ascii="Cambria Math" w:hAnsi="Cambria Math"/>
                  </w:rPr>
                  <m:t>)</m:t>
                </w:ins>
              </m:r>
            </m:e>
          </m:bar>
        </m:oMath>
      </m:oMathPara>
    </w:p>
    <w:p w14:paraId="04788148" w14:textId="5228FF9C" w:rsidR="00983869" w:rsidRPr="00A31532" w:rsidRDefault="00983869" w:rsidP="00983869">
      <w:pPr>
        <w:pStyle w:val="BodyText"/>
        <w:rPr>
          <w:ins w:id="367" w:author="Juan Li" w:date="2025-10-27T13:51:00Z" w16du:dateUtc="2025-10-27T17:51:00Z"/>
        </w:rPr>
      </w:pPr>
      <m:oMathPara>
        <m:oMath>
          <m:r>
            <w:ins w:id="368" w:author="Juan Li" w:date="2025-10-27T13:51:00Z" w16du:dateUtc="2025-10-27T17:51:00Z">
              <w:rPr>
                <w:rFonts w:ascii="Cambria Math" w:hAnsi="Cambria Math"/>
                <w:lang w:val="en-CA"/>
              </w:rPr>
              <m:t>Y =</m:t>
            </w:ins>
          </m:r>
          <m:sSub>
            <m:sSubPr>
              <m:ctrlPr>
                <w:ins w:id="369" w:author="Juan Li" w:date="2025-10-27T13:51:00Z" w16du:dateUtc="2025-10-27T17:51:00Z">
                  <w:rPr>
                    <w:rFonts w:ascii="Cambria Math" w:hAnsi="Cambria Math"/>
                  </w:rPr>
                </w:ins>
              </m:ctrlPr>
            </m:sSubPr>
            <m:e>
              <m:r>
                <w:ins w:id="370" w:author="Juan Li" w:date="2025-10-27T13:51:00Z" w16du:dateUtc="2025-10-27T17:51:00Z">
                  <w:rPr>
                    <w:rFonts w:ascii="Cambria Math" w:hAnsi="Cambria Math"/>
                  </w:rPr>
                  <m:t>β</m:t>
                </w:ins>
              </m:r>
            </m:e>
            <m:sub>
              <m:r>
                <w:ins w:id="371" w:author="Juan Li" w:date="2025-10-27T13:51:00Z" w16du:dateUtc="2025-10-27T17:51:00Z">
                  <w:rPr>
                    <w:rFonts w:ascii="Cambria Math" w:hAnsi="Cambria Math"/>
                  </w:rPr>
                  <m:t>0</m:t>
                </w:ins>
              </m:r>
            </m:sub>
          </m:sSub>
          <m:r>
            <w:ins w:id="372" w:author="Juan Li" w:date="2025-10-27T13:51:00Z" w16du:dateUtc="2025-10-27T17:51:00Z">
              <m:rPr>
                <m:sty m:val="p"/>
              </m:rPr>
              <w:rPr>
                <w:rFonts w:ascii="Cambria Math" w:hAnsi="Cambria Math"/>
              </w:rPr>
              <m:t>+</m:t>
            </w:ins>
          </m:r>
          <m:sSub>
            <m:sSubPr>
              <m:ctrlPr>
                <w:ins w:id="373" w:author="Juan Li" w:date="2025-10-27T13:51:00Z" w16du:dateUtc="2025-10-27T17:51:00Z">
                  <w:rPr>
                    <w:rFonts w:ascii="Cambria Math" w:hAnsi="Cambria Math"/>
                  </w:rPr>
                </w:ins>
              </m:ctrlPr>
            </m:sSubPr>
            <m:e>
              <m:r>
                <w:ins w:id="374" w:author="Juan Li" w:date="2025-10-27T13:51:00Z" w16du:dateUtc="2025-10-27T17:51:00Z">
                  <w:rPr>
                    <w:rFonts w:ascii="Cambria Math" w:hAnsi="Cambria Math"/>
                  </w:rPr>
                  <m:t>β</m:t>
                </w:ins>
              </m:r>
            </m:e>
            <m:sub>
              <m:r>
                <w:ins w:id="375" w:author="Juan Li" w:date="2025-10-27T13:51:00Z" w16du:dateUtc="2025-10-27T17:51:00Z">
                  <w:rPr>
                    <w:rFonts w:ascii="Cambria Math" w:hAnsi="Cambria Math"/>
                  </w:rPr>
                  <m:t>1</m:t>
                </w:ins>
              </m:r>
            </m:sub>
          </m:sSub>
          <m:r>
            <w:ins w:id="376" w:author="Juan Li" w:date="2025-10-27T13:51:00Z" w16du:dateUtc="2025-10-27T17:51:00Z">
              <m:rPr>
                <m:sty m:val="p"/>
              </m:rPr>
              <w:rPr>
                <w:rFonts w:ascii="Cambria Math" w:hAnsi="Cambria Math"/>
              </w:rPr>
              <m:t>(</m:t>
            </w:ins>
          </m:r>
          <m:sSubSup>
            <m:sSubSupPr>
              <m:ctrlPr>
                <w:ins w:id="377" w:author="Juan Li" w:date="2025-10-27T13:51:00Z" w16du:dateUtc="2025-10-27T17:51:00Z">
                  <w:rPr>
                    <w:rFonts w:ascii="Cambria Math" w:hAnsi="Cambria Math"/>
                  </w:rPr>
                </w:ins>
              </m:ctrlPr>
            </m:sSubSupPr>
            <m:e>
              <m:r>
                <w:ins w:id="378" w:author="Juan Li" w:date="2025-10-27T13:51:00Z" w16du:dateUtc="2025-10-27T17:51:00Z">
                  <w:rPr>
                    <w:rFonts w:ascii="Cambria Math" w:hAnsi="Cambria Math"/>
                  </w:rPr>
                  <m:t>X</m:t>
                </w:ins>
              </m:r>
            </m:e>
            <m:sub>
              <m:r>
                <w:ins w:id="379" w:author="Juan Li" w:date="2025-10-27T13:51:00Z" w16du:dateUtc="2025-10-27T17:51:00Z">
                  <w:rPr>
                    <w:rFonts w:ascii="Cambria Math" w:hAnsi="Cambria Math"/>
                  </w:rPr>
                  <m:t>1</m:t>
                </w:ins>
              </m:r>
            </m:sub>
            <m:sup>
              <m:r>
                <w:ins w:id="380" w:author="Juan Li" w:date="2025-10-27T13:51:00Z" w16du:dateUtc="2025-10-27T17:51:00Z">
                  <m:rPr>
                    <m:sty m:val="p"/>
                  </m:rPr>
                  <w:rPr>
                    <w:rFonts w:ascii="Cambria Math" w:hAnsi="Cambria Math"/>
                  </w:rPr>
                  <m:t>'</m:t>
                </w:ins>
              </m:r>
            </m:sup>
          </m:sSubSup>
          <m:r>
            <w:ins w:id="381" w:author="Juan Li" w:date="2025-10-27T13:51:00Z" w16du:dateUtc="2025-10-27T17:51:00Z">
              <m:rPr>
                <m:sty m:val="p"/>
              </m:rPr>
              <w:rPr>
                <w:rFonts w:ascii="Cambria Math" w:hAnsi="Cambria Math"/>
              </w:rPr>
              <m:t>+</m:t>
            </w:ins>
          </m:r>
          <m:acc>
            <m:accPr>
              <m:chr m:val="‾"/>
              <m:ctrlPr>
                <w:ins w:id="382" w:author="Juan Li" w:date="2025-10-27T13:51:00Z" w16du:dateUtc="2025-10-27T17:51:00Z">
                  <w:rPr>
                    <w:rFonts w:ascii="Cambria Math" w:hAnsi="Cambria Math"/>
                  </w:rPr>
                </w:ins>
              </m:ctrlPr>
            </m:accPr>
            <m:e>
              <m:sSub>
                <m:sSubPr>
                  <m:ctrlPr>
                    <w:ins w:id="383" w:author="Juan Li" w:date="2025-10-27T13:51:00Z" w16du:dateUtc="2025-10-27T17:51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384" w:author="Juan Li" w:date="2025-10-27T13:51:00Z" w16du:dateUtc="2025-10-27T17:51:00Z">
                      <w:rPr>
                        <w:rFonts w:ascii="Cambria Math" w:hAnsi="Cambria Math"/>
                      </w:rPr>
                      <m:t>X</m:t>
                    </w:ins>
                  </m:r>
                </m:e>
                <m:sub>
                  <m:r>
                    <w:ins w:id="385" w:author="Juan Li" w:date="2025-10-27T13:51:00Z" w16du:dateUtc="2025-10-27T17:51:00Z">
                      <w:rPr>
                        <w:rFonts w:ascii="Cambria Math" w:hAnsi="Cambria Math"/>
                      </w:rPr>
                      <m:t>1</m:t>
                    </w:ins>
                  </m:r>
                </m:sub>
              </m:sSub>
            </m:e>
          </m:acc>
          <m:r>
            <w:ins w:id="386" w:author="Juan Li" w:date="2025-10-27T13:51:00Z" w16du:dateUtc="2025-10-27T17:51:00Z">
              <m:rPr>
                <m:sty m:val="p"/>
              </m:rPr>
              <w:rPr>
                <w:rFonts w:ascii="Cambria Math" w:hAnsi="Cambria Math"/>
              </w:rPr>
              <m:t>)+</m:t>
            </w:ins>
          </m:r>
          <m:sSub>
            <m:sSubPr>
              <m:ctrlPr>
                <w:ins w:id="387" w:author="Juan Li" w:date="2025-10-27T13:51:00Z" w16du:dateUtc="2025-10-27T17:51:00Z">
                  <w:rPr>
                    <w:rFonts w:ascii="Cambria Math" w:hAnsi="Cambria Math"/>
                  </w:rPr>
                </w:ins>
              </m:ctrlPr>
            </m:sSubPr>
            <m:e>
              <m:r>
                <w:ins w:id="388" w:author="Juan Li" w:date="2025-10-27T13:51:00Z" w16du:dateUtc="2025-10-27T17:51:00Z">
                  <w:rPr>
                    <w:rFonts w:ascii="Cambria Math" w:hAnsi="Cambria Math"/>
                  </w:rPr>
                  <m:t>β</m:t>
                </w:ins>
              </m:r>
            </m:e>
            <m:sub>
              <m:r>
                <w:ins w:id="389" w:author="Juan Li" w:date="2025-10-27T13:51:00Z" w16du:dateUtc="2025-10-27T17:51:00Z">
                  <w:rPr>
                    <w:rFonts w:ascii="Cambria Math" w:hAnsi="Cambria Math"/>
                  </w:rPr>
                  <m:t>2</m:t>
                </w:ins>
              </m:r>
            </m:sub>
          </m:sSub>
          <m:r>
            <w:ins w:id="390" w:author="Juan Li" w:date="2025-10-27T13:51:00Z" w16du:dateUtc="2025-10-27T17:51:00Z">
              <m:rPr>
                <m:sty m:val="p"/>
              </m:rPr>
              <w:rPr>
                <w:rFonts w:ascii="Cambria Math" w:hAnsi="Cambria Math"/>
              </w:rPr>
              <m:t>(</m:t>
            </w:ins>
          </m:r>
          <m:sSubSup>
            <m:sSubSupPr>
              <m:ctrlPr>
                <w:ins w:id="391" w:author="Juan Li" w:date="2025-10-27T13:51:00Z" w16du:dateUtc="2025-10-27T17:51:00Z">
                  <w:rPr>
                    <w:rFonts w:ascii="Cambria Math" w:hAnsi="Cambria Math"/>
                  </w:rPr>
                </w:ins>
              </m:ctrlPr>
            </m:sSubSupPr>
            <m:e>
              <m:r>
                <w:ins w:id="392" w:author="Juan Li" w:date="2025-10-27T13:51:00Z" w16du:dateUtc="2025-10-27T17:51:00Z">
                  <w:rPr>
                    <w:rFonts w:ascii="Cambria Math" w:hAnsi="Cambria Math"/>
                  </w:rPr>
                  <m:t>X</m:t>
                </w:ins>
              </m:r>
            </m:e>
            <m:sub>
              <m:r>
                <w:ins w:id="393" w:author="Juan Li" w:date="2025-10-27T13:51:00Z" w16du:dateUtc="2025-10-27T17:51:00Z">
                  <w:rPr>
                    <w:rFonts w:ascii="Cambria Math" w:hAnsi="Cambria Math"/>
                  </w:rPr>
                  <m:t>2</m:t>
                </w:ins>
              </m:r>
            </m:sub>
            <m:sup>
              <m:r>
                <w:ins w:id="394" w:author="Juan Li" w:date="2025-10-27T13:51:00Z" w16du:dateUtc="2025-10-27T17:51:00Z">
                  <m:rPr>
                    <m:sty m:val="p"/>
                  </m:rPr>
                  <w:rPr>
                    <w:rFonts w:ascii="Cambria Math" w:hAnsi="Cambria Math"/>
                  </w:rPr>
                  <m:t>'</m:t>
                </w:ins>
              </m:r>
            </m:sup>
          </m:sSubSup>
          <m:r>
            <w:ins w:id="395" w:author="Juan Li" w:date="2025-10-27T13:51:00Z" w16du:dateUtc="2025-10-27T17:51:00Z">
              <m:rPr>
                <m:sty m:val="p"/>
              </m:rPr>
              <w:rPr>
                <w:rFonts w:ascii="Cambria Math" w:hAnsi="Cambria Math"/>
              </w:rPr>
              <m:t>+</m:t>
            </w:ins>
          </m:r>
          <m:acc>
            <m:accPr>
              <m:chr m:val="‾"/>
              <m:ctrlPr>
                <w:ins w:id="396" w:author="Juan Li" w:date="2025-10-27T13:51:00Z" w16du:dateUtc="2025-10-27T17:51:00Z">
                  <w:rPr>
                    <w:rFonts w:ascii="Cambria Math" w:hAnsi="Cambria Math"/>
                  </w:rPr>
                </w:ins>
              </m:ctrlPr>
            </m:accPr>
            <m:e>
              <m:sSub>
                <m:sSubPr>
                  <m:ctrlPr>
                    <w:ins w:id="397" w:author="Juan Li" w:date="2025-10-27T13:51:00Z" w16du:dateUtc="2025-10-27T17:51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398" w:author="Juan Li" w:date="2025-10-27T13:51:00Z" w16du:dateUtc="2025-10-27T17:51:00Z">
                      <w:rPr>
                        <w:rFonts w:ascii="Cambria Math" w:hAnsi="Cambria Math"/>
                      </w:rPr>
                      <m:t>X</m:t>
                    </w:ins>
                  </m:r>
                </m:e>
                <m:sub>
                  <m:r>
                    <w:ins w:id="399" w:author="Juan Li" w:date="2025-10-27T13:51:00Z" w16du:dateUtc="2025-10-27T17:51:00Z">
                      <w:rPr>
                        <w:rFonts w:ascii="Cambria Math" w:hAnsi="Cambria Math"/>
                      </w:rPr>
                      <m:t>2</m:t>
                    </w:ins>
                  </m:r>
                </m:sub>
              </m:sSub>
            </m:e>
          </m:acc>
          <m:r>
            <w:ins w:id="400" w:author="Juan Li" w:date="2025-10-27T13:51:00Z" w16du:dateUtc="2025-10-27T17:51:00Z">
              <m:rPr>
                <m:sty m:val="p"/>
              </m:rPr>
              <w:rPr>
                <w:rFonts w:ascii="Cambria Math" w:hAnsi="Cambria Math"/>
              </w:rPr>
              <m:t>)+</m:t>
            </w:ins>
          </m:r>
          <m:sSub>
            <m:sSubPr>
              <m:ctrlPr>
                <w:ins w:id="401" w:author="Juan Li" w:date="2025-10-27T13:51:00Z" w16du:dateUtc="2025-10-27T17:51:00Z">
                  <w:rPr>
                    <w:rFonts w:ascii="Cambria Math" w:hAnsi="Cambria Math"/>
                  </w:rPr>
                </w:ins>
              </m:ctrlPr>
            </m:sSubPr>
            <m:e>
              <m:r>
                <w:ins w:id="402" w:author="Juan Li" w:date="2025-10-27T13:51:00Z" w16du:dateUtc="2025-10-27T17:51:00Z">
                  <w:rPr>
                    <w:rFonts w:ascii="Cambria Math" w:hAnsi="Cambria Math"/>
                  </w:rPr>
                  <m:t>β</m:t>
                </w:ins>
              </m:r>
            </m:e>
            <m:sub>
              <m:r>
                <w:ins w:id="403" w:author="Juan Li" w:date="2025-10-27T13:51:00Z" w16du:dateUtc="2025-10-27T17:51:00Z">
                  <w:rPr>
                    <w:rFonts w:ascii="Cambria Math" w:hAnsi="Cambria Math"/>
                  </w:rPr>
                  <m:t>3</m:t>
                </w:ins>
              </m:r>
            </m:sub>
          </m:sSub>
          <m:r>
            <w:ins w:id="404" w:author="Juan Li" w:date="2025-10-27T13:51:00Z" w16du:dateUtc="2025-10-27T17:51:00Z">
              <m:rPr>
                <m:sty m:val="p"/>
              </m:rPr>
              <w:rPr>
                <w:rFonts w:ascii="Cambria Math" w:hAnsi="Cambria Math"/>
              </w:rPr>
              <m:t>(</m:t>
            </w:ins>
          </m:r>
          <m:sSubSup>
            <m:sSubSupPr>
              <m:ctrlPr>
                <w:ins w:id="405" w:author="Juan Li" w:date="2025-10-27T13:51:00Z" w16du:dateUtc="2025-10-27T17:51:00Z">
                  <w:rPr>
                    <w:rFonts w:ascii="Cambria Math" w:hAnsi="Cambria Math"/>
                  </w:rPr>
                </w:ins>
              </m:ctrlPr>
            </m:sSubSupPr>
            <m:e>
              <m:r>
                <w:ins w:id="406" w:author="Juan Li" w:date="2025-10-27T13:51:00Z" w16du:dateUtc="2025-10-27T17:51:00Z">
                  <w:rPr>
                    <w:rFonts w:ascii="Cambria Math" w:hAnsi="Cambria Math"/>
                  </w:rPr>
                  <m:t>X</m:t>
                </w:ins>
              </m:r>
            </m:e>
            <m:sub>
              <m:r>
                <w:ins w:id="407" w:author="Juan Li" w:date="2025-10-27T13:51:00Z" w16du:dateUtc="2025-10-27T17:51:00Z">
                  <w:rPr>
                    <w:rFonts w:ascii="Cambria Math" w:hAnsi="Cambria Math"/>
                  </w:rPr>
                  <m:t>12</m:t>
                </w:ins>
              </m:r>
            </m:sub>
            <m:sup>
              <m:r>
                <w:ins w:id="408" w:author="Juan Li" w:date="2025-10-27T13:51:00Z" w16du:dateUtc="2025-10-27T17:51:00Z">
                  <m:rPr>
                    <m:sty m:val="p"/>
                  </m:rPr>
                  <w:rPr>
                    <w:rFonts w:ascii="Cambria Math" w:hAnsi="Cambria Math"/>
                  </w:rPr>
                  <m:t>″</m:t>
                </w:ins>
              </m:r>
            </m:sup>
          </m:sSubSup>
          <m:r>
            <w:ins w:id="409" w:author="Juan Li" w:date="2025-10-27T13:52:00Z" w16du:dateUtc="2025-10-27T17:52:00Z">
              <m:rPr>
                <m:sty m:val="p"/>
              </m:rPr>
              <w:rPr>
                <w:rFonts w:ascii="Cambria Math" w:hAnsi="Cambria Math"/>
              </w:rPr>
              <m:t>+</m:t>
            </w:ins>
          </m:r>
          <m:bar>
            <m:barPr>
              <m:pos m:val="top"/>
              <m:ctrlPr>
                <w:ins w:id="410" w:author="Juan Li" w:date="2025-10-27T13:51:00Z" w16du:dateUtc="2025-10-27T17:51:00Z">
                  <w:rPr>
                    <w:rFonts w:ascii="Cambria Math" w:hAnsi="Cambria Math"/>
                  </w:rPr>
                </w:ins>
              </m:ctrlPr>
            </m:barPr>
            <m:e>
              <m:r>
                <w:ins w:id="411" w:author="Juan Li" w:date="2025-10-27T13:51:00Z" w16du:dateUtc="2025-10-27T17:51:00Z">
                  <m:rPr>
                    <m:sty m:val="p"/>
                  </m:rPr>
                  <w:rPr>
                    <w:rFonts w:ascii="Cambria Math" w:hAnsi="Cambria Math"/>
                  </w:rPr>
                  <m:t>(</m:t>
                </w:ins>
              </m:r>
              <m:sSub>
                <m:sSubPr>
                  <m:ctrlPr>
                    <w:ins w:id="412" w:author="Juan Li" w:date="2025-10-27T13:51:00Z" w16du:dateUtc="2025-10-27T17:51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413" w:author="Juan Li" w:date="2025-10-27T13:51:00Z" w16du:dateUtc="2025-10-27T17:51:00Z">
                      <w:rPr>
                        <w:rFonts w:ascii="Cambria Math" w:hAnsi="Cambria Math"/>
                      </w:rPr>
                      <m:t>X</m:t>
                    </w:ins>
                  </m:r>
                </m:e>
                <m:sub>
                  <m:r>
                    <w:ins w:id="414" w:author="Juan Li" w:date="2025-10-27T13:51:00Z" w16du:dateUtc="2025-10-27T17:51:00Z">
                      <w:rPr>
                        <w:rFonts w:ascii="Cambria Math" w:hAnsi="Cambria Math"/>
                      </w:rPr>
                      <m:t>1</m:t>
                    </w:ins>
                  </m:r>
                </m:sub>
              </m:sSub>
              <m:sSub>
                <m:sSubPr>
                  <m:ctrlPr>
                    <w:ins w:id="415" w:author="Juan Li" w:date="2025-10-27T13:51:00Z" w16du:dateUtc="2025-10-27T17:51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416" w:author="Juan Li" w:date="2025-10-27T13:51:00Z" w16du:dateUtc="2025-10-27T17:51:00Z">
                      <w:rPr>
                        <w:rFonts w:ascii="Cambria Math" w:hAnsi="Cambria Math"/>
                      </w:rPr>
                      <m:t>X</m:t>
                    </w:ins>
                  </m:r>
                </m:e>
                <m:sub>
                  <m:r>
                    <w:ins w:id="417" w:author="Juan Li" w:date="2025-10-27T13:51:00Z" w16du:dateUtc="2025-10-27T17:51:00Z">
                      <w:rPr>
                        <w:rFonts w:ascii="Cambria Math" w:hAnsi="Cambria Math"/>
                      </w:rPr>
                      <m:t>2</m:t>
                    </w:ins>
                  </m:r>
                </m:sub>
              </m:sSub>
              <m:r>
                <w:ins w:id="418" w:author="Juan Li" w:date="2025-10-27T13:51:00Z" w16du:dateUtc="2025-10-27T17:51:00Z">
                  <m:rPr>
                    <m:sty m:val="p"/>
                  </m:rPr>
                  <w:rPr>
                    <w:rFonts w:ascii="Cambria Math" w:hAnsi="Cambria Math"/>
                  </w:rPr>
                  <m:t>)</m:t>
                </w:ins>
              </m:r>
            </m:e>
          </m:bar>
          <m:r>
            <w:ins w:id="419" w:author="Juan Li" w:date="2025-10-27T13:51:00Z" w16du:dateUtc="2025-10-27T17:51:00Z">
              <m:rPr>
                <m:sty m:val="p"/>
              </m:rPr>
              <w:rPr>
                <w:rFonts w:ascii="Cambria Math" w:hAnsi="Cambria Math"/>
              </w:rPr>
              <m:t>)+</m:t>
            </w:ins>
          </m:r>
          <m:r>
            <w:ins w:id="420" w:author="Juan Li" w:date="2025-10-27T13:51:00Z" w16du:dateUtc="2025-10-27T17:51:00Z">
              <w:rPr>
                <w:rFonts w:ascii="Cambria Math" w:hAnsi="Cambria Math"/>
              </w:rPr>
              <m:t>ε</m:t>
            </w:ins>
          </m:r>
        </m:oMath>
      </m:oMathPara>
    </w:p>
    <w:p w14:paraId="5D18471D" w14:textId="00DAC311" w:rsidR="00983869" w:rsidRPr="002A218C" w:rsidRDefault="00983869" w:rsidP="00983869">
      <w:pPr>
        <w:pStyle w:val="BodyText"/>
        <w:rPr>
          <w:ins w:id="421" w:author="Juan Li" w:date="2025-10-27T13:53:00Z" w16du:dateUtc="2025-10-27T17:53:00Z"/>
          <w:lang w:val="en-CA"/>
        </w:rPr>
      </w:pPr>
      <m:oMathPara>
        <m:oMath>
          <m:r>
            <w:ins w:id="422" w:author="Juan Li" w:date="2025-10-27T13:53:00Z" w16du:dateUtc="2025-10-27T17:53:00Z">
              <w:rPr>
                <w:rFonts w:ascii="Cambria Math" w:hAnsi="Cambria Math"/>
                <w:lang w:val="en-CA"/>
              </w:rPr>
              <m:t>Y =</m:t>
            </w:ins>
          </m:r>
          <m:limLow>
            <m:limLowPr>
              <m:ctrlPr>
                <w:ins w:id="423" w:author="Juan Li" w:date="2025-10-27T13:53:00Z" w16du:dateUtc="2025-10-27T17:53:00Z">
                  <w:rPr>
                    <w:rFonts w:ascii="Cambria Math" w:hAnsi="Cambria Math"/>
                    <w:i/>
                    <w:lang w:val="en-CA"/>
                  </w:rPr>
                </w:ins>
              </m:ctrlPr>
            </m:limLowPr>
            <m:e>
              <m:groupChr>
                <m:groupChrPr>
                  <m:ctrlPr>
                    <w:ins w:id="424" w:author="Juan Li" w:date="2025-10-27T13:53:00Z" w16du:dateUtc="2025-10-27T17:53:00Z">
                      <w:rPr>
                        <w:rFonts w:ascii="Cambria Math" w:hAnsi="Cambria Math"/>
                        <w:i/>
                        <w:lang w:val="en-CA"/>
                      </w:rPr>
                    </w:ins>
                  </m:ctrlPr>
                </m:groupChrPr>
                <m:e>
                  <m:d>
                    <m:dPr>
                      <m:begChr m:val="{"/>
                      <m:endChr m:val="}"/>
                      <m:ctrlPr>
                        <w:ins w:id="425" w:author="Juan Li" w:date="2025-10-27T13:53:00Z" w16du:dateUtc="2025-10-27T17:53:00Z">
                          <w:rPr>
                            <w:rFonts w:ascii="Cambria Math" w:hAnsi="Cambria Math"/>
                            <w:i/>
                            <w:lang w:val="en-CA"/>
                          </w:rPr>
                        </w:ins>
                      </m:ctrlPr>
                    </m:dPr>
                    <m:e>
                      <m:sSub>
                        <m:sSubPr>
                          <m:ctrlPr>
                            <w:ins w:id="426" w:author="Juan Li" w:date="2025-10-27T13:53:00Z" w16du:dateUtc="2025-10-27T17:53:00Z">
                              <w:rPr>
                                <w:rFonts w:ascii="Cambria Math" w:hAnsi="Cambria Math"/>
                              </w:rPr>
                            </w:ins>
                          </m:ctrlPr>
                        </m:sSubPr>
                        <m:e>
                          <m:r>
                            <w:ins w:id="427" w:author="Juan Li" w:date="2025-10-27T13:53:00Z" w16du:dateUtc="2025-10-27T17:53:00Z">
                              <w:rPr>
                                <w:rFonts w:ascii="Cambria Math" w:hAnsi="Cambria Math"/>
                              </w:rPr>
                              <m:t>(β</m:t>
                            </w:ins>
                          </m:r>
                        </m:e>
                        <m:sub>
                          <m:r>
                            <w:ins w:id="428" w:author="Juan Li" w:date="2025-10-27T13:53:00Z" w16du:dateUtc="2025-10-27T17:53:00Z">
                              <w:rPr>
                                <w:rFonts w:ascii="Cambria Math" w:hAnsi="Cambria Math"/>
                              </w:rPr>
                              <m:t>0</m:t>
                            </w:ins>
                          </m:r>
                        </m:sub>
                      </m:sSub>
                      <m:r>
                        <w:ins w:id="429" w:author="Juan Li" w:date="2025-10-27T13:53:00Z" w16du:dateUtc="2025-10-27T17:53:00Z"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w:ins>
                      </m:r>
                      <m:sSub>
                        <m:sSubPr>
                          <m:ctrlPr>
                            <w:ins w:id="430" w:author="Juan Li" w:date="2025-10-27T13:53:00Z" w16du:dateUtc="2025-10-27T17:53:00Z">
                              <w:rPr>
                                <w:rFonts w:ascii="Cambria Math" w:hAnsi="Cambria Math"/>
                              </w:rPr>
                            </w:ins>
                          </m:ctrlPr>
                        </m:sSubPr>
                        <m:e>
                          <m:r>
                            <w:ins w:id="431" w:author="Juan Li" w:date="2025-10-27T13:53:00Z" w16du:dateUtc="2025-10-27T17:53:00Z">
                              <w:rPr>
                                <w:rFonts w:ascii="Cambria Math" w:hAnsi="Cambria Math"/>
                              </w:rPr>
                              <m:t>β</m:t>
                            </w:ins>
                          </m:r>
                        </m:e>
                        <m:sub>
                          <m:r>
                            <w:ins w:id="432" w:author="Juan Li" w:date="2025-10-27T13:53:00Z" w16du:dateUtc="2025-10-27T17:53:00Z">
                              <w:rPr>
                                <w:rFonts w:ascii="Cambria Math" w:hAnsi="Cambria Math"/>
                              </w:rPr>
                              <m:t>1</m:t>
                            </w:ins>
                          </m:r>
                        </m:sub>
                      </m:sSub>
                      <m:acc>
                        <m:accPr>
                          <m:chr m:val="‾"/>
                          <m:ctrlPr>
                            <w:ins w:id="433" w:author="Juan Li" w:date="2025-10-27T13:53:00Z" w16du:dateUtc="2025-10-27T17:53:00Z">
                              <w:rPr>
                                <w:rFonts w:ascii="Cambria Math" w:hAnsi="Cambria Math"/>
                              </w:rPr>
                            </w:ins>
                          </m:ctrlPr>
                        </m:accPr>
                        <m:e>
                          <m:sSub>
                            <m:sSubPr>
                              <m:ctrlPr>
                                <w:ins w:id="434" w:author="Juan Li" w:date="2025-10-27T13:53:00Z" w16du:dateUtc="2025-10-27T17:53:00Z">
                                  <w:rPr>
                                    <w:rFonts w:ascii="Cambria Math" w:hAnsi="Cambria Math"/>
                                  </w:rPr>
                                </w:ins>
                              </m:ctrlPr>
                            </m:sSubPr>
                            <m:e>
                              <m:r>
                                <w:ins w:id="435" w:author="Juan Li" w:date="2025-10-27T13:53:00Z" w16du:dateUtc="2025-10-27T17:53:00Z">
                                  <w:rPr>
                                    <w:rFonts w:ascii="Cambria Math" w:hAnsi="Cambria Math"/>
                                  </w:rPr>
                                  <m:t>X</m:t>
                                </w:ins>
                              </m:r>
                            </m:e>
                            <m:sub>
                              <m:r>
                                <w:ins w:id="436" w:author="Juan Li" w:date="2025-10-27T13:53:00Z" w16du:dateUtc="2025-10-27T17:53:00Z">
                                  <w:rPr>
                                    <w:rFonts w:ascii="Cambria Math" w:hAnsi="Cambria Math"/>
                                  </w:rPr>
                                  <m:t>1</m:t>
                                </w:ins>
                              </m:r>
                            </m:sub>
                          </m:sSub>
                        </m:e>
                      </m:acc>
                      <m:r>
                        <w:ins w:id="437" w:author="Juan Li" w:date="2025-10-27T13:53:00Z" w16du:dateUtc="2025-10-27T17:53:00Z"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w:ins>
                      </m:r>
                      <m:sSub>
                        <m:sSubPr>
                          <m:ctrlPr>
                            <w:ins w:id="438" w:author="Juan Li" w:date="2025-10-27T13:53:00Z" w16du:dateUtc="2025-10-27T17:53:00Z">
                              <w:rPr>
                                <w:rFonts w:ascii="Cambria Math" w:hAnsi="Cambria Math"/>
                              </w:rPr>
                            </w:ins>
                          </m:ctrlPr>
                        </m:sSubPr>
                        <m:e>
                          <m:r>
                            <w:ins w:id="439" w:author="Juan Li" w:date="2025-10-27T13:53:00Z" w16du:dateUtc="2025-10-27T17:53:00Z">
                              <w:rPr>
                                <w:rFonts w:ascii="Cambria Math" w:hAnsi="Cambria Math"/>
                              </w:rPr>
                              <m:t>β</m:t>
                            </w:ins>
                          </m:r>
                        </m:e>
                        <m:sub>
                          <m:r>
                            <w:ins w:id="440" w:author="Juan Li" w:date="2025-10-27T13:53:00Z" w16du:dateUtc="2025-10-27T17:53:00Z">
                              <w:rPr>
                                <w:rFonts w:ascii="Cambria Math" w:hAnsi="Cambria Math"/>
                              </w:rPr>
                              <m:t>2</m:t>
                            </w:ins>
                          </m:r>
                        </m:sub>
                      </m:sSub>
                      <m:acc>
                        <m:accPr>
                          <m:chr m:val="‾"/>
                          <m:ctrlPr>
                            <w:ins w:id="441" w:author="Juan Li" w:date="2025-10-27T13:53:00Z" w16du:dateUtc="2025-10-27T17:53:00Z">
                              <w:rPr>
                                <w:rFonts w:ascii="Cambria Math" w:hAnsi="Cambria Math"/>
                              </w:rPr>
                            </w:ins>
                          </m:ctrlPr>
                        </m:accPr>
                        <m:e>
                          <m:sSub>
                            <m:sSubPr>
                              <m:ctrlPr>
                                <w:ins w:id="442" w:author="Juan Li" w:date="2025-10-27T13:53:00Z" w16du:dateUtc="2025-10-27T17:53:00Z">
                                  <w:rPr>
                                    <w:rFonts w:ascii="Cambria Math" w:hAnsi="Cambria Math"/>
                                  </w:rPr>
                                </w:ins>
                              </m:ctrlPr>
                            </m:sSubPr>
                            <m:e>
                              <m:r>
                                <w:ins w:id="443" w:author="Juan Li" w:date="2025-10-27T13:53:00Z" w16du:dateUtc="2025-10-27T17:53:00Z">
                                  <w:rPr>
                                    <w:rFonts w:ascii="Cambria Math" w:hAnsi="Cambria Math"/>
                                  </w:rPr>
                                  <m:t>X</m:t>
                                </w:ins>
                              </m:r>
                            </m:e>
                            <m:sub>
                              <m:r>
                                <w:ins w:id="444" w:author="Juan Li" w:date="2025-10-27T13:53:00Z" w16du:dateUtc="2025-10-27T17:53:00Z">
                                  <w:rPr>
                                    <w:rFonts w:ascii="Cambria Math" w:hAnsi="Cambria Math"/>
                                  </w:rPr>
                                  <m:t>2</m:t>
                                </w:ins>
                              </m:r>
                            </m:sub>
                          </m:sSub>
                        </m:e>
                      </m:acc>
                      <m:r>
                        <w:ins w:id="445" w:author="Juan Li" w:date="2025-10-27T13:53:00Z" w16du:dateUtc="2025-10-27T17:53:00Z"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w:ins>
                      </m:r>
                      <m:sSub>
                        <m:sSubPr>
                          <m:ctrlPr>
                            <w:ins w:id="446" w:author="Juan Li" w:date="2025-10-27T13:53:00Z" w16du:dateUtc="2025-10-27T17:53:00Z">
                              <w:rPr>
                                <w:rFonts w:ascii="Cambria Math" w:hAnsi="Cambria Math"/>
                              </w:rPr>
                            </w:ins>
                          </m:ctrlPr>
                        </m:sSubPr>
                        <m:e>
                          <m:r>
                            <w:ins w:id="447" w:author="Juan Li" w:date="2025-10-27T13:53:00Z" w16du:dateUtc="2025-10-27T17:53:00Z">
                              <w:rPr>
                                <w:rFonts w:ascii="Cambria Math" w:hAnsi="Cambria Math"/>
                              </w:rPr>
                              <m:t>β</m:t>
                            </w:ins>
                          </m:r>
                        </m:e>
                        <m:sub>
                          <m:r>
                            <w:ins w:id="448" w:author="Juan Li" w:date="2025-10-27T13:53:00Z" w16du:dateUtc="2025-10-27T17:53:00Z">
                              <w:rPr>
                                <w:rFonts w:ascii="Cambria Math" w:hAnsi="Cambria Math"/>
                              </w:rPr>
                              <m:t>3</m:t>
                            </w:ins>
                          </m:r>
                        </m:sub>
                      </m:sSub>
                      <m:bar>
                        <m:barPr>
                          <m:pos m:val="top"/>
                          <m:ctrlPr>
                            <w:ins w:id="449" w:author="Juan Li" w:date="2025-10-27T13:53:00Z" w16du:dateUtc="2025-10-27T17:53:00Z">
                              <w:rPr>
                                <w:rFonts w:ascii="Cambria Math" w:hAnsi="Cambria Math"/>
                              </w:rPr>
                            </w:ins>
                          </m:ctrlPr>
                        </m:barPr>
                        <m:e>
                          <m:r>
                            <w:ins w:id="450" w:author="Juan Li" w:date="2025-10-27T13:53:00Z" w16du:dateUtc="2025-10-27T17:53:00Z"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</m:t>
                            </w:ins>
                          </m:r>
                          <m:sSub>
                            <m:sSubPr>
                              <m:ctrlPr>
                                <w:ins w:id="451" w:author="Juan Li" w:date="2025-10-27T13:53:00Z" w16du:dateUtc="2025-10-27T17:53:00Z">
                                  <w:rPr>
                                    <w:rFonts w:ascii="Cambria Math" w:hAnsi="Cambria Math"/>
                                  </w:rPr>
                                </w:ins>
                              </m:ctrlPr>
                            </m:sSubPr>
                            <m:e>
                              <m:r>
                                <w:ins w:id="452" w:author="Juan Li" w:date="2025-10-27T13:53:00Z" w16du:dateUtc="2025-10-27T17:53:00Z">
                                  <w:rPr>
                                    <w:rFonts w:ascii="Cambria Math" w:hAnsi="Cambria Math"/>
                                  </w:rPr>
                                  <m:t>X</m:t>
                                </w:ins>
                              </m:r>
                            </m:e>
                            <m:sub>
                              <m:r>
                                <w:ins w:id="453" w:author="Juan Li" w:date="2025-10-27T13:53:00Z" w16du:dateUtc="2025-10-27T17:53:00Z">
                                  <w:rPr>
                                    <w:rFonts w:ascii="Cambria Math" w:hAnsi="Cambria Math"/>
                                  </w:rPr>
                                  <m:t>1</m:t>
                                </w:ins>
                              </m:r>
                            </m:sub>
                          </m:sSub>
                          <m:sSub>
                            <m:sSubPr>
                              <m:ctrlPr>
                                <w:ins w:id="454" w:author="Juan Li" w:date="2025-10-27T13:53:00Z" w16du:dateUtc="2025-10-27T17:53:00Z">
                                  <w:rPr>
                                    <w:rFonts w:ascii="Cambria Math" w:hAnsi="Cambria Math"/>
                                  </w:rPr>
                                </w:ins>
                              </m:ctrlPr>
                            </m:sSubPr>
                            <m:e>
                              <m:r>
                                <w:ins w:id="455" w:author="Juan Li" w:date="2025-10-27T13:53:00Z" w16du:dateUtc="2025-10-27T17:53:00Z">
                                  <w:rPr>
                                    <w:rFonts w:ascii="Cambria Math" w:hAnsi="Cambria Math"/>
                                  </w:rPr>
                                  <m:t>X</m:t>
                                </w:ins>
                              </m:r>
                            </m:e>
                            <m:sub>
                              <m:r>
                                <w:ins w:id="456" w:author="Juan Li" w:date="2025-10-27T13:53:00Z" w16du:dateUtc="2025-10-27T17:53:00Z">
                                  <w:rPr>
                                    <w:rFonts w:ascii="Cambria Math" w:hAnsi="Cambria Math"/>
                                  </w:rPr>
                                  <m:t>2</m:t>
                                </w:ins>
                              </m:r>
                            </m:sub>
                          </m:sSub>
                          <m:r>
                            <w:ins w:id="457" w:author="Juan Li" w:date="2025-10-27T13:53:00Z" w16du:dateUtc="2025-10-27T17:53:00Z"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w:ins>
                          </m:r>
                        </m:e>
                      </m:bar>
                      <m:r>
                        <w:ins w:id="458" w:author="Juan Li" w:date="2025-10-27T13:53:00Z" w16du:dateUtc="2025-10-27T17:53:00Z"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w:ins>
                      </m:r>
                    </m:e>
                  </m:d>
                </m:e>
              </m:groupChr>
            </m:e>
            <m:lim>
              <m:r>
                <w:ins w:id="459" w:author="Juan Li" w:date="2025-10-27T13:53:00Z" w16du:dateUtc="2025-10-27T17:53:00Z">
                  <m:rPr>
                    <m:sty m:val="p"/>
                  </m:rPr>
                  <w:rPr>
                    <w:rFonts w:ascii="Cambria Math" w:hAnsi="Cambria Math"/>
                    <w:lang w:val="en-CA"/>
                  </w:rPr>
                  <m:t>new intercept</m:t>
                </w:ins>
              </m:r>
            </m:lim>
          </m:limLow>
          <m:r>
            <w:ins w:id="460" w:author="Juan Li" w:date="2025-10-27T13:53:00Z" w16du:dateUtc="2025-10-27T17:53:00Z">
              <m:rPr>
                <m:sty m:val="p"/>
              </m:rPr>
              <w:rPr>
                <w:rFonts w:ascii="Cambria Math" w:hAnsi="Cambria Math"/>
              </w:rPr>
              <m:t>+</m:t>
            </w:ins>
          </m:r>
          <m:sSub>
            <m:sSubPr>
              <m:ctrlPr>
                <w:ins w:id="461" w:author="Juan Li" w:date="2025-10-27T13:53:00Z" w16du:dateUtc="2025-10-27T17:53:00Z">
                  <w:rPr>
                    <w:rFonts w:ascii="Cambria Math" w:hAnsi="Cambria Math"/>
                  </w:rPr>
                </w:ins>
              </m:ctrlPr>
            </m:sSubPr>
            <m:e>
              <m:r>
                <w:ins w:id="462" w:author="Juan Li" w:date="2025-10-27T13:53:00Z" w16du:dateUtc="2025-10-27T17:53:00Z">
                  <w:rPr>
                    <w:rFonts w:ascii="Cambria Math" w:hAnsi="Cambria Math"/>
                  </w:rPr>
                  <m:t>β</m:t>
                </w:ins>
              </m:r>
            </m:e>
            <m:sub>
              <m:r>
                <w:ins w:id="463" w:author="Juan Li" w:date="2025-10-27T13:53:00Z" w16du:dateUtc="2025-10-27T17:53:00Z">
                  <w:rPr>
                    <w:rFonts w:ascii="Cambria Math" w:hAnsi="Cambria Math"/>
                  </w:rPr>
                  <m:t>1</m:t>
                </w:ins>
              </m:r>
            </m:sub>
          </m:sSub>
          <m:sSubSup>
            <m:sSubSupPr>
              <m:ctrlPr>
                <w:ins w:id="464" w:author="Juan Li" w:date="2025-10-27T13:53:00Z" w16du:dateUtc="2025-10-27T17:53:00Z">
                  <w:rPr>
                    <w:rFonts w:ascii="Cambria Math" w:hAnsi="Cambria Math"/>
                  </w:rPr>
                </w:ins>
              </m:ctrlPr>
            </m:sSubSupPr>
            <m:e>
              <m:r>
                <w:ins w:id="465" w:author="Juan Li" w:date="2025-10-27T13:53:00Z" w16du:dateUtc="2025-10-27T17:53:00Z">
                  <w:rPr>
                    <w:rFonts w:ascii="Cambria Math" w:hAnsi="Cambria Math"/>
                  </w:rPr>
                  <m:t>X</m:t>
                </w:ins>
              </m:r>
            </m:e>
            <m:sub>
              <m:r>
                <w:ins w:id="466" w:author="Juan Li" w:date="2025-10-27T13:53:00Z" w16du:dateUtc="2025-10-27T17:53:00Z">
                  <w:rPr>
                    <w:rFonts w:ascii="Cambria Math" w:hAnsi="Cambria Math"/>
                  </w:rPr>
                  <m:t>1</m:t>
                </w:ins>
              </m:r>
            </m:sub>
            <m:sup>
              <m:r>
                <w:ins w:id="467" w:author="Juan Li" w:date="2025-10-27T13:53:00Z" w16du:dateUtc="2025-10-27T17:53:00Z">
                  <m:rPr>
                    <m:sty m:val="p"/>
                  </m:rPr>
                  <w:rPr>
                    <w:rFonts w:ascii="Cambria Math" w:hAnsi="Cambria Math"/>
                  </w:rPr>
                  <m:t>'</m:t>
                </w:ins>
              </m:r>
            </m:sup>
          </m:sSubSup>
          <m:r>
            <w:ins w:id="468" w:author="Juan Li" w:date="2025-10-27T13:53:00Z" w16du:dateUtc="2025-10-27T17:53:00Z">
              <m:rPr>
                <m:sty m:val="p"/>
              </m:rPr>
              <w:rPr>
                <w:rFonts w:ascii="Cambria Math" w:hAnsi="Cambria Math"/>
              </w:rPr>
              <m:t>+</m:t>
            </w:ins>
          </m:r>
          <m:sSub>
            <m:sSubPr>
              <m:ctrlPr>
                <w:ins w:id="469" w:author="Juan Li" w:date="2025-10-27T13:53:00Z" w16du:dateUtc="2025-10-27T17:53:00Z">
                  <w:rPr>
                    <w:rFonts w:ascii="Cambria Math" w:hAnsi="Cambria Math"/>
                  </w:rPr>
                </w:ins>
              </m:ctrlPr>
            </m:sSubPr>
            <m:e>
              <m:r>
                <w:ins w:id="470" w:author="Juan Li" w:date="2025-10-27T13:53:00Z" w16du:dateUtc="2025-10-27T17:53:00Z">
                  <w:rPr>
                    <w:rFonts w:ascii="Cambria Math" w:hAnsi="Cambria Math"/>
                  </w:rPr>
                  <m:t>β</m:t>
                </w:ins>
              </m:r>
            </m:e>
            <m:sub>
              <m:r>
                <w:ins w:id="471" w:author="Juan Li" w:date="2025-10-27T13:53:00Z" w16du:dateUtc="2025-10-27T17:53:00Z">
                  <w:rPr>
                    <w:rFonts w:ascii="Cambria Math" w:hAnsi="Cambria Math"/>
                  </w:rPr>
                  <m:t>2</m:t>
                </w:ins>
              </m:r>
            </m:sub>
          </m:sSub>
          <m:sSubSup>
            <m:sSubSupPr>
              <m:ctrlPr>
                <w:ins w:id="472" w:author="Juan Li" w:date="2025-10-27T13:53:00Z" w16du:dateUtc="2025-10-27T17:53:00Z">
                  <w:rPr>
                    <w:rFonts w:ascii="Cambria Math" w:hAnsi="Cambria Math"/>
                  </w:rPr>
                </w:ins>
              </m:ctrlPr>
            </m:sSubSupPr>
            <m:e>
              <m:r>
                <w:ins w:id="473" w:author="Juan Li" w:date="2025-10-27T13:53:00Z" w16du:dateUtc="2025-10-27T17:53:00Z">
                  <w:rPr>
                    <w:rFonts w:ascii="Cambria Math" w:hAnsi="Cambria Math"/>
                  </w:rPr>
                  <m:t>X</m:t>
                </w:ins>
              </m:r>
            </m:e>
            <m:sub>
              <m:r>
                <w:ins w:id="474" w:author="Juan Li" w:date="2025-10-27T13:53:00Z" w16du:dateUtc="2025-10-27T17:53:00Z">
                  <w:rPr>
                    <w:rFonts w:ascii="Cambria Math" w:hAnsi="Cambria Math"/>
                  </w:rPr>
                  <m:t>2</m:t>
                </w:ins>
              </m:r>
            </m:sub>
            <m:sup>
              <m:r>
                <w:ins w:id="475" w:author="Juan Li" w:date="2025-10-27T13:53:00Z" w16du:dateUtc="2025-10-27T17:53:00Z">
                  <m:rPr>
                    <m:sty m:val="p"/>
                  </m:rPr>
                  <w:rPr>
                    <w:rFonts w:ascii="Cambria Math" w:hAnsi="Cambria Math"/>
                  </w:rPr>
                  <m:t>'</m:t>
                </w:ins>
              </m:r>
            </m:sup>
          </m:sSubSup>
          <m:r>
            <w:ins w:id="476" w:author="Juan Li" w:date="2025-10-27T13:53:00Z" w16du:dateUtc="2025-10-27T17:53:00Z">
              <m:rPr>
                <m:sty m:val="p"/>
              </m:rPr>
              <w:rPr>
                <w:rFonts w:ascii="Cambria Math" w:hAnsi="Cambria Math"/>
              </w:rPr>
              <m:t>+</m:t>
            </w:ins>
          </m:r>
          <m:sSub>
            <m:sSubPr>
              <m:ctrlPr>
                <w:ins w:id="477" w:author="Juan Li" w:date="2025-10-27T13:53:00Z" w16du:dateUtc="2025-10-27T17:53:00Z">
                  <w:rPr>
                    <w:rFonts w:ascii="Cambria Math" w:hAnsi="Cambria Math"/>
                  </w:rPr>
                </w:ins>
              </m:ctrlPr>
            </m:sSubPr>
            <m:e>
              <m:r>
                <w:ins w:id="478" w:author="Juan Li" w:date="2025-10-27T13:53:00Z" w16du:dateUtc="2025-10-27T17:53:00Z">
                  <w:rPr>
                    <w:rFonts w:ascii="Cambria Math" w:hAnsi="Cambria Math"/>
                  </w:rPr>
                  <m:t>β</m:t>
                </w:ins>
              </m:r>
            </m:e>
            <m:sub>
              <m:r>
                <w:ins w:id="479" w:author="Juan Li" w:date="2025-10-27T13:53:00Z" w16du:dateUtc="2025-10-27T17:53:00Z">
                  <w:rPr>
                    <w:rFonts w:ascii="Cambria Math" w:hAnsi="Cambria Math"/>
                  </w:rPr>
                  <m:t>3</m:t>
                </w:ins>
              </m:r>
            </m:sub>
          </m:sSub>
          <m:sSubSup>
            <m:sSubSupPr>
              <m:ctrlPr>
                <w:ins w:id="480" w:author="Juan Li" w:date="2025-10-27T13:54:00Z" w16du:dateUtc="2025-10-27T17:54:00Z">
                  <w:rPr>
                    <w:rFonts w:ascii="Cambria Math" w:hAnsi="Cambria Math"/>
                  </w:rPr>
                </w:ins>
              </m:ctrlPr>
            </m:sSubSupPr>
            <m:e>
              <m:r>
                <w:ins w:id="481" w:author="Juan Li" w:date="2025-10-27T13:54:00Z" w16du:dateUtc="2025-10-27T17:54:00Z">
                  <w:rPr>
                    <w:rFonts w:ascii="Cambria Math" w:hAnsi="Cambria Math"/>
                  </w:rPr>
                  <m:t>X</m:t>
                </w:ins>
              </m:r>
            </m:e>
            <m:sub>
              <m:r>
                <w:ins w:id="482" w:author="Juan Li" w:date="2025-10-27T13:54:00Z" w16du:dateUtc="2025-10-27T17:54:00Z">
                  <w:rPr>
                    <w:rFonts w:ascii="Cambria Math" w:hAnsi="Cambria Math"/>
                  </w:rPr>
                  <m:t>12</m:t>
                </w:ins>
              </m:r>
            </m:sub>
            <m:sup>
              <m:r>
                <w:ins w:id="483" w:author="Juan Li" w:date="2025-10-27T13:54:00Z" w16du:dateUtc="2025-10-27T17:54:00Z">
                  <m:rPr>
                    <m:sty m:val="p"/>
                  </m:rPr>
                  <w:rPr>
                    <w:rFonts w:ascii="Cambria Math" w:hAnsi="Cambria Math"/>
                  </w:rPr>
                  <m:t>″</m:t>
                </w:ins>
              </m:r>
            </m:sup>
          </m:sSubSup>
          <m:r>
            <w:ins w:id="484" w:author="Juan Li" w:date="2025-10-27T13:53:00Z" w16du:dateUtc="2025-10-27T17:53:00Z">
              <m:rPr>
                <m:sty m:val="p"/>
              </m:rPr>
              <w:rPr>
                <w:rFonts w:ascii="Cambria Math" w:hAnsi="Cambria Math"/>
              </w:rPr>
              <m:t>+</m:t>
            </w:ins>
          </m:r>
          <m:r>
            <w:ins w:id="485" w:author="Juan Li" w:date="2025-10-27T13:53:00Z" w16du:dateUtc="2025-10-27T17:53:00Z">
              <w:rPr>
                <w:rFonts w:ascii="Cambria Math" w:hAnsi="Cambria Math"/>
              </w:rPr>
              <m:t>ε</m:t>
            </w:ins>
          </m:r>
        </m:oMath>
      </m:oMathPara>
    </w:p>
    <w:p w14:paraId="084E12A2" w14:textId="5A946F27" w:rsidR="00983869" w:rsidRPr="00983869" w:rsidRDefault="00C80ED8" w:rsidP="00983869">
      <w:pPr>
        <w:pStyle w:val="BodyText"/>
        <w:rPr>
          <w:ins w:id="486" w:author="Juan Li" w:date="2025-10-27T13:49:00Z" w16du:dateUtc="2025-10-27T17:49:00Z"/>
        </w:rPr>
      </w:pPr>
      <w:ins w:id="487" w:author="Juan Li" w:date="2025-10-27T14:07:00Z" w16du:dateUtc="2025-10-27T18:07:00Z">
        <w:r>
          <w:t>One potential issue for</w:t>
        </w:r>
      </w:ins>
      <w:ins w:id="488" w:author="Juan Li" w:date="2025-10-27T14:08:00Z" w16du:dateUtc="2025-10-27T18:08:00Z">
        <w:r>
          <w:t xml:space="preserve"> interpretation</w:t>
        </w:r>
      </w:ins>
      <w:ins w:id="489" w:author="Juan Li" w:date="2025-10-27T13:56:00Z" w16du:dateUtc="2025-10-27T17:56:00Z">
        <w:r w:rsidR="00261021">
          <w:t xml:space="preserve"> is that</w:t>
        </w:r>
      </w:ins>
      <w:ins w:id="490" w:author="Juan Li" w:date="2025-10-27T14:06:00Z" w16du:dateUtc="2025-10-27T18:06:00Z">
        <w:r>
          <w:t xml:space="preserve">, in the hypothetical </w:t>
        </w:r>
      </w:ins>
      <w:ins w:id="491" w:author="Juan Li" w:date="2025-10-27T14:08:00Z" w16du:dateUtc="2025-10-27T18:08:00Z">
        <w:r w:rsidR="00457D5E">
          <w:t xml:space="preserve">scenario when we don’t have data on </w:t>
        </w:r>
      </w:ins>
      <m:oMath>
        <m:sSub>
          <m:sSubPr>
            <m:ctrlPr>
              <w:ins w:id="492" w:author="Juan Li" w:date="2025-10-27T14:08:00Z" w16du:dateUtc="2025-10-27T18:08:00Z">
                <w:rPr>
                  <w:rFonts w:ascii="Cambria Math" w:hAnsi="Cambria Math"/>
                </w:rPr>
              </w:ins>
            </m:ctrlPr>
          </m:sSubPr>
          <m:e>
            <m:r>
              <w:ins w:id="493" w:author="Juan Li" w:date="2025-10-27T14:08:00Z" w16du:dateUtc="2025-10-27T18:08:00Z">
                <w:rPr>
                  <w:rFonts w:ascii="Cambria Math" w:hAnsi="Cambria Math"/>
                </w:rPr>
                <m:t>X</m:t>
              </w:ins>
            </m:r>
          </m:e>
          <m:sub>
            <m:r>
              <w:ins w:id="494" w:author="Juan Li" w:date="2025-10-27T14:08:00Z" w16du:dateUtc="2025-10-27T18:08:00Z">
                <w:rPr>
                  <w:rFonts w:ascii="Cambria Math" w:hAnsi="Cambria Math"/>
                </w:rPr>
                <m:t>1</m:t>
              </w:ins>
            </m:r>
          </m:sub>
        </m:sSub>
      </m:oMath>
      <w:ins w:id="495" w:author="Juan Li" w:date="2025-10-27T14:09:00Z" w16du:dateUtc="2025-10-27T18:09:00Z">
        <w:r w:rsidR="00457D5E">
          <w:t xml:space="preserve"> </w:t>
        </w:r>
      </w:ins>
      <w:ins w:id="496" w:author="Juan Li" w:date="2025-10-27T14:08:00Z" w16du:dateUtc="2025-10-27T18:08:00Z">
        <w:r w:rsidR="00457D5E">
          <w:t xml:space="preserve">and </w:t>
        </w:r>
      </w:ins>
      <m:oMath>
        <m:sSub>
          <m:sSubPr>
            <m:ctrlPr>
              <w:ins w:id="497" w:author="Juan Li" w:date="2025-10-27T14:09:00Z" w16du:dateUtc="2025-10-27T18:09:00Z">
                <w:rPr>
                  <w:rFonts w:ascii="Cambria Math" w:hAnsi="Cambria Math"/>
                </w:rPr>
              </w:ins>
            </m:ctrlPr>
          </m:sSubPr>
          <m:e>
            <m:r>
              <w:ins w:id="498" w:author="Juan Li" w:date="2025-10-27T14:09:00Z" w16du:dateUtc="2025-10-27T18:09:00Z">
                <w:rPr>
                  <w:rFonts w:ascii="Cambria Math" w:hAnsi="Cambria Math"/>
                </w:rPr>
                <m:t>X</m:t>
              </w:ins>
            </m:r>
          </m:e>
          <m:sub>
            <m:r>
              <w:ins w:id="499" w:author="Juan Li" w:date="2025-10-27T14:09:00Z" w16du:dateUtc="2025-10-27T18:09:00Z">
                <w:rPr>
                  <w:rFonts w:ascii="Cambria Math" w:hAnsi="Cambria Math"/>
                </w:rPr>
                <m:t>2</m:t>
              </w:ins>
            </m:r>
          </m:sub>
        </m:sSub>
      </m:oMath>
      <w:ins w:id="500" w:author="Juan Li" w:date="2025-10-27T14:09:00Z" w16du:dateUtc="2025-10-27T18:09:00Z">
        <w:r w:rsidR="00457D5E">
          <w:t>, both will be imputed using their corresponding mean values</w:t>
        </w:r>
      </w:ins>
      <w:ins w:id="501" w:author="Juan Li" w:date="2025-10-27T14:10:00Z" w16du:dateUtc="2025-10-27T18:10:00Z">
        <w:r w:rsidR="00457D5E">
          <w:t xml:space="preserve"> </w:t>
        </w:r>
      </w:ins>
      <m:oMath>
        <m:acc>
          <m:accPr>
            <m:chr m:val="‾"/>
            <m:ctrlPr>
              <w:ins w:id="502" w:author="Juan Li" w:date="2025-10-27T14:10:00Z" w16du:dateUtc="2025-10-27T18:10:00Z">
                <w:rPr>
                  <w:rFonts w:ascii="Cambria Math" w:hAnsi="Cambria Math"/>
                </w:rPr>
              </w:ins>
            </m:ctrlPr>
          </m:accPr>
          <m:e>
            <m:sSub>
              <m:sSubPr>
                <m:ctrlPr>
                  <w:ins w:id="503" w:author="Juan Li" w:date="2025-10-27T14:10:00Z" w16du:dateUtc="2025-10-27T18:10:00Z">
                    <w:rPr>
                      <w:rFonts w:ascii="Cambria Math" w:hAnsi="Cambria Math"/>
                    </w:rPr>
                  </w:ins>
                </m:ctrlPr>
              </m:sSubPr>
              <m:e>
                <m:r>
                  <w:ins w:id="504" w:author="Juan Li" w:date="2025-10-27T14:10:00Z" w16du:dateUtc="2025-10-27T18:10:00Z">
                    <w:rPr>
                      <w:rFonts w:ascii="Cambria Math" w:hAnsi="Cambria Math"/>
                    </w:rPr>
                    <m:t>X</m:t>
                  </w:ins>
                </m:r>
              </m:e>
              <m:sub>
                <m:r>
                  <w:ins w:id="505" w:author="Juan Li" w:date="2025-10-27T14:10:00Z" w16du:dateUtc="2025-10-27T18:10:00Z">
                    <w:rPr>
                      <w:rFonts w:ascii="Cambria Math" w:hAnsi="Cambria Math"/>
                    </w:rPr>
                    <m:t>1</m:t>
                  </w:ins>
                </m:r>
              </m:sub>
            </m:sSub>
          </m:e>
        </m:acc>
      </m:oMath>
      <w:ins w:id="506" w:author="Juan Li" w:date="2025-10-27T14:10:00Z" w16du:dateUtc="2025-10-27T18:10:00Z">
        <w:r w:rsidR="00457D5E">
          <w:t xml:space="preserve"> and </w:t>
        </w:r>
      </w:ins>
      <m:oMath>
        <m:acc>
          <m:accPr>
            <m:chr m:val="‾"/>
            <m:ctrlPr>
              <w:ins w:id="507" w:author="Juan Li" w:date="2025-10-27T14:10:00Z" w16du:dateUtc="2025-10-27T18:10:00Z">
                <w:rPr>
                  <w:rFonts w:ascii="Cambria Math" w:hAnsi="Cambria Math"/>
                </w:rPr>
              </w:ins>
            </m:ctrlPr>
          </m:accPr>
          <m:e>
            <m:sSub>
              <m:sSubPr>
                <m:ctrlPr>
                  <w:ins w:id="508" w:author="Juan Li" w:date="2025-10-27T14:10:00Z" w16du:dateUtc="2025-10-27T18:10:00Z">
                    <w:rPr>
                      <w:rFonts w:ascii="Cambria Math" w:hAnsi="Cambria Math"/>
                    </w:rPr>
                  </w:ins>
                </m:ctrlPr>
              </m:sSubPr>
              <m:e>
                <m:r>
                  <w:ins w:id="509" w:author="Juan Li" w:date="2025-10-27T14:10:00Z" w16du:dateUtc="2025-10-27T18:10:00Z">
                    <w:rPr>
                      <w:rFonts w:ascii="Cambria Math" w:hAnsi="Cambria Math"/>
                    </w:rPr>
                    <m:t>X</m:t>
                  </w:ins>
                </m:r>
              </m:e>
              <m:sub>
                <m:r>
                  <w:ins w:id="510" w:author="Juan Li" w:date="2025-10-27T14:10:00Z" w16du:dateUtc="2025-10-27T18:10:00Z">
                    <w:rPr>
                      <w:rFonts w:ascii="Cambria Math" w:hAnsi="Cambria Math"/>
                    </w:rPr>
                    <m:t>2</m:t>
                  </w:ins>
                </m:r>
              </m:sub>
            </m:sSub>
          </m:e>
        </m:acc>
      </m:oMath>
      <w:ins w:id="511" w:author="Juan Li" w:date="2025-10-27T14:09:00Z" w16du:dateUtc="2025-10-27T18:09:00Z">
        <w:r w:rsidR="00457D5E">
          <w:t xml:space="preserve">, and one may want to </w:t>
        </w:r>
      </w:ins>
      <w:ins w:id="512" w:author="Juan Li" w:date="2025-10-27T14:10:00Z" w16du:dateUtc="2025-10-27T18:10:00Z">
        <w:r w:rsidR="00457D5E">
          <w:t>impute the interaction with</w:t>
        </w:r>
      </w:ins>
      <w:ins w:id="513" w:author="Juan Li" w:date="2025-10-27T14:11:00Z" w16du:dateUtc="2025-10-27T18:11:00Z">
        <w:r w:rsidR="00457D5E">
          <w:t xml:space="preserve"> </w:t>
        </w:r>
      </w:ins>
      <m:oMath>
        <m:acc>
          <m:accPr>
            <m:chr m:val="‾"/>
            <m:ctrlPr>
              <w:ins w:id="514" w:author="Juan Li" w:date="2025-10-27T14:11:00Z" w16du:dateUtc="2025-10-27T18:11:00Z">
                <w:rPr>
                  <w:rFonts w:ascii="Cambria Math" w:hAnsi="Cambria Math"/>
                </w:rPr>
              </w:ins>
            </m:ctrlPr>
          </m:accPr>
          <m:e>
            <m:sSub>
              <m:sSubPr>
                <m:ctrlPr>
                  <w:ins w:id="515" w:author="Juan Li" w:date="2025-10-27T14:11:00Z" w16du:dateUtc="2025-10-27T18:11:00Z">
                    <w:rPr>
                      <w:rFonts w:ascii="Cambria Math" w:hAnsi="Cambria Math"/>
                    </w:rPr>
                  </w:ins>
                </m:ctrlPr>
              </m:sSubPr>
              <m:e>
                <m:r>
                  <w:ins w:id="516" w:author="Juan Li" w:date="2025-10-27T14:11:00Z" w16du:dateUtc="2025-10-27T18:11:00Z">
                    <w:rPr>
                      <w:rFonts w:ascii="Cambria Math" w:hAnsi="Cambria Math"/>
                    </w:rPr>
                    <m:t>X</m:t>
                  </w:ins>
                </m:r>
              </m:e>
              <m:sub>
                <m:r>
                  <w:ins w:id="517" w:author="Juan Li" w:date="2025-10-27T14:11:00Z" w16du:dateUtc="2025-10-27T18:11:00Z">
                    <w:rPr>
                      <w:rFonts w:ascii="Cambria Math" w:hAnsi="Cambria Math"/>
                    </w:rPr>
                    <m:t>1</m:t>
                  </w:ins>
                </m:r>
              </m:sub>
            </m:sSub>
          </m:e>
        </m:acc>
        <m:acc>
          <m:accPr>
            <m:chr m:val="‾"/>
            <m:ctrlPr>
              <w:ins w:id="518" w:author="Juan Li" w:date="2025-10-27T14:11:00Z" w16du:dateUtc="2025-10-27T18:11:00Z">
                <w:rPr>
                  <w:rFonts w:ascii="Cambria Math" w:hAnsi="Cambria Math"/>
                </w:rPr>
              </w:ins>
            </m:ctrlPr>
          </m:accPr>
          <m:e>
            <m:sSub>
              <m:sSubPr>
                <m:ctrlPr>
                  <w:ins w:id="519" w:author="Juan Li" w:date="2025-10-27T14:11:00Z" w16du:dateUtc="2025-10-27T18:11:00Z">
                    <w:rPr>
                      <w:rFonts w:ascii="Cambria Math" w:hAnsi="Cambria Math"/>
                    </w:rPr>
                  </w:ins>
                </m:ctrlPr>
              </m:sSubPr>
              <m:e>
                <m:r>
                  <w:ins w:id="520" w:author="Juan Li" w:date="2025-10-27T14:11:00Z" w16du:dateUtc="2025-10-27T18:11:00Z">
                    <w:rPr>
                      <w:rFonts w:ascii="Cambria Math" w:hAnsi="Cambria Math"/>
                    </w:rPr>
                    <m:t>X</m:t>
                  </w:ins>
                </m:r>
              </m:e>
              <m:sub>
                <m:r>
                  <w:ins w:id="521" w:author="Juan Li" w:date="2025-10-27T14:11:00Z" w16du:dateUtc="2025-10-27T18:11:00Z">
                    <w:rPr>
                      <w:rFonts w:ascii="Cambria Math" w:hAnsi="Cambria Math"/>
                    </w:rPr>
                    <m:t>2</m:t>
                  </w:ins>
                </m:r>
              </m:sub>
            </m:sSub>
          </m:e>
        </m:acc>
      </m:oMath>
      <w:ins w:id="522" w:author="Juan Li" w:date="2025-10-27T14:11:00Z" w16du:dateUtc="2025-10-27T18:11:00Z">
        <w:r w:rsidR="00457D5E">
          <w:t xml:space="preserve">, instead of </w:t>
        </w:r>
      </w:ins>
      <m:oMath>
        <m:bar>
          <m:barPr>
            <m:pos m:val="top"/>
            <m:ctrlPr>
              <w:ins w:id="523" w:author="Juan Li" w:date="2025-10-27T14:11:00Z" w16du:dateUtc="2025-10-27T18:11:00Z">
                <w:rPr>
                  <w:rFonts w:ascii="Cambria Math" w:hAnsi="Cambria Math"/>
                </w:rPr>
              </w:ins>
            </m:ctrlPr>
          </m:barPr>
          <m:e>
            <m:r>
              <w:ins w:id="524" w:author="Juan Li" w:date="2025-10-27T14:11:00Z" w16du:dateUtc="2025-10-27T18:11:00Z">
                <m:rPr>
                  <m:sty m:val="p"/>
                </m:rPr>
                <w:rPr>
                  <w:rFonts w:ascii="Cambria Math" w:hAnsi="Cambria Math"/>
                </w:rPr>
                <m:t>(</m:t>
              </w:ins>
            </m:r>
            <m:sSub>
              <m:sSubPr>
                <m:ctrlPr>
                  <w:ins w:id="525" w:author="Juan Li" w:date="2025-10-27T14:11:00Z" w16du:dateUtc="2025-10-27T18:11:00Z">
                    <w:rPr>
                      <w:rFonts w:ascii="Cambria Math" w:hAnsi="Cambria Math"/>
                    </w:rPr>
                  </w:ins>
                </m:ctrlPr>
              </m:sSubPr>
              <m:e>
                <m:r>
                  <w:ins w:id="526" w:author="Juan Li" w:date="2025-10-27T14:11:00Z" w16du:dateUtc="2025-10-27T18:11:00Z">
                    <w:rPr>
                      <w:rFonts w:ascii="Cambria Math" w:hAnsi="Cambria Math"/>
                    </w:rPr>
                    <m:t>X</m:t>
                  </w:ins>
                </m:r>
              </m:e>
              <m:sub>
                <m:r>
                  <w:ins w:id="527" w:author="Juan Li" w:date="2025-10-27T14:11:00Z" w16du:dateUtc="2025-10-27T18:11:00Z">
                    <w:rPr>
                      <w:rFonts w:ascii="Cambria Math" w:hAnsi="Cambria Math"/>
                    </w:rPr>
                    <m:t>1</m:t>
                  </w:ins>
                </m:r>
              </m:sub>
            </m:sSub>
            <m:sSub>
              <m:sSubPr>
                <m:ctrlPr>
                  <w:ins w:id="528" w:author="Juan Li" w:date="2025-10-27T14:11:00Z" w16du:dateUtc="2025-10-27T18:11:00Z">
                    <w:rPr>
                      <w:rFonts w:ascii="Cambria Math" w:hAnsi="Cambria Math"/>
                    </w:rPr>
                  </w:ins>
                </m:ctrlPr>
              </m:sSubPr>
              <m:e>
                <m:r>
                  <w:ins w:id="529" w:author="Juan Li" w:date="2025-10-27T14:11:00Z" w16du:dateUtc="2025-10-27T18:11:00Z">
                    <w:rPr>
                      <w:rFonts w:ascii="Cambria Math" w:hAnsi="Cambria Math"/>
                    </w:rPr>
                    <m:t>X</m:t>
                  </w:ins>
                </m:r>
              </m:e>
              <m:sub>
                <m:r>
                  <w:ins w:id="530" w:author="Juan Li" w:date="2025-10-27T14:11:00Z" w16du:dateUtc="2025-10-27T18:11:00Z">
                    <w:rPr>
                      <w:rFonts w:ascii="Cambria Math" w:hAnsi="Cambria Math"/>
                    </w:rPr>
                    <m:t>2</m:t>
                  </w:ins>
                </m:r>
              </m:sub>
            </m:sSub>
            <m:r>
              <w:ins w:id="531" w:author="Juan Li" w:date="2025-10-27T14:11:00Z" w16du:dateUtc="2025-10-27T18:11:00Z">
                <m:rPr>
                  <m:sty m:val="p"/>
                </m:rPr>
                <w:rPr>
                  <w:rFonts w:ascii="Cambria Math" w:hAnsi="Cambria Math"/>
                </w:rPr>
                <m:t>)</m:t>
              </w:ins>
            </m:r>
          </m:e>
        </m:bar>
      </m:oMath>
      <w:ins w:id="532" w:author="Juan Li" w:date="2025-10-27T14:11:00Z" w16du:dateUtc="2025-10-27T18:11:00Z">
        <w:r w:rsidR="00457D5E">
          <w:t>.</w:t>
        </w:r>
      </w:ins>
    </w:p>
    <w:p w14:paraId="2EB32758" w14:textId="77777777" w:rsidR="00983869" w:rsidRDefault="00983869" w:rsidP="00A5326E">
      <w:pPr>
        <w:pStyle w:val="Heading2"/>
        <w:rPr>
          <w:ins w:id="533" w:author="Juan Li" w:date="2025-10-27T13:49:00Z" w16du:dateUtc="2025-10-27T17:49:00Z"/>
          <w:b/>
          <w:bCs/>
        </w:rPr>
      </w:pPr>
    </w:p>
    <w:p w14:paraId="71EF9EB3" w14:textId="7C499A58" w:rsidR="00655C55" w:rsidRDefault="00000000" w:rsidP="00A5326E">
      <w:pPr>
        <w:pStyle w:val="Heading2"/>
      </w:pPr>
      <w:r>
        <w:rPr>
          <w:b/>
          <w:bCs/>
        </w:rPr>
        <w:t>Why centering helps</w:t>
      </w:r>
    </w:p>
    <w:p w14:paraId="10A820F5" w14:textId="33281829" w:rsidR="00655C55" w:rsidRDefault="00000000">
      <w:pPr>
        <w:pStyle w:val="FirstParagraph"/>
      </w:pPr>
      <w:r>
        <w:t xml:space="preserve">Without centering, the main effects correspond to the effect when the other variable = </w:t>
      </w:r>
      <w:r>
        <w:rPr>
          <w:b/>
          <w:bCs/>
        </w:rPr>
        <w:t>0</w:t>
      </w:r>
      <w:r>
        <w:t>, which may not be meaningful (e.g., age = 0, impossible).</w:t>
      </w:r>
    </w:p>
    <w:p w14:paraId="4E7370E6" w14:textId="4359C2F3" w:rsidR="00655C55" w:rsidRPr="00A5326E" w:rsidRDefault="00A5326E">
      <w:pPr>
        <w:pStyle w:val="FirstParagraph"/>
      </w:pPr>
      <w:bookmarkStart w:id="534" w:name="short-answer-first"/>
      <w:bookmarkEnd w:id="168"/>
      <w:r>
        <w:t xml:space="preserve">You </w:t>
      </w:r>
      <w:r w:rsidRPr="00A5326E">
        <w:t>can recenter an interaction (mixed) term around its mean, and it’s mathematically valid. But whether it’s statistically or conceptually useful depends on your interpretation goals.</w:t>
      </w:r>
    </w:p>
    <w:p w14:paraId="67A490E6" w14:textId="2F04D7C2" w:rsidR="00655C55" w:rsidRDefault="00A5326E" w:rsidP="00A5326E">
      <w:pPr>
        <w:pStyle w:val="FirstParagraph"/>
      </w:pPr>
      <w:bookmarkStart w:id="535" w:name="the-standard-model-with-interaction"/>
      <w:bookmarkEnd w:id="534"/>
      <w:r>
        <w:t>In the standard model with interaction</w:t>
      </w:r>
    </w:p>
    <w:p w14:paraId="2F57AA9C" w14:textId="77777777" w:rsidR="00655C55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ε</m:t>
          </m:r>
        </m:oMath>
      </m:oMathPara>
    </w:p>
    <w:p w14:paraId="51390175" w14:textId="04732A09" w:rsidR="00655C55" w:rsidRDefault="00000000">
      <w:pPr>
        <w:pStyle w:val="FirstParagraph"/>
      </w:pPr>
      <w:r>
        <w:lastRenderedPageBreak/>
        <w:t xml:space="preserve">If you just center </w:t>
      </w:r>
      <w:r w:rsidR="00A5326E">
        <w:t xml:space="preserve">the original variables </w:t>
      </w:r>
      <w:r>
        <w:t>not the</w:t>
      </w:r>
      <w:r w:rsidR="00A5326E">
        <w:t xml:space="preserve"> mixed terms</w:t>
      </w:r>
    </w:p>
    <w:p w14:paraId="12F9B6BB" w14:textId="77777777" w:rsidR="00655C55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</m:oMath>
      </m:oMathPara>
    </w:p>
    <w:p w14:paraId="10E3D384" w14:textId="2F633779" w:rsidR="00655C55" w:rsidRDefault="00000000">
      <w:pPr>
        <w:pStyle w:val="FirstParagraph"/>
      </w:pPr>
      <w:r>
        <w:t>then you define</w:t>
      </w:r>
    </w:p>
    <w:p w14:paraId="0F362F8B" w14:textId="77777777" w:rsidR="00655C55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</m:oMath>
      </m:oMathPara>
    </w:p>
    <w:p w14:paraId="2CCAB101" w14:textId="77777777" w:rsidR="00655C55" w:rsidRDefault="00000000">
      <w:pPr>
        <w:pStyle w:val="FirstParagraph"/>
      </w:pPr>
      <w:r>
        <w:t>and the model becomes:</w:t>
      </w:r>
    </w:p>
    <w:p w14:paraId="76F52E1B" w14:textId="77777777" w:rsidR="00655C55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ε</m:t>
          </m:r>
        </m:oMath>
      </m:oMathPara>
    </w:p>
    <w:p w14:paraId="36F6AB3C" w14:textId="2BEB0C22" w:rsidR="00A5326E" w:rsidRDefault="00000000" w:rsidP="00A5326E">
      <w:pPr>
        <w:pStyle w:val="FirstParagraph"/>
      </w:pPr>
      <w:r>
        <w:t>That’s already well-behaved and interpretable</w:t>
      </w:r>
      <w:r w:rsidR="00A5326E">
        <w:t xml:space="preserve">. </w:t>
      </w:r>
      <w:bookmarkStart w:id="536" w:name="X11d1a47d60d2b6878c9720aea236ef6768bed3c"/>
      <w:bookmarkEnd w:id="535"/>
    </w:p>
    <w:p w14:paraId="56DF7E90" w14:textId="0DF5E66B" w:rsidR="00655C55" w:rsidRDefault="00000000" w:rsidP="00A5326E">
      <w:pPr>
        <w:pStyle w:val="FirstParagraph"/>
      </w:pPr>
      <w:r>
        <w:t xml:space="preserve">Now, suppose you also </w:t>
      </w:r>
      <w:r w:rsidRPr="00A5326E">
        <w:t>recenter the mixed term</w:t>
      </w:r>
      <w:r w:rsidR="00A5326E">
        <w:t>s, t</w:t>
      </w:r>
      <w:r>
        <w:t>hat means you compute</w:t>
      </w:r>
    </w:p>
    <w:p w14:paraId="57074C0D" w14:textId="77777777" w:rsidR="00655C55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bar>
        </m:oMath>
      </m:oMathPara>
    </w:p>
    <w:p w14:paraId="11D43D9F" w14:textId="514D8379" w:rsidR="00655C55" w:rsidRDefault="009E7C19">
      <w:pPr>
        <w:pStyle w:val="BodyText"/>
      </w:pPr>
      <w:r>
        <w:t>Thus, the model becomes</w:t>
      </w:r>
    </w:p>
    <w:p w14:paraId="4A434044" w14:textId="52344FA2" w:rsidR="00655C55" w:rsidRDefault="00000000" w:rsidP="00A5326E">
      <w:pPr>
        <w:pStyle w:val="BodyText"/>
      </w:pPr>
      <m:oMathPara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bSup>
        </m:oMath>
      </m:oMathPara>
      <w:bookmarkStart w:id="537" w:name="X39a8d6be06308fea1c15de62902a9132191e2ea"/>
      <w:bookmarkEnd w:id="536"/>
    </w:p>
    <w:p w14:paraId="11A7F814" w14:textId="2A25D485" w:rsidR="00655C55" w:rsidRPr="00A5326E" w:rsidRDefault="00000000" w:rsidP="00A5326E">
      <w:pPr>
        <w:pStyle w:val="FirstParagraph"/>
      </w:pPr>
      <w:r w:rsidRPr="00A5326E">
        <w:t>Mathematically</w:t>
      </w:r>
      <w:r w:rsidR="00A5326E" w:rsidRPr="00A5326E">
        <w:t xml:space="preserve">, this is </w:t>
      </w:r>
      <w:r w:rsidRPr="00A5326E">
        <w:t>a simple linear transformation</w:t>
      </w:r>
      <w:r w:rsidR="00A5326E">
        <w:t>,</w:t>
      </w:r>
      <w:r w:rsidRPr="00A5326E">
        <w:t xml:space="preserve"> </w:t>
      </w:r>
      <w:r w:rsidR="00A5326E">
        <w:t xml:space="preserve">and </w:t>
      </w:r>
      <w:r w:rsidRPr="00A5326E">
        <w:t>it doesn’t break the model.</w:t>
      </w:r>
      <w:r w:rsidR="00A5326E">
        <w:t xml:space="preserve"> </w:t>
      </w:r>
      <w:r w:rsidRPr="00A5326E">
        <w:t>Statistically</w:t>
      </w:r>
      <w:r w:rsidR="00A5326E">
        <w:t>, however,</w:t>
      </w:r>
      <w:r w:rsidRPr="00A5326E">
        <w:t xml:space="preserve"> it changes the interpretation of your intercept and potentially the meaning of main effects.</w:t>
      </w:r>
    </w:p>
    <w:p w14:paraId="73E4D275" w14:textId="77777777" w:rsidR="00655C55" w:rsidRPr="00A5326E" w:rsidRDefault="00000000">
      <w:pPr>
        <w:pStyle w:val="BodyText"/>
      </w:pPr>
      <w:r w:rsidRPr="00A5326E">
        <w:t>Here’s what happens:</w:t>
      </w:r>
    </w:p>
    <w:p w14:paraId="2C6ABF60" w14:textId="77777777" w:rsidR="00655C55" w:rsidRDefault="00000000">
      <w:pPr>
        <w:pStyle w:val="Compact"/>
        <w:numPr>
          <w:ilvl w:val="0"/>
          <w:numId w:val="10"/>
        </w:numPr>
      </w:pPr>
      <w:r>
        <w:t>The intercept shifts (as always when you center variables).</w:t>
      </w:r>
    </w:p>
    <w:p w14:paraId="163C9CDF" w14:textId="77777777" w:rsidR="00655C55" w:rsidRDefault="00000000">
      <w:pPr>
        <w:pStyle w:val="Compact"/>
        <w:numPr>
          <w:ilvl w:val="0"/>
          <w:numId w:val="10"/>
        </w:numPr>
      </w:pPr>
      <w:r>
        <w:t>The main effects and interact</w:t>
      </w:r>
      <w:r w:rsidRPr="00A5326E">
        <w:t xml:space="preserve">ion coefficients remain the same numerically, if you </w:t>
      </w:r>
      <w:r w:rsidRPr="00A5326E">
        <w:rPr>
          <w:i/>
          <w:iCs/>
        </w:rPr>
        <w:t>only</w:t>
      </w:r>
      <w:r w:rsidRPr="00A5326E">
        <w:t xml:space="preserve"> center the product term </w:t>
      </w:r>
      <w:r>
        <w:t>and not the predictors.</w:t>
      </w:r>
    </w:p>
    <w:p w14:paraId="6B6D56B6" w14:textId="2723F456" w:rsidR="00655C55" w:rsidRDefault="00000000" w:rsidP="00614E20">
      <w:pPr>
        <w:pStyle w:val="Compact"/>
        <w:numPr>
          <w:ilvl w:val="0"/>
          <w:numId w:val="10"/>
        </w:numPr>
      </w:pPr>
      <w:r>
        <w:t xml:space="preserve">However, if you already centered </w:t>
      </w:r>
      <w:r w:rsidR="00A5326E">
        <w:t>the original variables</w:t>
      </w:r>
      <w:r>
        <w:t xml:space="preserve">, and </w:t>
      </w:r>
      <w:r w:rsidRPr="00552D48">
        <w:rPr>
          <w:i/>
          <w:iCs/>
        </w:rPr>
        <w:t>then</w:t>
      </w:r>
      <w:r>
        <w:t xml:space="preserve"> also center the product term, you slightly distort interpretability because now 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bSup>
        <m:r>
          <w:rPr>
            <w:rFonts w:ascii="Cambria Math" w:hAnsi="Cambria Math"/>
          </w:rPr>
          <m:t xml:space="preserve"> </m:t>
        </m:r>
      </m:oMath>
      <w:r>
        <w:t xml:space="preserve">is no longer exactly the product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 xml:space="preserve">, </m:t>
        </m:r>
      </m:oMath>
      <w:r w:rsidR="00552D48">
        <w:t>and you instead have</w:t>
      </w:r>
    </w:p>
    <w:p w14:paraId="5CA46A78" w14:textId="77777777" w:rsidR="00655C55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bar>
        </m:oMath>
      </m:oMathPara>
    </w:p>
    <w:p w14:paraId="37F79996" w14:textId="39ED9D18" w:rsidR="00655C55" w:rsidRDefault="00552D48" w:rsidP="009E7C19">
      <w:pPr>
        <w:pStyle w:val="FirstParagraph"/>
      </w:pPr>
      <w:r>
        <w:t>The interaction term is no longer perfectly “the deviation of the product from the product at the means”</w:t>
      </w:r>
      <w:r w:rsidR="009E7C19">
        <w:t>.</w:t>
      </w:r>
      <w:r>
        <w:t xml:space="preserve"> </w:t>
      </w:r>
      <w:r w:rsidR="009E7C19">
        <w:t>In other words, centering</w:t>
      </w:r>
      <w:r>
        <w:t xml:space="preserve"> </w:t>
      </w:r>
      <w:r w:rsidR="009E7C19">
        <w:t xml:space="preserve">the mixed terms is still useful and feasible, but </w:t>
      </w:r>
      <w:r>
        <w:t xml:space="preserve">can make </w:t>
      </w:r>
      <w:r w:rsidR="009E7C19">
        <w:t>the model</w:t>
      </w:r>
      <w:r>
        <w:t xml:space="preserve"> </w:t>
      </w:r>
      <w:r w:rsidRPr="00552D48">
        <w:t>harder to interpret.</w:t>
      </w:r>
      <w:bookmarkStart w:id="538" w:name="summary-table"/>
      <w:bookmarkEnd w:id="537"/>
    </w:p>
    <w:p w14:paraId="30CBE2AA" w14:textId="230C961F" w:rsidR="00655C55" w:rsidRDefault="00552D48">
      <w:pPr>
        <w:pStyle w:val="Heading2"/>
      </w:pPr>
      <w:bookmarkStart w:id="539" w:name="in-linear-regression"/>
      <w:bookmarkEnd w:id="538"/>
      <w:r>
        <w:rPr>
          <w:b/>
          <w:bCs/>
        </w:rPr>
        <w:t>New intercept in linear regression</w:t>
      </w:r>
    </w:p>
    <w:p w14:paraId="18C35F10" w14:textId="77777777" w:rsidR="00655C55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ε</m:t>
          </m:r>
        </m:oMath>
      </m:oMathPara>
    </w:p>
    <w:p w14:paraId="1A22B159" w14:textId="34E7E2A7" w:rsidR="00655C55" w:rsidRDefault="00000000">
      <w:pPr>
        <w:pStyle w:val="FirstParagraph"/>
      </w:pPr>
      <w:r>
        <w:t>If you recenter predictors</w:t>
      </w:r>
    </w:p>
    <w:p w14:paraId="3FFA5037" w14:textId="77777777" w:rsidR="00655C55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</m:oMath>
      </m:oMathPara>
    </w:p>
    <w:p w14:paraId="00E42042" w14:textId="3C03BEAA" w:rsidR="00655C55" w:rsidRDefault="009D5843">
      <w:pPr>
        <w:pStyle w:val="FirstParagraph"/>
      </w:pPr>
      <w:r>
        <w:lastRenderedPageBreak/>
        <w:t>then</w:t>
      </w:r>
    </w:p>
    <w:p w14:paraId="4AB62206" w14:textId="77777777" w:rsidR="00655C55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</m:oMath>
      </m:oMathPara>
    </w:p>
    <w:p w14:paraId="484413CD" w14:textId="4A816C4F" w:rsidR="00655C55" w:rsidRDefault="009D5843">
      <w:pPr>
        <w:pStyle w:val="FirstParagraph"/>
      </w:pPr>
      <w:r>
        <w:t>t</w:t>
      </w:r>
      <w:r w:rsidR="009E7C19">
        <w:t>hus</w:t>
      </w:r>
    </w:p>
    <w:p w14:paraId="784BEE36" w14:textId="4C07D9C0" w:rsidR="00655C55" w:rsidRDefault="00552D48" w:rsidP="00552D48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 (Y | X’ = 0)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</m:oMath>
      </m:oMathPara>
    </w:p>
    <w:p w14:paraId="272927E6" w14:textId="3D48A688" w:rsidR="00655C55" w:rsidRDefault="00000000" w:rsidP="009E7C19">
      <w:pPr>
        <w:pStyle w:val="FirstParagraph"/>
      </w:pPr>
      <w:r>
        <w:t xml:space="preserve">The new intercept equals </w:t>
      </w:r>
      <w:r w:rsidRPr="00552D48">
        <w:t>the mean of Y, because</w:t>
      </w:r>
      <w:r>
        <w:t xml:space="preserve"> linear regression’s expectation is </w:t>
      </w:r>
      <w:r>
        <w:rPr>
          <w:i/>
          <w:iCs/>
        </w:rPr>
        <w:t>linear</w:t>
      </w:r>
      <w:r>
        <w:t xml:space="preserve"> in parameters and data.</w:t>
      </w:r>
    </w:p>
    <w:p w14:paraId="70EC628A" w14:textId="43139439" w:rsidR="00655C55" w:rsidRDefault="00552D48">
      <w:pPr>
        <w:pStyle w:val="Heading2"/>
      </w:pPr>
      <w:bookmarkStart w:id="540" w:name="in-logistic-regression"/>
      <w:bookmarkEnd w:id="539"/>
      <w:r>
        <w:rPr>
          <w:b/>
          <w:bCs/>
        </w:rPr>
        <w:t>New intercept in logistic regression</w:t>
      </w:r>
    </w:p>
    <w:p w14:paraId="378D4CFB" w14:textId="77777777" w:rsidR="00655C55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logit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2CF14F9" w14:textId="612A1510" w:rsidR="00655C55" w:rsidRDefault="00000000">
      <w:pPr>
        <w:pStyle w:val="FirstParagraph"/>
      </w:pPr>
      <w:r>
        <w:t>After centering</w:t>
      </w:r>
    </w:p>
    <w:p w14:paraId="1D645B7E" w14:textId="77777777" w:rsidR="00655C55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logit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</m:oMath>
      </m:oMathPara>
    </w:p>
    <w:p w14:paraId="2E16ABBE" w14:textId="77777777" w:rsidR="00655C55" w:rsidRDefault="00000000">
      <w:pPr>
        <w:pStyle w:val="FirstParagraph"/>
      </w:pPr>
      <w:r>
        <w:t>where</w:t>
      </w:r>
    </w:p>
    <w:p w14:paraId="36C76FFD" w14:textId="77777777" w:rsidR="00655C55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</m:oMath>
      </m:oMathPara>
    </w:p>
    <w:p w14:paraId="1C202031" w14:textId="7825421E" w:rsidR="00655C55" w:rsidRDefault="007E2421">
      <w:pPr>
        <w:pStyle w:val="FirstParagraph"/>
      </w:pPr>
      <w:r>
        <w:t xml:space="preserve">however </w:t>
      </w:r>
    </w:p>
    <w:p w14:paraId="177FC521" w14:textId="77777777" w:rsidR="00655C55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logit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</m:sup>
              </m:sSup>
            </m:den>
          </m:f>
        </m:oMath>
      </m:oMathPara>
    </w:p>
    <w:p w14:paraId="70E1BC6A" w14:textId="5B1F7A01" w:rsidR="00655C55" w:rsidRDefault="00000000" w:rsidP="00552D48">
      <w:pPr>
        <w:pStyle w:val="FirstParagraph"/>
      </w:pPr>
      <w:r>
        <w:t xml:space="preserve">is </w:t>
      </w:r>
      <w:r w:rsidRPr="00552D48">
        <w:t>not e</w:t>
      </w:r>
      <w:r>
        <w:t>qual to the mean of the observed 0/1 responses.</w:t>
      </w:r>
      <w:bookmarkStart w:id="541" w:name="why-not"/>
      <w:bookmarkEnd w:id="540"/>
      <w:r w:rsidR="00552D48">
        <w:t xml:space="preserve"> This is b</w:t>
      </w:r>
      <w:r>
        <w:t xml:space="preserve">ecause in logistic regression the link </w:t>
      </w:r>
      <w:r w:rsidRPr="00552D48">
        <w:t xml:space="preserve">function is nonlinear. </w:t>
      </w:r>
    </w:p>
    <w:p w14:paraId="1F062280" w14:textId="013DE819" w:rsidR="00655C55" w:rsidRPr="00552D48" w:rsidRDefault="00000000">
      <w:pPr>
        <w:pStyle w:val="Heading2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bookmarkStart w:id="542" w:name="interpretation-of-the-new-intercept"/>
      <w:bookmarkEnd w:id="541"/>
      <w:r w:rsidRPr="00552D48">
        <w:rPr>
          <w:rFonts w:asciiTheme="minorHAnsi" w:eastAsiaTheme="minorEastAsia" w:hAnsiTheme="minorHAnsi" w:cstheme="minorBidi"/>
          <w:color w:val="auto"/>
          <w:sz w:val="24"/>
          <w:szCs w:val="24"/>
        </w:rPr>
        <w:t>Interpretation of the new intercept</w:t>
      </w:r>
      <w:r w:rsidR="00552D48">
        <w:rPr>
          <w:rFonts w:asciiTheme="minorHAnsi" w:eastAsiaTheme="minorEastAsia" w:hAnsiTheme="minorHAnsi" w:cstheme="minorBidi"/>
          <w:color w:val="auto"/>
          <w:sz w:val="24"/>
          <w:szCs w:val="24"/>
        </w:rPr>
        <w:t>:</w:t>
      </w:r>
    </w:p>
    <w:p w14:paraId="496642DE" w14:textId="3EFDB816" w:rsidR="00655C55" w:rsidRDefault="00000000">
      <w:pPr>
        <w:pStyle w:val="FirstParagraph"/>
      </w:pPr>
      <w:r>
        <w:t>After centering predictors</w:t>
      </w:r>
    </w:p>
    <w:p w14:paraId="73202B97" w14:textId="77777777" w:rsidR="00655C55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logit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</w:rPr>
            <m:t>,…))</m:t>
          </m:r>
        </m:oMath>
      </m:oMathPara>
    </w:p>
    <w:p w14:paraId="3435441B" w14:textId="700388F9" w:rsidR="00655C55" w:rsidRDefault="009D5843">
      <w:pPr>
        <w:pStyle w:val="FirstParagraph"/>
      </w:pPr>
      <w:r>
        <w:t>that means:</w:t>
      </w:r>
    </w:p>
    <w:p w14:paraId="7A828A36" w14:textId="77777777" w:rsidR="00655C55" w:rsidRPr="00552D48" w:rsidRDefault="00000000">
      <w:pPr>
        <w:pStyle w:val="Compact"/>
        <w:numPr>
          <w:ilvl w:val="0"/>
          <w:numId w:val="12"/>
        </w:numPr>
      </w:pPr>
      <w:r w:rsidRPr="00552D48">
        <w:t>The new intercept corresponds to the log-odds of success when all predictors are at their means.</w:t>
      </w:r>
    </w:p>
    <w:p w14:paraId="7CFD219D" w14:textId="77777777" w:rsidR="00655C55" w:rsidRDefault="00000000">
      <w:pPr>
        <w:pStyle w:val="Compact"/>
        <w:numPr>
          <w:ilvl w:val="0"/>
          <w:numId w:val="12"/>
        </w:numPr>
      </w:pPr>
      <w:r>
        <w:t>In probability form:</w:t>
      </w:r>
    </w:p>
    <w:p w14:paraId="072D6227" w14:textId="5B141518" w:rsidR="00655C55" w:rsidRDefault="00000000" w:rsidP="00552D48">
      <w:pPr>
        <w:pStyle w:val="Compact"/>
      </w:pPr>
      <w:commentRangeStart w:id="543"/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>
            <m:nor/>
          </m:rPr>
          <m:t>predictors at their means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logit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)</m:t>
        </m:r>
      </m:oMath>
      <w:commentRangeEnd w:id="543"/>
      <w:r>
        <w:rPr>
          <w:rStyle w:val="CommentReference"/>
          <w:sz w:val="24"/>
          <w:szCs w:val="24"/>
        </w:rPr>
        <w:commentReference w:id="543"/>
      </w:r>
    </w:p>
    <w:p w14:paraId="731B1B13" w14:textId="54C9C193" w:rsidR="00655C55" w:rsidRPr="00552D48" w:rsidRDefault="00000000" w:rsidP="00552D48">
      <w:pPr>
        <w:pStyle w:val="BlockText"/>
        <w:ind w:left="0"/>
      </w:pPr>
      <w:r>
        <w:lastRenderedPageBreak/>
        <w:t xml:space="preserve">In logistic regression, after recentering predictors, the intercept corresponds to the </w:t>
      </w:r>
      <w:r w:rsidRPr="00552D48">
        <w:t>predicted probability at the mean of the predictors, not the mean of the observed outcomes.</w:t>
      </w:r>
    </w:p>
    <w:p w14:paraId="3DAFCC92" w14:textId="2B8D92DE" w:rsidR="00655C55" w:rsidRDefault="00000000">
      <w:pPr>
        <w:pStyle w:val="FirstParagraph"/>
      </w:pPr>
      <w:bookmarkStart w:id="544" w:name="with-predictors-present-general-case"/>
      <w:bookmarkEnd w:id="542"/>
      <w:r>
        <w:t xml:space="preserve">When you have predictors and have </w:t>
      </w:r>
      <w:r w:rsidRPr="00552D48">
        <w:t>centered them</w:t>
      </w:r>
      <w:r>
        <w:t>, the intercept equals the logit of the predicted probability at the predictor means</w:t>
      </w:r>
    </w:p>
    <w:p w14:paraId="1C47C3C6" w14:textId="77777777" w:rsidR="00655C55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=logit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82E4864" w14:textId="499DCFE4" w:rsidR="00655C55" w:rsidRDefault="00000000">
      <w:pPr>
        <w:pStyle w:val="FirstParagraph"/>
      </w:pPr>
      <w:r>
        <w:t>If you know the other coefficients</w:t>
      </w:r>
      <w:r w:rsidR="00552D48">
        <w:t xml:space="preserve">, we </w:t>
      </w:r>
      <w:r>
        <w:t xml:space="preserve">must solve this equation for the sample mean </w:t>
      </w:r>
      <w:r w:rsidR="00552D48">
        <w:t xml:space="preserve">of </w:t>
      </w:r>
      <w:r>
        <w:t>Y:</w:t>
      </w:r>
    </w:p>
    <w:p w14:paraId="729BE66A" w14:textId="20A81A43" w:rsidR="00655C55" w:rsidRDefault="00552D48">
      <w:pPr>
        <w:pStyle w:val="BodyText"/>
      </w:pPr>
      <w:r>
        <w:t>For GLM with the canonical link and an intercept</w:t>
      </w:r>
      <w:r w:rsidR="009D5843">
        <w:t>,</w:t>
      </w:r>
      <w:r>
        <w:t xml:space="preserve"> the fitted probabilities satisfy</w:t>
      </w:r>
    </w:p>
    <w:p w14:paraId="61E3524A" w14:textId="092AA9EA" w:rsidR="00655C55" w:rsidRDefault="00000000"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8D8BC5E" w14:textId="1F8B6FA3" w:rsidR="00655C55" w:rsidRDefault="00000000">
      <w:pPr>
        <w:pStyle w:val="FirstParagraph"/>
      </w:pPr>
      <w:r>
        <w:t xml:space="preserve">we require </w:t>
      </w:r>
    </w:p>
    <w:p w14:paraId="5DBF5A08" w14:textId="449066A4" w:rsidR="00655C55" w:rsidRDefault="00000000"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σ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 xml:space="preserve">where </m:t>
          </m:r>
          <m:r>
            <m:rPr>
              <m:nor/>
            </m:rPr>
            <w:rPr>
              <w:rFonts w:ascii="Cambria Math"/>
            </w:rPr>
            <m:t xml:space="preserve">    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0EDD6BA" w14:textId="1A12C804" w:rsidR="00655C55" w:rsidRDefault="00000000">
      <w:pPr>
        <w:pStyle w:val="FirstParagraph"/>
      </w:pPr>
      <w:r>
        <w:t>This equation generally has no closed-form solution for</w:t>
      </w:r>
      <m:oMath>
        <m:r>
          <w:rPr>
            <w:rFonts w:ascii="Cambria Math" w:hAnsi="Cambria Math"/>
          </w:rPr>
          <m:t xml:space="preserve">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  <w:r w:rsidR="002810BC">
        <w:t xml:space="preserve"> </w:t>
      </w:r>
      <w:r>
        <w:t xml:space="preserve">because </w:t>
      </w:r>
      <w:r w:rsidR="002810BC">
        <w:t xml:space="preserve">it </w:t>
      </w:r>
      <w:r>
        <w:t xml:space="preserve">is nonlinear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>vary over observations.</w:t>
      </w:r>
    </w:p>
    <w:p w14:paraId="32A86E38" w14:textId="27011195" w:rsidR="00655C55" w:rsidRDefault="00000000">
      <w:pPr>
        <w:pStyle w:val="FirstParagraph"/>
      </w:pPr>
      <w:bookmarkStart w:id="545" w:name="how-to-obtain-_0-in-practice"/>
      <w:bookmarkEnd w:id="544"/>
      <w:r>
        <w:t xml:space="preserve">Given known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(i.e. fixed other coefficients), </w:t>
      </w:r>
      <w:r w:rsidR="002810BC">
        <w:t xml:space="preserve">to </w:t>
      </w:r>
      <w:r>
        <w:t xml:space="preserve">solve for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  <w:r>
        <w:t xml:space="preserve"> numerically</w:t>
      </w:r>
      <w:r w:rsidR="002810BC">
        <w:t>,</w:t>
      </w:r>
      <w:r>
        <w:t xml:space="preserve"> </w:t>
      </w:r>
      <w:r w:rsidR="002810BC">
        <w:t>a</w:t>
      </w:r>
      <w:r>
        <w:t xml:space="preserve"> simple and stable method is Newton–Raphson on the function</w:t>
      </w:r>
    </w:p>
    <w:p w14:paraId="029917B7" w14:textId="77777777" w:rsidR="00655C55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σ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n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62F71E4" w14:textId="1AE75CAD" w:rsidR="00655C55" w:rsidRDefault="009D5843">
      <w:pPr>
        <w:pStyle w:val="FirstParagraph"/>
      </w:pPr>
      <w:r>
        <w:t>w</w:t>
      </w:r>
      <w:r w:rsidR="002810BC">
        <w:t>ith derivative</w:t>
      </w:r>
    </w:p>
    <w:p w14:paraId="25310A54" w14:textId="77777777" w:rsidR="00655C55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σ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5660278" w14:textId="08FC659F" w:rsidR="00655C55" w:rsidRDefault="00000000">
      <w:pPr>
        <w:pStyle w:val="FirstParagraph"/>
      </w:pPr>
      <w:r>
        <w:t>Newton update</w:t>
      </w:r>
    </w:p>
    <w:p w14:paraId="15799A27" w14:textId="77777777" w:rsidR="00655C55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nor/>
                </m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51B7480" w14:textId="2CDC966D" w:rsidR="00655C55" w:rsidRDefault="00000000" w:rsidP="002810BC">
      <w:pPr>
        <w:pStyle w:val="FirstParagraph"/>
      </w:pPr>
      <w:r>
        <w:t xml:space="preserve">Start from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 w:cs="Arial"/>
              </w:rPr>
              <m:t>​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logit</m:t>
        </m:r>
        <m:r>
          <w:rPr>
            <w:rFonts w:ascii="Cambria Math" w:hAnsi="Cambria Math"/>
          </w:rPr>
          <m:t>(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)</m:t>
        </m:r>
      </m:oMath>
      <w:r>
        <w:t>; iterate a few times</w:t>
      </w:r>
      <w:r w:rsidR="002810BC">
        <w:t>; i</w:t>
      </w:r>
      <w:r>
        <w:t>t converges rapidly.</w:t>
      </w:r>
    </w:p>
    <w:p w14:paraId="727B6168" w14:textId="0DDFA896" w:rsidR="002810BC" w:rsidRDefault="00000000" w:rsidP="007E2421">
      <w:pPr>
        <w:pStyle w:val="FirstParagraph"/>
      </w:pPr>
      <w:bookmarkStart w:id="546" w:name="bayesian-comment"/>
      <w:bookmarkEnd w:id="545"/>
      <w:r>
        <w:t xml:space="preserve">In a Bayesian fit,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 xml:space="preserve"> </m:t>
        </m:r>
      </m:oMath>
      <w:r>
        <w:t xml:space="preserve">is a posterior random variable and is not a deterministic function of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t>. The posterior will reflect both likelihood (which enforces the same (approximate) constraint that average predicted probability equals (Y) in large samples) and the prior.</w:t>
      </w:r>
      <w:bookmarkStart w:id="547" w:name="concept"/>
      <w:bookmarkEnd w:id="546"/>
    </w:p>
    <w:p w14:paraId="18005C4A" w14:textId="2BDEA03D" w:rsidR="00655C55" w:rsidRDefault="002810BC" w:rsidP="002810BC">
      <w:r>
        <w:t xml:space="preserve">To solve for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  <w:r>
        <w:t xml:space="preserve"> in</w:t>
      </w:r>
    </w:p>
    <w:p w14:paraId="60E13F59" w14:textId="77777777" w:rsidR="00655C55" w:rsidRDefault="00000000"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σ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n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</m:oMath>
      </m:oMathPara>
    </w:p>
    <w:p w14:paraId="3C482993" w14:textId="4D3EAAC8" w:rsidR="00655C55" w:rsidRDefault="00655C55">
      <w:pPr>
        <w:pStyle w:val="FirstParagraph"/>
      </w:pPr>
    </w:p>
    <w:p w14:paraId="09F5A817" w14:textId="58868E8B" w:rsidR="00655C55" w:rsidRDefault="007E2421" w:rsidP="002810BC">
      <w:pPr>
        <w:pStyle w:val="BodyText"/>
      </w:pPr>
      <w:r>
        <w:t xml:space="preserve">one could use the following </w:t>
      </w:r>
      <w:r w:rsidR="009E7C19">
        <w:t>R-code of</w:t>
      </w:r>
      <w:r>
        <w:t xml:space="preserve"> </w:t>
      </w:r>
      <w:r w:rsidRPr="002810BC">
        <w:t>Newton–Raphson</w:t>
      </w:r>
      <w:bookmarkStart w:id="548" w:name="r-code"/>
      <w:bookmarkEnd w:id="547"/>
      <w:r w:rsidR="009E7C19">
        <w:t>:</w:t>
      </w:r>
    </w:p>
    <w:p w14:paraId="772EA18C" w14:textId="0744FAE0" w:rsidR="00E164F5" w:rsidRPr="007E2421" w:rsidRDefault="00000000" w:rsidP="007E2421">
      <w:pPr>
        <w:pStyle w:val="SourceCode"/>
      </w:pPr>
      <w:r>
        <w:rPr>
          <w:rStyle w:val="CommentTok"/>
        </w:rPr>
        <w:t>#---------------------------------------------</w:t>
      </w:r>
      <w:r>
        <w:br/>
      </w:r>
      <w:r>
        <w:rPr>
          <w:rStyle w:val="CommentTok"/>
        </w:rPr>
        <w:t># Function to estimate new intercept (beta0')</w:t>
      </w:r>
      <w:r>
        <w:br/>
      </w:r>
      <w:r>
        <w:rPr>
          <w:rStyle w:val="CommentTok"/>
        </w:rPr>
        <w:t># given centered predictors, coefficients, and Y</w:t>
      </w:r>
      <w:r>
        <w:br/>
      </w:r>
      <w:r>
        <w:rPr>
          <w:rStyle w:val="CommentTok"/>
        </w:rPr>
        <w:t>#---------------------------------------------</w:t>
      </w:r>
      <w:r>
        <w:br/>
      </w:r>
      <w:r w:rsidRPr="007E2421">
        <w:rPr>
          <w:rStyle w:val="NormalTok"/>
        </w:rPr>
        <w:br/>
      </w:r>
      <w:r>
        <w:rPr>
          <w:rStyle w:val="NormalTok"/>
        </w:rPr>
        <w:t xml:space="preserve">estimate_beta0_centered </w:t>
      </w:r>
      <w:r w:rsidRPr="007E2421">
        <w:rPr>
          <w:rStyle w:val="NormalTok"/>
        </w:rPr>
        <w:t>&lt;-</w:t>
      </w:r>
      <w:r>
        <w:rPr>
          <w:rStyle w:val="NormalTok"/>
        </w:rPr>
        <w:t xml:space="preserve"> </w:t>
      </w:r>
      <w:r w:rsidRPr="007E2421">
        <w:rPr>
          <w:rStyle w:val="NormalTok"/>
          <w:b/>
        </w:rPr>
        <w:t>function</w:t>
      </w:r>
      <w:r>
        <w:rPr>
          <w:rStyle w:val="NormalTok"/>
        </w:rPr>
        <w:t>(Y, X, betas) {</w:t>
      </w:r>
      <w:r w:rsidRPr="007E2421">
        <w:rPr>
          <w:rStyle w:val="NormalTok"/>
        </w:rPr>
        <w:br/>
      </w:r>
      <w:r>
        <w:rPr>
          <w:rStyle w:val="NormalTok"/>
        </w:rPr>
        <w:t xml:space="preserve">  </w:t>
      </w:r>
      <w:r>
        <w:rPr>
          <w:rStyle w:val="CommentTok"/>
        </w:rPr>
        <w:t># Y: binary vector (0/1)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X: data frame or matrix of predictors (centered)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betas: vector of slope coefficients (same length as ncol(X))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Compute sample mean of Y</w:t>
      </w:r>
      <w:r>
        <w:br/>
      </w:r>
      <w:r>
        <w:rPr>
          <w:rStyle w:val="NormalTok"/>
        </w:rPr>
        <w:t xml:space="preserve">  Ybar </w:t>
      </w:r>
      <w:r w:rsidRPr="007E2421">
        <w:rPr>
          <w:rStyle w:val="NormalTok"/>
        </w:rPr>
        <w:t>&lt;-</w:t>
      </w:r>
      <w:r>
        <w:rPr>
          <w:rStyle w:val="NormalTok"/>
        </w:rPr>
        <w:t xml:space="preserve"> </w:t>
      </w:r>
      <w:r w:rsidRPr="007E2421">
        <w:rPr>
          <w:rStyle w:val="NormalTok"/>
        </w:rPr>
        <w:t>mean</w:t>
      </w:r>
      <w:r>
        <w:rPr>
          <w:rStyle w:val="NormalTok"/>
        </w:rPr>
        <w:t>(Y)</w:t>
      </w:r>
      <w:r w:rsidRPr="007E2421">
        <w:rPr>
          <w:rStyle w:val="NormalTok"/>
        </w:rP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Compute linear predictor excluding intercept</w:t>
      </w:r>
      <w:r>
        <w:br/>
      </w:r>
      <w:r>
        <w:rPr>
          <w:rStyle w:val="NormalTok"/>
        </w:rPr>
        <w:t xml:space="preserve">  eta </w:t>
      </w:r>
      <w:r w:rsidRPr="007E2421">
        <w:rPr>
          <w:rStyle w:val="NormalTok"/>
        </w:rPr>
        <w:t>&lt;-</w:t>
      </w:r>
      <w:r>
        <w:rPr>
          <w:rStyle w:val="NormalTok"/>
        </w:rPr>
        <w:t xml:space="preserve"> </w:t>
      </w:r>
      <w:r w:rsidRPr="007E2421">
        <w:rPr>
          <w:rStyle w:val="NormalTok"/>
        </w:rPr>
        <w:t>as.numeric</w:t>
      </w:r>
      <w:r>
        <w:rPr>
          <w:rStyle w:val="NormalTok"/>
        </w:rPr>
        <w:t xml:space="preserve">(X </w:t>
      </w:r>
      <w:r w:rsidRPr="007E2421">
        <w:rPr>
          <w:rStyle w:val="NormalTok"/>
        </w:rPr>
        <w:t>%*%</w:t>
      </w:r>
      <w:r>
        <w:rPr>
          <w:rStyle w:val="NormalTok"/>
        </w:rPr>
        <w:t xml:space="preserve"> betas)</w:t>
      </w:r>
      <w:r w:rsidRPr="007E2421">
        <w:rPr>
          <w:rStyle w:val="NormalTok"/>
        </w:rP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Define logistic function</w:t>
      </w:r>
      <w:r>
        <w:br/>
      </w:r>
      <w:r>
        <w:rPr>
          <w:rStyle w:val="NormalTok"/>
        </w:rPr>
        <w:t xml:space="preserve">  logistic </w:t>
      </w:r>
      <w:r w:rsidRPr="007E2421">
        <w:rPr>
          <w:rStyle w:val="NormalTok"/>
        </w:rPr>
        <w:t>&lt;-</w:t>
      </w:r>
      <w:r>
        <w:rPr>
          <w:rStyle w:val="NormalTok"/>
        </w:rPr>
        <w:t xml:space="preserve"> </w:t>
      </w:r>
      <w:r w:rsidRPr="007E2421">
        <w:rPr>
          <w:rStyle w:val="NormalTok"/>
          <w:b/>
        </w:rPr>
        <w:t>function</w:t>
      </w:r>
      <w:r>
        <w:rPr>
          <w:rStyle w:val="NormalTok"/>
        </w:rPr>
        <w:t xml:space="preserve">(z) </w:t>
      </w:r>
      <w:r w:rsidRPr="007E2421">
        <w:rPr>
          <w:rStyle w:val="NormalTok"/>
        </w:rPr>
        <w:t>1</w:t>
      </w:r>
      <w:r>
        <w:rPr>
          <w:rStyle w:val="NormalTok"/>
        </w:rPr>
        <w:t xml:space="preserve"> </w:t>
      </w:r>
      <w:r w:rsidRPr="007E2421">
        <w:rPr>
          <w:rStyle w:val="NormalTok"/>
        </w:rPr>
        <w:t>/</w:t>
      </w:r>
      <w:r>
        <w:rPr>
          <w:rStyle w:val="NormalTok"/>
        </w:rPr>
        <w:t xml:space="preserve"> (</w:t>
      </w:r>
      <w:r w:rsidRPr="007E2421">
        <w:rPr>
          <w:rStyle w:val="NormalTok"/>
        </w:rPr>
        <w:t>1</w:t>
      </w:r>
      <w:r>
        <w:rPr>
          <w:rStyle w:val="NormalTok"/>
        </w:rPr>
        <w:t xml:space="preserve"> </w:t>
      </w:r>
      <w:r w:rsidRPr="007E2421">
        <w:rPr>
          <w:rStyle w:val="NormalTok"/>
        </w:rPr>
        <w:t>+</w:t>
      </w:r>
      <w:r>
        <w:rPr>
          <w:rStyle w:val="NormalTok"/>
        </w:rPr>
        <w:t xml:space="preserve"> </w:t>
      </w:r>
      <w:r w:rsidRPr="007E2421">
        <w:rPr>
          <w:rStyle w:val="NormalTok"/>
        </w:rPr>
        <w:t>exp</w:t>
      </w:r>
      <w:r>
        <w:rPr>
          <w:rStyle w:val="NormalTok"/>
        </w:rPr>
        <w:t>(</w:t>
      </w:r>
      <w:r w:rsidRPr="007E2421">
        <w:rPr>
          <w:rStyle w:val="NormalTok"/>
        </w:rPr>
        <w:t>-</w:t>
      </w:r>
      <w:r>
        <w:rPr>
          <w:rStyle w:val="NormalTok"/>
        </w:rPr>
        <w:t>z))</w:t>
      </w:r>
      <w:r w:rsidRPr="007E2421">
        <w:rPr>
          <w:rStyle w:val="NormalTok"/>
        </w:rP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Define function f(b) = sum(p_i) - n*Ybar</w:t>
      </w:r>
      <w:r>
        <w:br/>
      </w:r>
      <w:r>
        <w:rPr>
          <w:rStyle w:val="NormalTok"/>
        </w:rPr>
        <w:t xml:space="preserve">  f </w:t>
      </w:r>
      <w:r w:rsidRPr="007E2421">
        <w:rPr>
          <w:rStyle w:val="NormalTok"/>
        </w:rPr>
        <w:t>&lt;-</w:t>
      </w:r>
      <w:r>
        <w:rPr>
          <w:rStyle w:val="NormalTok"/>
        </w:rPr>
        <w:t xml:space="preserve"> </w:t>
      </w:r>
      <w:r w:rsidRPr="007E2421">
        <w:rPr>
          <w:rStyle w:val="NormalTok"/>
          <w:b/>
        </w:rPr>
        <w:t>function</w:t>
      </w:r>
      <w:r>
        <w:rPr>
          <w:rStyle w:val="NormalTok"/>
        </w:rPr>
        <w:t xml:space="preserve">(b) </w:t>
      </w:r>
      <w:r w:rsidRPr="007E2421">
        <w:rPr>
          <w:rStyle w:val="NormalTok"/>
        </w:rPr>
        <w:t>sum</w:t>
      </w:r>
      <w:r>
        <w:rPr>
          <w:rStyle w:val="NormalTok"/>
        </w:rPr>
        <w:t>(</w:t>
      </w:r>
      <w:r w:rsidRPr="007E2421">
        <w:rPr>
          <w:rStyle w:val="NormalTok"/>
        </w:rPr>
        <w:t>logistic</w:t>
      </w:r>
      <w:r>
        <w:rPr>
          <w:rStyle w:val="NormalTok"/>
        </w:rPr>
        <w:t xml:space="preserve">(b </w:t>
      </w:r>
      <w:r w:rsidRPr="007E2421">
        <w:rPr>
          <w:rStyle w:val="NormalTok"/>
        </w:rPr>
        <w:t>+</w:t>
      </w:r>
      <w:r>
        <w:rPr>
          <w:rStyle w:val="NormalTok"/>
        </w:rPr>
        <w:t xml:space="preserve"> eta)) </w:t>
      </w:r>
      <w:r w:rsidRPr="007E2421">
        <w:rPr>
          <w:rStyle w:val="NormalTok"/>
        </w:rPr>
        <w:t>-</w:t>
      </w:r>
      <w:r>
        <w:rPr>
          <w:rStyle w:val="NormalTok"/>
        </w:rPr>
        <w:t xml:space="preserve"> </w:t>
      </w:r>
      <w:r w:rsidRPr="007E2421">
        <w:rPr>
          <w:rStyle w:val="NormalTok"/>
        </w:rPr>
        <w:t>length</w:t>
      </w:r>
      <w:r>
        <w:rPr>
          <w:rStyle w:val="NormalTok"/>
        </w:rPr>
        <w:t xml:space="preserve">(Y) </w:t>
      </w:r>
      <w:r w:rsidRPr="007E2421">
        <w:rPr>
          <w:rStyle w:val="NormalTok"/>
        </w:rPr>
        <w:t>*</w:t>
      </w:r>
      <w:r>
        <w:rPr>
          <w:rStyle w:val="NormalTok"/>
        </w:rPr>
        <w:t xml:space="preserve"> Ybar</w:t>
      </w:r>
      <w:r w:rsidRPr="007E2421">
        <w:rPr>
          <w:rStyle w:val="NormalTok"/>
        </w:rP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Derivative f'(b)</w:t>
      </w:r>
      <w:r>
        <w:br/>
      </w:r>
      <w:r>
        <w:rPr>
          <w:rStyle w:val="NormalTok"/>
        </w:rPr>
        <w:t xml:space="preserve">  fprime </w:t>
      </w:r>
      <w:r w:rsidRPr="007E2421">
        <w:rPr>
          <w:rStyle w:val="NormalTok"/>
        </w:rPr>
        <w:t>&lt;-</w:t>
      </w:r>
      <w:r>
        <w:rPr>
          <w:rStyle w:val="NormalTok"/>
        </w:rPr>
        <w:t xml:space="preserve"> </w:t>
      </w:r>
      <w:r w:rsidRPr="007E2421">
        <w:rPr>
          <w:rStyle w:val="NormalTok"/>
          <w:b/>
        </w:rPr>
        <w:t>function</w:t>
      </w:r>
      <w:r>
        <w:rPr>
          <w:rStyle w:val="NormalTok"/>
        </w:rPr>
        <w:t xml:space="preserve">(b) </w:t>
      </w:r>
      <w:r w:rsidRPr="007E2421">
        <w:rPr>
          <w:rStyle w:val="NormalTok"/>
        </w:rPr>
        <w:t>sum</w:t>
      </w:r>
      <w:r>
        <w:rPr>
          <w:rStyle w:val="NormalTok"/>
        </w:rPr>
        <w:t>(</w:t>
      </w:r>
      <w:r w:rsidRPr="007E2421">
        <w:rPr>
          <w:rStyle w:val="NormalTok"/>
        </w:rPr>
        <w:t>logistic</w:t>
      </w:r>
      <w:r>
        <w:rPr>
          <w:rStyle w:val="NormalTok"/>
        </w:rPr>
        <w:t xml:space="preserve">(b </w:t>
      </w:r>
      <w:r w:rsidRPr="007E2421">
        <w:rPr>
          <w:rStyle w:val="NormalTok"/>
        </w:rPr>
        <w:t>+</w:t>
      </w:r>
      <w:r>
        <w:rPr>
          <w:rStyle w:val="NormalTok"/>
        </w:rPr>
        <w:t xml:space="preserve"> eta) </w:t>
      </w:r>
      <w:r w:rsidRPr="007E2421">
        <w:rPr>
          <w:rStyle w:val="NormalTok"/>
        </w:rPr>
        <w:t>*</w:t>
      </w:r>
      <w:r>
        <w:rPr>
          <w:rStyle w:val="NormalTok"/>
        </w:rPr>
        <w:t xml:space="preserve"> (</w:t>
      </w:r>
      <w:r w:rsidRPr="007E2421">
        <w:rPr>
          <w:rStyle w:val="NormalTok"/>
        </w:rPr>
        <w:t>1</w:t>
      </w:r>
      <w:r>
        <w:rPr>
          <w:rStyle w:val="NormalTok"/>
        </w:rPr>
        <w:t xml:space="preserve"> </w:t>
      </w:r>
      <w:r w:rsidRPr="007E2421">
        <w:rPr>
          <w:rStyle w:val="NormalTok"/>
        </w:rPr>
        <w:t>-</w:t>
      </w:r>
      <w:r>
        <w:rPr>
          <w:rStyle w:val="NormalTok"/>
        </w:rPr>
        <w:t xml:space="preserve"> </w:t>
      </w:r>
      <w:r w:rsidRPr="007E2421">
        <w:rPr>
          <w:rStyle w:val="NormalTok"/>
        </w:rPr>
        <w:t>logistic</w:t>
      </w:r>
      <w:r>
        <w:rPr>
          <w:rStyle w:val="NormalTok"/>
        </w:rPr>
        <w:t xml:space="preserve">(b </w:t>
      </w:r>
      <w:r w:rsidRPr="007E2421">
        <w:rPr>
          <w:rStyle w:val="NormalTok"/>
        </w:rPr>
        <w:t>+</w:t>
      </w:r>
      <w:r>
        <w:rPr>
          <w:rStyle w:val="NormalTok"/>
        </w:rPr>
        <w:t xml:space="preserve"> eta)))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Newton-Raphson iteration</w:t>
      </w:r>
      <w:r>
        <w:br/>
      </w:r>
      <w:r>
        <w:rPr>
          <w:rStyle w:val="NormalTok"/>
        </w:rPr>
        <w:t xml:space="preserve">  b </w:t>
      </w:r>
      <w:r w:rsidRPr="007E2421">
        <w:rPr>
          <w:rStyle w:val="NormalTok"/>
        </w:rPr>
        <w:t>&lt;-</w:t>
      </w:r>
      <w:r>
        <w:rPr>
          <w:rStyle w:val="NormalTok"/>
        </w:rPr>
        <w:t xml:space="preserve"> </w:t>
      </w:r>
      <w:r w:rsidRPr="007E2421">
        <w:rPr>
          <w:rStyle w:val="NormalTok"/>
        </w:rPr>
        <w:t>qlogis</w:t>
      </w:r>
      <w:r>
        <w:rPr>
          <w:rStyle w:val="NormalTok"/>
        </w:rPr>
        <w:t xml:space="preserve">(Ybar)  </w:t>
      </w:r>
      <w:r>
        <w:rPr>
          <w:rStyle w:val="CommentTok"/>
        </w:rPr>
        <w:t># good starting value</w:t>
      </w:r>
      <w:r>
        <w:br/>
      </w:r>
      <w:r>
        <w:rPr>
          <w:rStyle w:val="NormalTok"/>
        </w:rPr>
        <w:t xml:space="preserve">  </w:t>
      </w:r>
      <w:r w:rsidRPr="007E2421">
        <w:rPr>
          <w:rStyle w:val="NormalTok"/>
          <w:b/>
        </w:rPr>
        <w:t>for</w:t>
      </w:r>
      <w:r>
        <w:rPr>
          <w:rStyle w:val="NormalTok"/>
        </w:rPr>
        <w:t xml:space="preserve"> (iter </w:t>
      </w:r>
      <w:r w:rsidRPr="007E2421">
        <w:rPr>
          <w:rStyle w:val="NormalTok"/>
          <w:b/>
        </w:rPr>
        <w:t>in</w:t>
      </w:r>
      <w:r>
        <w:rPr>
          <w:rStyle w:val="NormalTok"/>
        </w:rPr>
        <w:t xml:space="preserve"> </w:t>
      </w:r>
      <w:r w:rsidRPr="007E2421">
        <w:rPr>
          <w:rStyle w:val="NormalTok"/>
        </w:rPr>
        <w:t>1:50</w:t>
      </w:r>
      <w:r>
        <w:rPr>
          <w:rStyle w:val="NormalTok"/>
        </w:rPr>
        <w:t>) {</w:t>
      </w:r>
      <w:r w:rsidRPr="007E2421">
        <w:rPr>
          <w:rStyle w:val="NormalTok"/>
        </w:rPr>
        <w:br/>
      </w:r>
      <w:r>
        <w:rPr>
          <w:rStyle w:val="NormalTok"/>
        </w:rPr>
        <w:t xml:space="preserve">    b_new </w:t>
      </w:r>
      <w:r w:rsidRPr="007E2421">
        <w:rPr>
          <w:rStyle w:val="NormalTok"/>
        </w:rPr>
        <w:t>&lt;-</w:t>
      </w:r>
      <w:r>
        <w:rPr>
          <w:rStyle w:val="NormalTok"/>
        </w:rPr>
        <w:t xml:space="preserve"> b </w:t>
      </w:r>
      <w:r w:rsidRPr="007E2421">
        <w:rPr>
          <w:rStyle w:val="NormalTok"/>
        </w:rPr>
        <w:t>-</w:t>
      </w:r>
      <w:r>
        <w:rPr>
          <w:rStyle w:val="NormalTok"/>
        </w:rPr>
        <w:t xml:space="preserve"> </w:t>
      </w:r>
      <w:r w:rsidRPr="007E2421">
        <w:rPr>
          <w:rStyle w:val="NormalTok"/>
        </w:rPr>
        <w:t>f</w:t>
      </w:r>
      <w:r>
        <w:rPr>
          <w:rStyle w:val="NormalTok"/>
        </w:rPr>
        <w:t xml:space="preserve">(b) </w:t>
      </w:r>
      <w:r w:rsidRPr="007E2421">
        <w:rPr>
          <w:rStyle w:val="NormalTok"/>
        </w:rPr>
        <w:t>/</w:t>
      </w:r>
      <w:r>
        <w:rPr>
          <w:rStyle w:val="NormalTok"/>
        </w:rPr>
        <w:t xml:space="preserve"> </w:t>
      </w:r>
      <w:r w:rsidRPr="007E2421">
        <w:rPr>
          <w:rStyle w:val="NormalTok"/>
        </w:rPr>
        <w:t>fprime</w:t>
      </w:r>
      <w:r>
        <w:rPr>
          <w:rStyle w:val="NormalTok"/>
        </w:rPr>
        <w:t>(b)</w:t>
      </w:r>
      <w:r w:rsidRPr="007E2421">
        <w:rPr>
          <w:rStyle w:val="NormalTok"/>
        </w:rPr>
        <w:br/>
      </w:r>
      <w:r>
        <w:rPr>
          <w:rStyle w:val="NormalTok"/>
        </w:rPr>
        <w:t xml:space="preserve">    </w:t>
      </w:r>
      <w:r w:rsidRPr="007E2421">
        <w:rPr>
          <w:rStyle w:val="NormalTok"/>
          <w:b/>
        </w:rPr>
        <w:t>if</w:t>
      </w:r>
      <w:r>
        <w:rPr>
          <w:rStyle w:val="NormalTok"/>
        </w:rPr>
        <w:t xml:space="preserve"> (</w:t>
      </w:r>
      <w:r w:rsidRPr="007E2421">
        <w:rPr>
          <w:rStyle w:val="NormalTok"/>
        </w:rPr>
        <w:t>abs</w:t>
      </w:r>
      <w:r>
        <w:rPr>
          <w:rStyle w:val="NormalTok"/>
        </w:rPr>
        <w:t xml:space="preserve">(b_new </w:t>
      </w:r>
      <w:r w:rsidRPr="007E2421">
        <w:rPr>
          <w:rStyle w:val="NormalTok"/>
        </w:rPr>
        <w:t>-</w:t>
      </w:r>
      <w:r>
        <w:rPr>
          <w:rStyle w:val="NormalTok"/>
        </w:rPr>
        <w:t xml:space="preserve"> b) </w:t>
      </w:r>
      <w:r w:rsidRPr="007E2421">
        <w:rPr>
          <w:rStyle w:val="NormalTok"/>
        </w:rPr>
        <w:t>&lt;</w:t>
      </w:r>
      <w:r>
        <w:rPr>
          <w:rStyle w:val="NormalTok"/>
        </w:rPr>
        <w:t xml:space="preserve"> </w:t>
      </w:r>
      <w:r w:rsidRPr="007E2421">
        <w:rPr>
          <w:rStyle w:val="NormalTok"/>
        </w:rPr>
        <w:t>1e-8</w:t>
      </w:r>
      <w:r>
        <w:rPr>
          <w:rStyle w:val="NormalTok"/>
        </w:rPr>
        <w:t xml:space="preserve">) </w:t>
      </w:r>
      <w:r w:rsidRPr="007E2421">
        <w:rPr>
          <w:rStyle w:val="NormalTok"/>
          <w:b/>
        </w:rPr>
        <w:t>break</w:t>
      </w:r>
      <w:r w:rsidRPr="007E2421">
        <w:rPr>
          <w:rStyle w:val="NormalTok"/>
        </w:rPr>
        <w:br/>
      </w:r>
      <w:r>
        <w:rPr>
          <w:rStyle w:val="NormalTok"/>
        </w:rPr>
        <w:t xml:space="preserve">    b </w:t>
      </w:r>
      <w:r w:rsidRPr="007E2421">
        <w:rPr>
          <w:rStyle w:val="NormalTok"/>
        </w:rPr>
        <w:t>&lt;-</w:t>
      </w:r>
      <w:r>
        <w:rPr>
          <w:rStyle w:val="NormalTok"/>
        </w:rPr>
        <w:t xml:space="preserve"> b_new</w:t>
      </w:r>
      <w:r w:rsidRPr="007E2421">
        <w:rPr>
          <w:rStyle w:val="NormalTok"/>
        </w:rPr>
        <w:br/>
      </w:r>
      <w:r>
        <w:rPr>
          <w:rStyle w:val="NormalTok"/>
        </w:rPr>
        <w:t xml:space="preserve">  }</w:t>
      </w:r>
      <w:r w:rsidRPr="007E2421">
        <w:rPr>
          <w:rStyle w:val="NormalTok"/>
        </w:rPr>
        <w:br/>
      </w:r>
      <w:r>
        <w:rPr>
          <w:rStyle w:val="NormalTok"/>
        </w:rPr>
        <w:t xml:space="preserve">  </w:t>
      </w:r>
      <w:r w:rsidRPr="007E2421">
        <w:rPr>
          <w:rStyle w:val="NormalTok"/>
        </w:rPr>
        <w:br/>
      </w:r>
      <w:r>
        <w:rPr>
          <w:rStyle w:val="NormalTok"/>
        </w:rPr>
        <w:t xml:space="preserve">  </w:t>
      </w:r>
      <w:r w:rsidRPr="007E2421">
        <w:rPr>
          <w:rStyle w:val="NormalTok"/>
        </w:rPr>
        <w:t>return</w:t>
      </w:r>
      <w:r>
        <w:rPr>
          <w:rStyle w:val="NormalTok"/>
        </w:rPr>
        <w:t>(b)</w:t>
      </w:r>
      <w:r w:rsidRPr="007E2421">
        <w:rPr>
          <w:rStyle w:val="NormalTok"/>
        </w:rPr>
        <w:br/>
      </w:r>
      <w:r>
        <w:rPr>
          <w:rStyle w:val="NormalTok"/>
        </w:rPr>
        <w:t>}</w:t>
      </w:r>
      <w:bookmarkEnd w:id="548"/>
    </w:p>
    <w:p w14:paraId="4C091BF1" w14:textId="5167FCFA" w:rsidR="009E7C19" w:rsidRPr="009E7C19" w:rsidRDefault="009E7C19" w:rsidP="009E7C19">
      <w:pPr>
        <w:pStyle w:val="Heading2"/>
        <w:rPr>
          <w:b/>
          <w:bCs/>
        </w:rPr>
      </w:pPr>
      <w:r w:rsidRPr="009E7C19">
        <w:rPr>
          <w:b/>
          <w:bCs/>
        </w:rPr>
        <w:t xml:space="preserve">Cox model </w:t>
      </w:r>
    </w:p>
    <w:p w14:paraId="1481C352" w14:textId="15D5A323" w:rsidR="009E7C19" w:rsidRDefault="009E7C19" w:rsidP="009E7C19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)exp(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AC9586B" w14:textId="342861C4" w:rsidR="009E7C19" w:rsidRDefault="009E7C19" w:rsidP="009E7C19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= baseline hazard, </w:t>
      </w:r>
      <m:oMath>
        <m:r>
          <w:rPr>
            <w:rFonts w:ascii="Cambria Math" w:hAnsi="Cambria Math"/>
          </w:rPr>
          <m:t>β</m:t>
        </m:r>
      </m:oMath>
      <w:r>
        <w:t xml:space="preserve"> = vector of coefficients, </w:t>
      </w:r>
      <m:oMath>
        <m:r>
          <w:rPr>
            <w:rFonts w:ascii="Cambria Math" w:hAnsi="Cambria Math"/>
          </w:rPr>
          <m:t>X</m:t>
        </m:r>
      </m:oMath>
      <w:r>
        <w:t xml:space="preserve"> = vector of covariates. The model is </w:t>
      </w:r>
      <w:r w:rsidRPr="009E7C19">
        <w:t>multiplicative o</w:t>
      </w:r>
      <w:r>
        <w:t>n the hazard scale.</w:t>
      </w:r>
    </w:p>
    <w:p w14:paraId="00F01B9C" w14:textId="5E046E7F" w:rsidR="009E7C19" w:rsidRDefault="009E7C19" w:rsidP="009E7C19">
      <w:pPr>
        <w:pStyle w:val="FirstParagraph"/>
      </w:pPr>
      <w:bookmarkStart w:id="549" w:name="what-recentering-means-here"/>
      <w:r>
        <w:lastRenderedPageBreak/>
        <w:t xml:space="preserve">Suppose you </w:t>
      </w:r>
      <w:r w:rsidRPr="009E7C19">
        <w:t>center predictors</w:t>
      </w:r>
    </w:p>
    <w:p w14:paraId="165FD404" w14:textId="77777777" w:rsidR="009E7C19" w:rsidRDefault="00000000" w:rsidP="009E7C19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</m:oMath>
      </m:oMathPara>
    </w:p>
    <w:p w14:paraId="75555499" w14:textId="6B0FEF80" w:rsidR="009E7C19" w:rsidRDefault="009E7C19" w:rsidP="009E7C19">
      <w:pPr>
        <w:pStyle w:val="FirstParagraph"/>
      </w:pPr>
      <w:r>
        <w:t>Then</w:t>
      </w:r>
    </w:p>
    <w:p w14:paraId="659B714C" w14:textId="0875449B" w:rsidR="009E7C19" w:rsidRDefault="009E7C19" w:rsidP="009E7C19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)exp(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513E834" w14:textId="57905A4E" w:rsidR="009E7C19" w:rsidRDefault="009E7C19" w:rsidP="009E7C19">
      <w:pPr>
        <w:pStyle w:val="FirstParagraph"/>
      </w:pPr>
      <w:r>
        <w:t xml:space="preserve">We want to express the new baseline hazard in terms of the original. Plug in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</w:p>
    <w:p w14:paraId="2E811334" w14:textId="5180E7D0" w:rsidR="009E7C19" w:rsidRPr="00B523DE" w:rsidRDefault="009E7C19" w:rsidP="00B523DE">
      <w:pPr>
        <w:pStyle w:val="BodyText"/>
      </w:pPr>
      <m:oMathPara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)exp(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))=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)exp(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)exp(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8CA7840" w14:textId="0F598680" w:rsidR="009E7C19" w:rsidRDefault="009E7C19" w:rsidP="009E7C19">
      <w:pPr>
        <w:pStyle w:val="FirstParagraph"/>
      </w:pPr>
      <w:r>
        <w:t>Compare with the re-centered form</w:t>
      </w:r>
    </w:p>
    <w:p w14:paraId="7A73F83A" w14:textId="594A0A2D" w:rsidR="009E7C19" w:rsidRDefault="00000000" w:rsidP="009E7C19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)exp(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D70C34D" w14:textId="496E59DC" w:rsidR="009E7C19" w:rsidRPr="009E7C19" w:rsidRDefault="009E7C19" w:rsidP="009E7C19">
      <w:pPr>
        <w:pStyle w:val="FirstParagraph"/>
      </w:pPr>
      <w:r>
        <w:t>T</w:t>
      </w:r>
      <w:r w:rsidRPr="009E7C19">
        <w:t xml:space="preserve">he new baseline hazard </w:t>
      </w:r>
      <w:r>
        <w:t>is the old one scaled by a constant factor.</w:t>
      </w:r>
      <w:bookmarkStart w:id="550" w:name="corresponding-survival-function"/>
      <w:bookmarkEnd w:id="549"/>
      <w:r>
        <w:t xml:space="preserve"> For the s</w:t>
      </w:r>
      <w:r w:rsidRPr="009E7C19">
        <w:t>urvival function</w:t>
      </w:r>
    </w:p>
    <w:p w14:paraId="3A011B58" w14:textId="77777777" w:rsidR="009E7C19" w:rsidRDefault="009E7C19" w:rsidP="009E7C19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exp(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</m:oMath>
      </m:oMathPara>
    </w:p>
    <w:p w14:paraId="5782C58D" w14:textId="50CB9A61" w:rsidR="009E7C19" w:rsidRDefault="009E7C19" w:rsidP="009E7C19">
      <w:pPr>
        <w:pStyle w:val="FirstParagraph"/>
      </w:pPr>
      <w:r>
        <w:t>after centering</w:t>
      </w:r>
    </w:p>
    <w:p w14:paraId="4EE1901B" w14:textId="77777777" w:rsidR="009E7C19" w:rsidRDefault="00000000" w:rsidP="009E7C19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exp(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exp(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exp(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</m:oMath>
      </m:oMathPara>
    </w:p>
    <w:p w14:paraId="3E624C80" w14:textId="77777777" w:rsidR="009E7C19" w:rsidRDefault="009E7C19" w:rsidP="009E7C19">
      <w:pPr>
        <w:pStyle w:val="FirstParagraph"/>
      </w:pPr>
      <w:r>
        <w:t>Thus</w:t>
      </w:r>
    </w:p>
    <w:p w14:paraId="5C1DAB88" w14:textId="77777777" w:rsidR="009E7C19" w:rsidRDefault="00000000" w:rsidP="009E7C19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exp(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</m:oMath>
      </m:oMathPara>
    </w:p>
    <w:p w14:paraId="0F787CD8" w14:textId="77777777" w:rsidR="009E7C19" w:rsidRDefault="009E7C19" w:rsidP="009E7C19">
      <w:pPr>
        <w:pStyle w:val="FirstParagraph"/>
      </w:pPr>
      <w:bookmarkStart w:id="551" w:name="interpretation"/>
      <w:bookmarkEnd w:id="550"/>
      <w:r>
        <w:t>After centering predictors:</w:t>
      </w:r>
    </w:p>
    <w:p w14:paraId="1C5A1E06" w14:textId="77777777" w:rsidR="009E7C19" w:rsidRPr="009E7C19" w:rsidRDefault="009E7C19" w:rsidP="009E7C19">
      <w:pPr>
        <w:pStyle w:val="Compact"/>
        <w:numPr>
          <w:ilvl w:val="0"/>
          <w:numId w:val="2"/>
        </w:numPr>
      </w:pPr>
      <w:r w:rsidRPr="009E7C19">
        <w:t>The shape of the baseline hazard remains identical.</w:t>
      </w:r>
    </w:p>
    <w:p w14:paraId="483E7E75" w14:textId="044F7E35" w:rsidR="009E7C19" w:rsidRPr="009E7C19" w:rsidRDefault="009E7C19" w:rsidP="009E7C19">
      <w:pPr>
        <w:pStyle w:val="Compact"/>
        <w:numPr>
          <w:ilvl w:val="0"/>
          <w:numId w:val="2"/>
        </w:numPr>
      </w:pPr>
      <w:r w:rsidRPr="009E7C19">
        <w:t xml:space="preserve">It is simply rescaled so that the reference corresponds to the </w:t>
      </w:r>
      <w:r w:rsidRPr="009E7C19">
        <w:rPr>
          <w:i/>
          <w:iCs/>
        </w:rPr>
        <w:t>average subject</w:t>
      </w:r>
      <w:r w:rsidRPr="009E7C19">
        <w:t xml:space="preserve"> instead of the original reference.</w:t>
      </w:r>
    </w:p>
    <w:p w14:paraId="208623C6" w14:textId="3A4683F3" w:rsidR="009E7C19" w:rsidRPr="009E7C19" w:rsidRDefault="009E7C19" w:rsidP="009E7C19">
      <w:pPr>
        <w:pStyle w:val="Compact"/>
        <w:numPr>
          <w:ilvl w:val="0"/>
          <w:numId w:val="2"/>
        </w:numPr>
      </w:pPr>
      <w:r>
        <w:t>Beta c</w:t>
      </w:r>
      <w:r w:rsidRPr="009E7C19">
        <w:t>oefficients remain unchanged.</w:t>
      </w:r>
    </w:p>
    <w:p w14:paraId="5FA9A8F3" w14:textId="75D9C409" w:rsidR="009E7C19" w:rsidRDefault="009E7C19" w:rsidP="009E7C19">
      <w:pPr>
        <w:pStyle w:val="FirstParagraph"/>
      </w:pPr>
      <w:r>
        <w:t>C</w:t>
      </w:r>
      <w:r w:rsidRPr="009E7C19">
        <w:t>onceptually</w:t>
      </w:r>
      <w:r>
        <w:t>, i</w:t>
      </w:r>
      <w:r w:rsidRPr="009E7C19">
        <w:t xml:space="preserve">n the Cox model, recentering the covariates shifts the interpretation of the baseline hazard, not the slopes. The new baseline corresponds to the hazard for an individual with </w:t>
      </w:r>
      <w:r w:rsidRPr="009E7C19">
        <w:rPr>
          <w:i/>
          <w:iCs/>
        </w:rPr>
        <w:t>average covariates</w:t>
      </w:r>
      <w:r w:rsidRPr="009E7C19">
        <w:t>.</w:t>
      </w:r>
    </w:p>
    <w:p w14:paraId="02A4DD0E" w14:textId="54C46770" w:rsidR="009E7C19" w:rsidRDefault="009E7C19" w:rsidP="009E7C19">
      <w:pPr>
        <w:pStyle w:val="FirstParagraph"/>
      </w:pPr>
      <w:bookmarkStart w:id="552" w:name="implementation-in-r"/>
      <w:bookmarkEnd w:id="551"/>
      <w:r>
        <w:t xml:space="preserve">You can get this new baseline hazard and survival easily from a fitted </w:t>
      </w:r>
      <w:r>
        <w:rPr>
          <w:rStyle w:val="VerbatimChar"/>
        </w:rPr>
        <w:t>cox</w:t>
      </w:r>
      <w:r w:rsidR="00B523DE">
        <w:rPr>
          <w:rStyle w:val="VerbatimChar"/>
        </w:rPr>
        <w:t>ph</w:t>
      </w:r>
      <w:r>
        <w:t xml:space="preserve"> model. Here is the R code:</w:t>
      </w:r>
    </w:p>
    <w:p w14:paraId="09C11950" w14:textId="77777777" w:rsidR="009E7C19" w:rsidRPr="007E2421" w:rsidRDefault="009E7C19" w:rsidP="009E7C19">
      <w:pPr>
        <w:pStyle w:val="SourceCode"/>
        <w:rPr>
          <w:rStyle w:val="NormalTok"/>
        </w:rPr>
      </w:pPr>
      <w:r w:rsidRPr="007E2421">
        <w:rPr>
          <w:rStyle w:val="NormalTok"/>
        </w:rPr>
        <w:t>library</w:t>
      </w:r>
      <w:r>
        <w:rPr>
          <w:rStyle w:val="NormalTok"/>
        </w:rPr>
        <w:t>(survival)</w:t>
      </w:r>
      <w:r w:rsidRPr="007E2421">
        <w:rPr>
          <w:rStyle w:val="NormalTok"/>
        </w:rPr>
        <w:br/>
      </w:r>
      <w:r>
        <w:br/>
      </w:r>
      <w:r>
        <w:rPr>
          <w:rStyle w:val="CommentTok"/>
        </w:rPr>
        <w:t># Example data</w:t>
      </w:r>
      <w:r>
        <w:br/>
      </w:r>
      <w:r>
        <w:rPr>
          <w:rStyle w:val="NormalTok"/>
        </w:rPr>
        <w:t xml:space="preserve">fit </w:t>
      </w:r>
      <w:r w:rsidRPr="007E2421">
        <w:rPr>
          <w:rStyle w:val="NormalTok"/>
        </w:rPr>
        <w:t>&lt;-</w:t>
      </w:r>
      <w:r>
        <w:rPr>
          <w:rStyle w:val="NormalTok"/>
        </w:rPr>
        <w:t xml:space="preserve"> </w:t>
      </w:r>
      <w:r w:rsidRPr="007E2421">
        <w:rPr>
          <w:rStyle w:val="NormalTok"/>
        </w:rPr>
        <w:t>coxph</w:t>
      </w:r>
      <w:r>
        <w:rPr>
          <w:rStyle w:val="NormalTok"/>
        </w:rPr>
        <w:t>(</w:t>
      </w:r>
      <w:r w:rsidRPr="007E2421">
        <w:rPr>
          <w:rStyle w:val="NormalTok"/>
        </w:rPr>
        <w:t>Surv</w:t>
      </w:r>
      <w:r>
        <w:rPr>
          <w:rStyle w:val="NormalTok"/>
        </w:rPr>
        <w:t xml:space="preserve">(time, status) </w:t>
      </w:r>
      <w:r w:rsidRPr="007E2421">
        <w:rPr>
          <w:rStyle w:val="NormalTok"/>
        </w:rPr>
        <w:t>~</w:t>
      </w:r>
      <w:r>
        <w:rPr>
          <w:rStyle w:val="NormalTok"/>
        </w:rPr>
        <w:t xml:space="preserve"> age </w:t>
      </w:r>
      <w:r w:rsidRPr="007E2421">
        <w:rPr>
          <w:rStyle w:val="NormalTok"/>
        </w:rPr>
        <w:t>+</w:t>
      </w:r>
      <w:r>
        <w:rPr>
          <w:rStyle w:val="NormalTok"/>
        </w:rPr>
        <w:t xml:space="preserve"> sex </w:t>
      </w:r>
      <w:r w:rsidRPr="007E2421">
        <w:rPr>
          <w:rStyle w:val="NormalTok"/>
        </w:rPr>
        <w:t>+</w:t>
      </w:r>
      <w:r>
        <w:rPr>
          <w:rStyle w:val="NormalTok"/>
        </w:rPr>
        <w:t xml:space="preserve"> ph.ecog, </w:t>
      </w:r>
      <w:r w:rsidRPr="007E2421">
        <w:rPr>
          <w:rStyle w:val="NormalTok"/>
        </w:rPr>
        <w:t>data =</w:t>
      </w:r>
      <w:r>
        <w:rPr>
          <w:rStyle w:val="NormalTok"/>
        </w:rPr>
        <w:t xml:space="preserve"> lung)</w:t>
      </w:r>
      <w:r w:rsidRPr="007E2421">
        <w:rPr>
          <w:rStyle w:val="NormalTok"/>
        </w:rPr>
        <w:br/>
      </w:r>
      <w:r>
        <w:br/>
      </w:r>
      <w:r>
        <w:rPr>
          <w:rStyle w:val="CommentTok"/>
        </w:rPr>
        <w:t># Extract coefficients and covariate means</w:t>
      </w:r>
      <w:r>
        <w:br/>
      </w:r>
      <w:r>
        <w:rPr>
          <w:rStyle w:val="NormalTok"/>
        </w:rPr>
        <w:t xml:space="preserve">beta </w:t>
      </w:r>
      <w:r w:rsidRPr="007E2421">
        <w:rPr>
          <w:rStyle w:val="NormalTok"/>
        </w:rPr>
        <w:t>&lt;-</w:t>
      </w:r>
      <w:r>
        <w:rPr>
          <w:rStyle w:val="NormalTok"/>
        </w:rPr>
        <w:t xml:space="preserve"> </w:t>
      </w:r>
      <w:r w:rsidRPr="007E2421">
        <w:rPr>
          <w:rStyle w:val="NormalTok"/>
        </w:rPr>
        <w:t>coef</w:t>
      </w:r>
      <w:r>
        <w:rPr>
          <w:rStyle w:val="NormalTok"/>
        </w:rPr>
        <w:t>(fit)</w:t>
      </w:r>
      <w:r w:rsidRPr="007E2421">
        <w:rPr>
          <w:rStyle w:val="NormalTok"/>
        </w:rPr>
        <w:br/>
      </w:r>
      <w:r>
        <w:rPr>
          <w:rStyle w:val="NormalTok"/>
        </w:rPr>
        <w:t xml:space="preserve">Xbar </w:t>
      </w:r>
      <w:r w:rsidRPr="007E2421">
        <w:rPr>
          <w:rStyle w:val="NormalTok"/>
        </w:rPr>
        <w:t>&lt;-</w:t>
      </w:r>
      <w:r>
        <w:rPr>
          <w:rStyle w:val="NormalTok"/>
        </w:rPr>
        <w:t xml:space="preserve"> </w:t>
      </w:r>
      <w:r w:rsidRPr="007E2421">
        <w:rPr>
          <w:rStyle w:val="NormalTok"/>
        </w:rPr>
        <w:t>colMeans</w:t>
      </w:r>
      <w:r>
        <w:rPr>
          <w:rStyle w:val="NormalTok"/>
        </w:rPr>
        <w:t>(</w:t>
      </w:r>
      <w:r w:rsidRPr="007E2421">
        <w:rPr>
          <w:rStyle w:val="NormalTok"/>
        </w:rPr>
        <w:t>model.matrix</w:t>
      </w:r>
      <w:r>
        <w:rPr>
          <w:rStyle w:val="NormalTok"/>
        </w:rPr>
        <w:t xml:space="preserve">(fit)[, </w:t>
      </w:r>
      <w:r w:rsidRPr="007E2421">
        <w:rPr>
          <w:rStyle w:val="NormalTok"/>
        </w:rPr>
        <w:t>-1</w:t>
      </w:r>
      <w:r>
        <w:rPr>
          <w:rStyle w:val="NormalTok"/>
        </w:rPr>
        <w:t xml:space="preserve">])  </w:t>
      </w:r>
      <w:r>
        <w:rPr>
          <w:rStyle w:val="CommentTok"/>
        </w:rPr>
        <w:t># exclude intercept column</w:t>
      </w:r>
      <w:r>
        <w:br/>
      </w:r>
      <w:r>
        <w:lastRenderedPageBreak/>
        <w:br/>
      </w:r>
      <w:r>
        <w:rPr>
          <w:rStyle w:val="CommentTok"/>
        </w:rPr>
        <w:t># Scaling factor for recentered baseline</w:t>
      </w:r>
      <w:r>
        <w:br/>
      </w:r>
      <w:r>
        <w:rPr>
          <w:rStyle w:val="NormalTok"/>
        </w:rPr>
        <w:t xml:space="preserve">scale_factor </w:t>
      </w:r>
      <w:r w:rsidRPr="007E2421">
        <w:rPr>
          <w:rStyle w:val="NormalTok"/>
        </w:rPr>
        <w:t>&lt;-</w:t>
      </w:r>
      <w:r>
        <w:rPr>
          <w:rStyle w:val="NormalTok"/>
        </w:rPr>
        <w:t xml:space="preserve"> </w:t>
      </w:r>
      <w:r w:rsidRPr="007E2421">
        <w:rPr>
          <w:rStyle w:val="NormalTok"/>
        </w:rPr>
        <w:t>exp</w:t>
      </w:r>
      <w:r>
        <w:rPr>
          <w:rStyle w:val="NormalTok"/>
        </w:rPr>
        <w:t>(</w:t>
      </w:r>
      <w:r w:rsidRPr="007E2421">
        <w:rPr>
          <w:rStyle w:val="NormalTok"/>
        </w:rPr>
        <w:t>sum</w:t>
      </w:r>
      <w:r>
        <w:rPr>
          <w:rStyle w:val="NormalTok"/>
        </w:rPr>
        <w:t xml:space="preserve">(beta </w:t>
      </w:r>
      <w:r w:rsidRPr="007E2421">
        <w:rPr>
          <w:rStyle w:val="NormalTok"/>
        </w:rPr>
        <w:t>*</w:t>
      </w:r>
      <w:r>
        <w:rPr>
          <w:rStyle w:val="NormalTok"/>
        </w:rPr>
        <w:t xml:space="preserve"> Xbar))</w:t>
      </w:r>
      <w:r w:rsidRPr="007E2421">
        <w:rPr>
          <w:rStyle w:val="NormalTok"/>
        </w:rPr>
        <w:br/>
      </w:r>
      <w:r>
        <w:br/>
      </w:r>
      <w:r>
        <w:rPr>
          <w:rStyle w:val="CommentTok"/>
        </w:rPr>
        <w:t># Get baseline hazard from the fitted model</w:t>
      </w:r>
      <w:r>
        <w:br/>
      </w:r>
      <w:r>
        <w:rPr>
          <w:rStyle w:val="NormalTok"/>
        </w:rPr>
        <w:t xml:space="preserve">base_haz </w:t>
      </w:r>
      <w:r w:rsidRPr="007E2421">
        <w:rPr>
          <w:rStyle w:val="NormalTok"/>
        </w:rPr>
        <w:t>&lt;-</w:t>
      </w:r>
      <w:r>
        <w:rPr>
          <w:rStyle w:val="NormalTok"/>
        </w:rPr>
        <w:t xml:space="preserve"> </w:t>
      </w:r>
      <w:r w:rsidRPr="007E2421">
        <w:rPr>
          <w:rStyle w:val="NormalTok"/>
        </w:rPr>
        <w:t>basehaz</w:t>
      </w:r>
      <w:r>
        <w:rPr>
          <w:rStyle w:val="NormalTok"/>
        </w:rPr>
        <w:t xml:space="preserve">(fit, </w:t>
      </w:r>
      <w:r w:rsidRPr="007E2421">
        <w:rPr>
          <w:rStyle w:val="NormalTok"/>
        </w:rPr>
        <w:t>centered =</w:t>
      </w:r>
      <w:r>
        <w:rPr>
          <w:rStyle w:val="NormalTok"/>
        </w:rPr>
        <w:t xml:space="preserve"> </w:t>
      </w:r>
      <w:r w:rsidRPr="007E2421">
        <w:rPr>
          <w:rStyle w:val="NormalTok"/>
        </w:rPr>
        <w:t>FALSE</w:t>
      </w:r>
      <w:r>
        <w:rPr>
          <w:rStyle w:val="NormalTok"/>
        </w:rPr>
        <w:t>)</w:t>
      </w:r>
      <w:r w:rsidRPr="007E2421">
        <w:rPr>
          <w:rStyle w:val="NormalTok"/>
        </w:rPr>
        <w:br/>
      </w:r>
      <w:r>
        <w:br/>
      </w:r>
      <w:r>
        <w:rPr>
          <w:rStyle w:val="CommentTok"/>
        </w:rPr>
        <w:t># Recenter baseline hazard</w:t>
      </w:r>
      <w:r>
        <w:br/>
      </w:r>
      <w:r>
        <w:rPr>
          <w:rStyle w:val="NormalTok"/>
        </w:rPr>
        <w:t>base_haz</w:t>
      </w:r>
      <w:r w:rsidRPr="007E2421">
        <w:rPr>
          <w:rStyle w:val="NormalTok"/>
        </w:rPr>
        <w:t>$</w:t>
      </w:r>
      <w:r>
        <w:rPr>
          <w:rStyle w:val="NormalTok"/>
        </w:rPr>
        <w:t xml:space="preserve">hazard_centered </w:t>
      </w:r>
      <w:r w:rsidRPr="007E2421">
        <w:rPr>
          <w:rStyle w:val="NormalTok"/>
        </w:rPr>
        <w:t>&lt;-</w:t>
      </w:r>
      <w:r>
        <w:rPr>
          <w:rStyle w:val="NormalTok"/>
        </w:rPr>
        <w:t xml:space="preserve"> base_haz</w:t>
      </w:r>
      <w:r w:rsidRPr="007E2421">
        <w:rPr>
          <w:rStyle w:val="NormalTok"/>
        </w:rPr>
        <w:t>$</w:t>
      </w:r>
      <w:r>
        <w:rPr>
          <w:rStyle w:val="NormalTok"/>
        </w:rPr>
        <w:t xml:space="preserve">hazard </w:t>
      </w:r>
      <w:r w:rsidRPr="007E2421">
        <w:rPr>
          <w:rStyle w:val="NormalTok"/>
        </w:rPr>
        <w:t>*</w:t>
      </w:r>
      <w:r>
        <w:rPr>
          <w:rStyle w:val="NormalTok"/>
        </w:rPr>
        <w:t xml:space="preserve"> scale_factor</w:t>
      </w:r>
      <w:r w:rsidRPr="007E2421">
        <w:rPr>
          <w:rStyle w:val="NormalTok"/>
        </w:rPr>
        <w:br/>
      </w:r>
      <w:r w:rsidRPr="007E2421">
        <w:rPr>
          <w:rStyle w:val="NormalTok"/>
        </w:rPr>
        <w:br/>
        <w:t>head</w:t>
      </w:r>
      <w:r>
        <w:rPr>
          <w:rStyle w:val="NormalTok"/>
        </w:rPr>
        <w:t>(base_haz)</w:t>
      </w:r>
    </w:p>
    <w:p w14:paraId="01DA0B8F" w14:textId="74B96452" w:rsidR="009E7C19" w:rsidRDefault="009E7C19" w:rsidP="007E2421">
      <w:pPr>
        <w:pStyle w:val="Compact"/>
      </w:pPr>
      <w:bookmarkStart w:id="553" w:name="practical-meaning"/>
      <w:bookmarkEnd w:id="552"/>
      <w:r w:rsidRPr="009E7C19">
        <w:t>After recentering, your new baseline hazard (h_0’(t)) gives the instantaneous risk for an “average” subject. Survival curves computed using this new baseline will represent the typical population risk, not the hypothetical person with all covariates = 0 (which is often unrealistic).</w:t>
      </w:r>
    </w:p>
    <w:p w14:paraId="24FA3063" w14:textId="1B240F55" w:rsidR="009E7C19" w:rsidRDefault="009E7C19" w:rsidP="009E7C19">
      <w:pPr>
        <w:pStyle w:val="Heading3"/>
      </w:pPr>
      <w:r w:rsidRPr="009E7C19">
        <w:rPr>
          <w:rFonts w:asciiTheme="majorHAnsi" w:hAnsiTheme="majorHAnsi"/>
          <w:b/>
          <w:bCs/>
          <w:sz w:val="32"/>
          <w:szCs w:val="32"/>
        </w:rPr>
        <w:t>Summary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92"/>
        <w:gridCol w:w="3304"/>
        <w:gridCol w:w="3964"/>
      </w:tblGrid>
      <w:tr w:rsidR="009E7C19" w14:paraId="31F8D0B8" w14:textId="77777777" w:rsidTr="00715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70" w:type="dxa"/>
          </w:tcPr>
          <w:p w14:paraId="2D1F0BBA" w14:textId="77777777" w:rsidR="009E7C19" w:rsidRPr="009E7C19" w:rsidRDefault="009E7C19" w:rsidP="007156CB">
            <w:pPr>
              <w:pStyle w:val="Compact"/>
              <w:rPr>
                <w:b/>
                <w:bCs/>
              </w:rPr>
            </w:pPr>
            <w:r w:rsidRPr="009E7C19">
              <w:rPr>
                <w:b/>
                <w:bCs/>
              </w:rPr>
              <w:t>Model</w:t>
            </w:r>
          </w:p>
        </w:tc>
        <w:tc>
          <w:tcPr>
            <w:tcW w:w="2795" w:type="dxa"/>
          </w:tcPr>
          <w:p w14:paraId="1B11AD2C" w14:textId="7AE2D7AE" w:rsidR="009E7C19" w:rsidRPr="009E7C19" w:rsidRDefault="009E7C19" w:rsidP="007156CB">
            <w:pPr>
              <w:pStyle w:val="Compact"/>
              <w:rPr>
                <w:b/>
                <w:bCs/>
              </w:rPr>
            </w:pPr>
            <w:r w:rsidRPr="009E7C19">
              <w:rPr>
                <w:b/>
                <w:bCs/>
              </w:rPr>
              <w:t>changes after recentering</w:t>
            </w:r>
          </w:p>
        </w:tc>
        <w:tc>
          <w:tcPr>
            <w:tcW w:w="3354" w:type="dxa"/>
          </w:tcPr>
          <w:p w14:paraId="102D3938" w14:textId="77777777" w:rsidR="009E7C19" w:rsidRPr="009E7C19" w:rsidRDefault="009E7C19" w:rsidP="007156CB">
            <w:pPr>
              <w:pStyle w:val="Compact"/>
              <w:rPr>
                <w:b/>
                <w:bCs/>
              </w:rPr>
            </w:pPr>
            <w:r w:rsidRPr="009E7C19">
              <w:rPr>
                <w:b/>
                <w:bCs/>
              </w:rPr>
              <w:t>New intercept/baseline meaning</w:t>
            </w:r>
          </w:p>
        </w:tc>
      </w:tr>
      <w:tr w:rsidR="009E7C19" w14:paraId="12C7C356" w14:textId="77777777" w:rsidTr="007156CB">
        <w:tc>
          <w:tcPr>
            <w:tcW w:w="1770" w:type="dxa"/>
          </w:tcPr>
          <w:p w14:paraId="316BDF3D" w14:textId="77777777" w:rsidR="009E7C19" w:rsidRPr="009E7C19" w:rsidRDefault="009E7C19" w:rsidP="007156CB">
            <w:pPr>
              <w:pStyle w:val="Compact"/>
              <w:rPr>
                <w:sz w:val="20"/>
                <w:szCs w:val="20"/>
              </w:rPr>
            </w:pPr>
            <w:r w:rsidRPr="009E7C19">
              <w:rPr>
                <w:sz w:val="20"/>
                <w:szCs w:val="20"/>
              </w:rPr>
              <w:t>Linear regression</w:t>
            </w:r>
          </w:p>
        </w:tc>
        <w:tc>
          <w:tcPr>
            <w:tcW w:w="2795" w:type="dxa"/>
          </w:tcPr>
          <w:p w14:paraId="125FEA13" w14:textId="77777777" w:rsidR="009E7C19" w:rsidRPr="009E7C19" w:rsidRDefault="009E7C19" w:rsidP="007156CB">
            <w:pPr>
              <w:pStyle w:val="Compact"/>
              <w:rPr>
                <w:sz w:val="20"/>
                <w:szCs w:val="20"/>
              </w:rPr>
            </w:pPr>
            <w:r w:rsidRPr="009E7C19">
              <w:rPr>
                <w:sz w:val="20"/>
                <w:szCs w:val="20"/>
              </w:rPr>
              <w:t>Intercept = mean of Y</w:t>
            </w:r>
          </w:p>
        </w:tc>
        <w:tc>
          <w:tcPr>
            <w:tcW w:w="3354" w:type="dxa"/>
          </w:tcPr>
          <w:p w14:paraId="04A39640" w14:textId="77777777" w:rsidR="009E7C19" w:rsidRPr="009E7C19" w:rsidRDefault="009E7C19" w:rsidP="007156CB">
            <w:pPr>
              <w:pStyle w:val="Compact"/>
              <w:rPr>
                <w:sz w:val="20"/>
                <w:szCs w:val="20"/>
              </w:rPr>
            </w:pPr>
            <w:r w:rsidRPr="009E7C19">
              <w:rPr>
                <w:sz w:val="20"/>
                <w:szCs w:val="20"/>
              </w:rPr>
              <w:t>Expected value at mean X</w:t>
            </w:r>
          </w:p>
        </w:tc>
      </w:tr>
      <w:tr w:rsidR="009E7C19" w14:paraId="5E3571FB" w14:textId="77777777" w:rsidTr="007156CB">
        <w:tc>
          <w:tcPr>
            <w:tcW w:w="1770" w:type="dxa"/>
          </w:tcPr>
          <w:p w14:paraId="149D628E" w14:textId="77777777" w:rsidR="009E7C19" w:rsidRPr="009E7C19" w:rsidRDefault="009E7C19" w:rsidP="007156CB">
            <w:pPr>
              <w:pStyle w:val="Compact"/>
              <w:rPr>
                <w:sz w:val="20"/>
                <w:szCs w:val="20"/>
              </w:rPr>
            </w:pPr>
            <w:r w:rsidRPr="009E7C19">
              <w:rPr>
                <w:sz w:val="20"/>
                <w:szCs w:val="20"/>
              </w:rPr>
              <w:t>Logistic regression</w:t>
            </w:r>
          </w:p>
        </w:tc>
        <w:tc>
          <w:tcPr>
            <w:tcW w:w="2795" w:type="dxa"/>
          </w:tcPr>
          <w:p w14:paraId="74DAB0C8" w14:textId="77777777" w:rsidR="009E7C19" w:rsidRPr="009E7C19" w:rsidRDefault="009E7C19" w:rsidP="007156CB">
            <w:pPr>
              <w:pStyle w:val="Compact"/>
              <w:rPr>
                <w:sz w:val="20"/>
                <w:szCs w:val="20"/>
              </w:rPr>
            </w:pPr>
            <w:r w:rsidRPr="009E7C19">
              <w:rPr>
                <w:sz w:val="20"/>
                <w:szCs w:val="20"/>
              </w:rPr>
              <w:t>Intercept = logit(p(mean X))</w:t>
            </w:r>
          </w:p>
        </w:tc>
        <w:tc>
          <w:tcPr>
            <w:tcW w:w="3354" w:type="dxa"/>
          </w:tcPr>
          <w:p w14:paraId="04BCE8A3" w14:textId="77777777" w:rsidR="009E7C19" w:rsidRPr="009E7C19" w:rsidRDefault="009E7C19" w:rsidP="007156CB">
            <w:pPr>
              <w:pStyle w:val="Compact"/>
              <w:rPr>
                <w:sz w:val="20"/>
                <w:szCs w:val="20"/>
              </w:rPr>
            </w:pPr>
            <w:r w:rsidRPr="009E7C19">
              <w:rPr>
                <w:sz w:val="20"/>
                <w:szCs w:val="20"/>
              </w:rPr>
              <w:t>Log-odds at mean X</w:t>
            </w:r>
          </w:p>
        </w:tc>
      </w:tr>
      <w:tr w:rsidR="009E7C19" w14:paraId="43964FF5" w14:textId="77777777" w:rsidTr="007156CB">
        <w:tc>
          <w:tcPr>
            <w:tcW w:w="1770" w:type="dxa"/>
          </w:tcPr>
          <w:p w14:paraId="43628FF0" w14:textId="77777777" w:rsidR="009E7C19" w:rsidRPr="009E7C19" w:rsidRDefault="009E7C19" w:rsidP="007156CB">
            <w:pPr>
              <w:pStyle w:val="Compact"/>
              <w:rPr>
                <w:sz w:val="20"/>
                <w:szCs w:val="20"/>
              </w:rPr>
            </w:pPr>
            <w:r w:rsidRPr="009E7C19">
              <w:rPr>
                <w:sz w:val="20"/>
                <w:szCs w:val="20"/>
              </w:rPr>
              <w:t>Cox regression</w:t>
            </w:r>
          </w:p>
        </w:tc>
        <w:tc>
          <w:tcPr>
            <w:tcW w:w="2795" w:type="dxa"/>
          </w:tcPr>
          <w:p w14:paraId="3738B74A" w14:textId="77777777" w:rsidR="009E7C19" w:rsidRPr="009E7C19" w:rsidRDefault="009E7C19" w:rsidP="007156CB">
            <w:pPr>
              <w:pStyle w:val="Compact"/>
              <w:rPr>
                <w:sz w:val="20"/>
                <w:szCs w:val="20"/>
              </w:rPr>
            </w:pPr>
            <w:r w:rsidRPr="009E7C19">
              <w:rPr>
                <w:sz w:val="20"/>
                <w:szCs w:val="20"/>
              </w:rPr>
              <w:t>Baseline hazard × exp(βᵗ X̄)</w:t>
            </w:r>
          </w:p>
        </w:tc>
        <w:tc>
          <w:tcPr>
            <w:tcW w:w="3354" w:type="dxa"/>
          </w:tcPr>
          <w:p w14:paraId="15DC6834" w14:textId="77777777" w:rsidR="009E7C19" w:rsidRPr="009E7C19" w:rsidRDefault="009E7C19" w:rsidP="007156CB">
            <w:pPr>
              <w:pStyle w:val="Compact"/>
              <w:rPr>
                <w:sz w:val="20"/>
                <w:szCs w:val="20"/>
              </w:rPr>
            </w:pPr>
            <w:r w:rsidRPr="009E7C19">
              <w:rPr>
                <w:sz w:val="20"/>
                <w:szCs w:val="20"/>
              </w:rPr>
              <w:t>Hazard for average covariate profile</w:t>
            </w:r>
          </w:p>
        </w:tc>
      </w:tr>
    </w:tbl>
    <w:p w14:paraId="78864543" w14:textId="074A8EDC" w:rsidR="009E7C19" w:rsidRDefault="009E7C19" w:rsidP="009E7C19"/>
    <w:bookmarkEnd w:id="553"/>
    <w:p w14:paraId="6553EDA9" w14:textId="620DB986" w:rsidR="00655C55" w:rsidRDefault="00655C55">
      <w:pPr>
        <w:pStyle w:val="FirstParagraph"/>
      </w:pPr>
    </w:p>
    <w:sectPr w:rsidR="00655C5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66" w:author="Juan Li" w:date="2025-10-27T13:37:00Z" w:initials="JL">
    <w:p w14:paraId="54664008" w14:textId="02B0B8C0" w:rsidR="00A31532" w:rsidRDefault="00A31532" w:rsidP="00A31532">
      <w:r>
        <w:rPr>
          <w:rStyle w:val="CommentReference"/>
        </w:rPr>
        <w:annotationRef/>
      </w:r>
      <w:r>
        <w:rPr>
          <w:sz w:val="20"/>
          <w:szCs w:val="20"/>
        </w:rPr>
        <w:t>Is this equal to the logit of outcome mean?</w:t>
      </w:r>
    </w:p>
  </w:comment>
  <w:comment w:id="283" w:author="Juan Li" w:date="2025-10-27T13:49:00Z" w:initials="JL">
    <w:p w14:paraId="42E1C91E" w14:textId="77777777" w:rsidR="00C80ED8" w:rsidRDefault="00983869" w:rsidP="00C80ED8">
      <w:r>
        <w:rPr>
          <w:rStyle w:val="CommentReference"/>
        </w:rPr>
        <w:annotationRef/>
      </w:r>
      <w:r w:rsidR="00C80ED8">
        <w:rPr>
          <w:sz w:val="20"/>
          <w:szCs w:val="20"/>
        </w:rPr>
        <w:t>Issue: This new intercept is not equal to outcome mean, nor is the predicted value when X1'=0 and X2'=0.</w:t>
      </w:r>
    </w:p>
  </w:comment>
  <w:comment w:id="543" w:author="Juan Li" w:date="2025-10-27T14:26:00Z" w:initials="JL">
    <w:p w14:paraId="1BD98B78" w14:textId="77777777" w:rsidR="00550E5C" w:rsidRDefault="00550E5C" w:rsidP="00550E5C">
      <w:r>
        <w:rPr>
          <w:rStyle w:val="CommentReference"/>
        </w:rPr>
        <w:annotationRef/>
      </w:r>
      <w:r>
        <w:rPr>
          <w:sz w:val="20"/>
          <w:szCs w:val="20"/>
        </w:rPr>
        <w:t>Agree. Discussion: then are there still benefits in doing centering for logistic regression, especially in re-calibration?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664008" w15:done="0"/>
  <w15:commentEx w15:paraId="42E1C91E" w15:done="0"/>
  <w15:commentEx w15:paraId="1BD98B7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A6D19C" w16cex:dateUtc="2025-10-27T17:37:00Z"/>
  <w16cex:commentExtensible w16cex:durableId="2A223278" w16cex:dateUtc="2025-10-27T17:49:00Z"/>
  <w16cex:commentExtensible w16cex:durableId="6E0E7C5D" w16cex:dateUtc="2025-10-27T18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664008" w16cid:durableId="44A6D19C"/>
  <w16cid:commentId w16cid:paraId="42E1C91E" w16cid:durableId="2A223278"/>
  <w16cid:commentId w16cid:paraId="1BD98B78" w16cid:durableId="6E0E7C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7BB688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E5A0F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9BB0E11"/>
    <w:multiLevelType w:val="multilevel"/>
    <w:tmpl w:val="A942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309FF"/>
    <w:multiLevelType w:val="multilevel"/>
    <w:tmpl w:val="6E88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D7CE5"/>
    <w:multiLevelType w:val="multilevel"/>
    <w:tmpl w:val="48F8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850E4"/>
    <w:multiLevelType w:val="multilevel"/>
    <w:tmpl w:val="EEA0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267549">
    <w:abstractNumId w:val="0"/>
  </w:num>
  <w:num w:numId="2" w16cid:durableId="1051657078">
    <w:abstractNumId w:val="1"/>
  </w:num>
  <w:num w:numId="3" w16cid:durableId="53236038">
    <w:abstractNumId w:val="1"/>
  </w:num>
  <w:num w:numId="4" w16cid:durableId="1025406674">
    <w:abstractNumId w:val="1"/>
  </w:num>
  <w:num w:numId="5" w16cid:durableId="661466235">
    <w:abstractNumId w:val="1"/>
  </w:num>
  <w:num w:numId="6" w16cid:durableId="1787507531">
    <w:abstractNumId w:val="1"/>
  </w:num>
  <w:num w:numId="7" w16cid:durableId="1390574822">
    <w:abstractNumId w:val="1"/>
  </w:num>
  <w:num w:numId="8" w16cid:durableId="1430389141">
    <w:abstractNumId w:val="1"/>
  </w:num>
  <w:num w:numId="9" w16cid:durableId="91319091">
    <w:abstractNumId w:val="1"/>
  </w:num>
  <w:num w:numId="10" w16cid:durableId="402684493">
    <w:abstractNumId w:val="1"/>
  </w:num>
  <w:num w:numId="11" w16cid:durableId="1036353399">
    <w:abstractNumId w:val="1"/>
  </w:num>
  <w:num w:numId="12" w16cid:durableId="1893081050">
    <w:abstractNumId w:val="1"/>
  </w:num>
  <w:num w:numId="13" w16cid:durableId="1744910206">
    <w:abstractNumId w:val="1"/>
  </w:num>
  <w:num w:numId="14" w16cid:durableId="699624576">
    <w:abstractNumId w:val="1"/>
  </w:num>
  <w:num w:numId="15" w16cid:durableId="174348491">
    <w:abstractNumId w:val="1"/>
  </w:num>
  <w:num w:numId="16" w16cid:durableId="1179008708">
    <w:abstractNumId w:val="1"/>
  </w:num>
  <w:num w:numId="17" w16cid:durableId="898902181">
    <w:abstractNumId w:val="5"/>
  </w:num>
  <w:num w:numId="18" w16cid:durableId="1722750445">
    <w:abstractNumId w:val="2"/>
  </w:num>
  <w:num w:numId="19" w16cid:durableId="1157575341">
    <w:abstractNumId w:val="4"/>
  </w:num>
  <w:num w:numId="20" w16cid:durableId="82748259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an Li">
    <w15:presenceInfo w15:providerId="AD" w15:userId="S::juli@ohri.ca::be45ae26-5bd3-4343-afb3-99032b3d8c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55"/>
    <w:rsid w:val="000369DE"/>
    <w:rsid w:val="000455AD"/>
    <w:rsid w:val="000D4C98"/>
    <w:rsid w:val="0013444A"/>
    <w:rsid w:val="001D3ACA"/>
    <w:rsid w:val="00261021"/>
    <w:rsid w:val="002810BC"/>
    <w:rsid w:val="002A218C"/>
    <w:rsid w:val="002A5B79"/>
    <w:rsid w:val="0044671D"/>
    <w:rsid w:val="00457D5E"/>
    <w:rsid w:val="00550E5C"/>
    <w:rsid w:val="00552D48"/>
    <w:rsid w:val="0057791C"/>
    <w:rsid w:val="00600A30"/>
    <w:rsid w:val="00655C55"/>
    <w:rsid w:val="0069010A"/>
    <w:rsid w:val="00693391"/>
    <w:rsid w:val="006D3961"/>
    <w:rsid w:val="00747201"/>
    <w:rsid w:val="007E2421"/>
    <w:rsid w:val="00860B56"/>
    <w:rsid w:val="008D1106"/>
    <w:rsid w:val="00983869"/>
    <w:rsid w:val="009D5843"/>
    <w:rsid w:val="009E7C19"/>
    <w:rsid w:val="00A31532"/>
    <w:rsid w:val="00A35B8D"/>
    <w:rsid w:val="00A5326E"/>
    <w:rsid w:val="00B523DE"/>
    <w:rsid w:val="00C20703"/>
    <w:rsid w:val="00C80ED8"/>
    <w:rsid w:val="00CB48F1"/>
    <w:rsid w:val="00D02E40"/>
    <w:rsid w:val="00D754D3"/>
    <w:rsid w:val="00DF7D08"/>
    <w:rsid w:val="00E164F5"/>
    <w:rsid w:val="00E928B9"/>
    <w:rsid w:val="00F066E8"/>
    <w:rsid w:val="00F31094"/>
    <w:rsid w:val="00F95AF5"/>
    <w:rsid w:val="00FB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EDDD0"/>
  <w15:docId w15:val="{F54CF490-2CA7-4552-8FAA-049F033F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rsid w:val="002A218C"/>
    <w:rPr>
      <w:rFonts w:ascii="Times New Roman" w:hAnsi="Times New Roman" w:cs="Times New Roman"/>
    </w:rPr>
  </w:style>
  <w:style w:type="paragraph" w:styleId="Revision">
    <w:name w:val="Revision"/>
    <w:hidden/>
    <w:rsid w:val="00FB35C3"/>
    <w:pPr>
      <w:spacing w:after="0"/>
    </w:pPr>
  </w:style>
  <w:style w:type="character" w:styleId="PlaceholderText">
    <w:name w:val="Placeholder Text"/>
    <w:basedOn w:val="DefaultParagraphFont"/>
    <w:rsid w:val="00FB35C3"/>
    <w:rPr>
      <w:color w:val="666666"/>
    </w:rPr>
  </w:style>
  <w:style w:type="character" w:styleId="CommentReference">
    <w:name w:val="annotation reference"/>
    <w:basedOn w:val="DefaultParagraphFont"/>
    <w:rsid w:val="00A31532"/>
    <w:rPr>
      <w:sz w:val="16"/>
      <w:szCs w:val="16"/>
    </w:rPr>
  </w:style>
  <w:style w:type="paragraph" w:styleId="CommentText">
    <w:name w:val="annotation text"/>
    <w:basedOn w:val="Normal"/>
    <w:link w:val="CommentTextChar"/>
    <w:rsid w:val="00A315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315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A315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3153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0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0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9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6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9</Pages>
  <Words>1567</Words>
  <Characters>9860</Characters>
  <Application>Microsoft Office Word</Application>
  <DocSecurity>0</DocSecurity>
  <Lines>318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Seyed Massoud Amini</dc:creator>
  <cp:keywords/>
  <cp:lastModifiedBy>Juan Li</cp:lastModifiedBy>
  <cp:revision>16</cp:revision>
  <dcterms:created xsi:type="dcterms:W3CDTF">2025-10-25T16:04:00Z</dcterms:created>
  <dcterms:modified xsi:type="dcterms:W3CDTF">2026-03-25T22:46:00Z</dcterms:modified>
</cp:coreProperties>
</file>